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169D1F" w14:textId="77777777" w:rsidR="00BC2499" w:rsidRDefault="00BC2499" w:rsidP="00BC2499">
      <w:pPr>
        <w:jc w:val="center"/>
      </w:pPr>
    </w:p>
    <w:p w14:paraId="7196610F" w14:textId="77777777" w:rsidR="00BC2499" w:rsidRDefault="00BC2499" w:rsidP="00BC2499">
      <w:pPr>
        <w:jc w:val="center"/>
      </w:pPr>
    </w:p>
    <w:p w14:paraId="3116827F" w14:textId="77777777" w:rsidR="00BC2499" w:rsidRDefault="00BC2499" w:rsidP="00BC2499">
      <w:pPr>
        <w:jc w:val="center"/>
      </w:pPr>
      <w:r w:rsidRPr="00945B20">
        <w:rPr>
          <w:noProof/>
        </w:rPr>
        <w:drawing>
          <wp:inline distT="0" distB="0" distL="0" distR="0" wp14:anchorId="0C26F04B" wp14:editId="4CDD30FB">
            <wp:extent cx="3994246" cy="3532909"/>
            <wp:effectExtent l="0" t="0" r="6350" b="0"/>
            <wp:docPr id="4" name="Picture 16" descr="C:\Users\Jason\School\Research\Publications_Common_Assets\GOMC_Full_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descr="C:\Users\Jason\School\Research\Publications_Common_Assets\GOMC_Full_Size.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94792" cy="3533392"/>
                    </a:xfrm>
                    <a:prstGeom prst="rect">
                      <a:avLst/>
                    </a:prstGeom>
                    <a:noFill/>
                    <a:extLst/>
                  </pic:spPr>
                </pic:pic>
              </a:graphicData>
            </a:graphic>
          </wp:inline>
        </w:drawing>
      </w:r>
    </w:p>
    <w:p w14:paraId="47991A54" w14:textId="77777777" w:rsidR="00BC2499" w:rsidRDefault="00BC2499" w:rsidP="00BC2499">
      <w:pPr>
        <w:jc w:val="center"/>
      </w:pPr>
    </w:p>
    <w:p w14:paraId="5793DA56" w14:textId="77777777" w:rsidR="00BC2499" w:rsidRDefault="00BC2499" w:rsidP="00BC2499">
      <w:pPr>
        <w:jc w:val="center"/>
        <w:rPr>
          <w:b/>
          <w:color w:val="7F7F7F" w:themeColor="text1" w:themeTint="80"/>
          <w:sz w:val="56"/>
        </w:rPr>
      </w:pPr>
      <w:r w:rsidRPr="004E27DF">
        <w:rPr>
          <w:b/>
          <w:caps/>
          <w:color w:val="000000" w:themeColor="text1"/>
          <w:sz w:val="9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User’s Manual </w:t>
      </w:r>
      <w:r w:rsidRPr="004E27DF">
        <w:rPr>
          <w:color w:val="7F7F7F" w:themeColor="text1" w:themeTint="80"/>
          <w:sz w:val="72"/>
        </w:rPr>
        <w:br/>
      </w:r>
      <w:r>
        <w:rPr>
          <w:b/>
          <w:color w:val="7F7F7F" w:themeColor="text1" w:themeTint="80"/>
          <w:sz w:val="56"/>
        </w:rPr>
        <w:t>version 2.00</w:t>
      </w:r>
    </w:p>
    <w:p w14:paraId="5E2BFC91" w14:textId="77777777" w:rsidR="00BC2499" w:rsidRDefault="00BC2499" w:rsidP="00BC2499">
      <w:pPr>
        <w:jc w:val="center"/>
      </w:pPr>
      <w:r>
        <w:rPr>
          <w:b/>
          <w:color w:val="7F7F7F" w:themeColor="text1" w:themeTint="80"/>
          <w:sz w:val="56"/>
        </w:rPr>
        <w:t>Development Version</w:t>
      </w:r>
      <w:r w:rsidRPr="004E27DF">
        <w:br/>
      </w:r>
      <w:r>
        <w:br/>
      </w:r>
      <w:r>
        <w:br/>
        <w:t xml:space="preserve">Distributed by the Potoff and </w:t>
      </w:r>
      <w:proofErr w:type="spellStart"/>
      <w:r>
        <w:t>Schwiebert</w:t>
      </w:r>
      <w:proofErr w:type="spellEnd"/>
      <w:r>
        <w:t xml:space="preserve"> Groups</w:t>
      </w:r>
      <w:r>
        <w:br/>
        <w:t>© Wayne State University</w:t>
      </w:r>
    </w:p>
    <w:p w14:paraId="58853305" w14:textId="77777777" w:rsidR="00BC2499" w:rsidRDefault="00BC2499" w:rsidP="00BC2499">
      <w:pPr>
        <w:jc w:val="center"/>
      </w:pPr>
    </w:p>
    <w:p w14:paraId="090339AF" w14:textId="77777777" w:rsidR="00BC2499" w:rsidRDefault="00BC2499" w:rsidP="00BC2499">
      <w:r>
        <w:br w:type="page"/>
      </w:r>
    </w:p>
    <w:p w14:paraId="5BC8B382" w14:textId="77777777" w:rsidR="00BC2499" w:rsidRDefault="00BC2499" w:rsidP="00BC2499">
      <w:pPr>
        <w:pStyle w:val="ListParagraph"/>
        <w:numPr>
          <w:ilvl w:val="0"/>
          <w:numId w:val="1"/>
        </w:numPr>
      </w:pPr>
      <w:r>
        <w:lastRenderedPageBreak/>
        <w:t>Introduction (What is GOMC?)</w:t>
      </w:r>
    </w:p>
    <w:p w14:paraId="3D9B6043" w14:textId="77777777" w:rsidR="00BC2499" w:rsidRDefault="00BC2499" w:rsidP="00BC2499">
      <w:pPr>
        <w:pStyle w:val="ListParagraph"/>
        <w:numPr>
          <w:ilvl w:val="0"/>
          <w:numId w:val="1"/>
        </w:numPr>
      </w:pPr>
      <w:r>
        <w:t xml:space="preserve">How to get the </w:t>
      </w:r>
      <w:proofErr w:type="gramStart"/>
      <w:r>
        <w:t>software</w:t>
      </w:r>
      <w:proofErr w:type="gramEnd"/>
    </w:p>
    <w:p w14:paraId="0CC8C29C" w14:textId="77777777" w:rsidR="00BC2499" w:rsidRDefault="00BC2499" w:rsidP="00BC2499">
      <w:pPr>
        <w:pStyle w:val="ListParagraph"/>
        <w:numPr>
          <w:ilvl w:val="0"/>
          <w:numId w:val="1"/>
        </w:numPr>
      </w:pPr>
      <w:r>
        <w:t>Building the code</w:t>
      </w:r>
    </w:p>
    <w:p w14:paraId="0CDE8D1A" w14:textId="77777777" w:rsidR="00BC2499" w:rsidRDefault="00BC2499" w:rsidP="00BC2499">
      <w:pPr>
        <w:pStyle w:val="ListParagraph"/>
        <w:numPr>
          <w:ilvl w:val="1"/>
          <w:numId w:val="1"/>
        </w:numPr>
      </w:pPr>
      <w:r>
        <w:t xml:space="preserve">Required compilers, libraries, programs (this includes </w:t>
      </w:r>
      <w:proofErr w:type="spellStart"/>
      <w:r>
        <w:t>psfgen</w:t>
      </w:r>
      <w:proofErr w:type="spellEnd"/>
      <w:r>
        <w:t xml:space="preserve"> and </w:t>
      </w:r>
      <w:proofErr w:type="spellStart"/>
      <w:r>
        <w:t>tcl</w:t>
      </w:r>
      <w:proofErr w:type="spellEnd"/>
      <w:r>
        <w:t xml:space="preserve"> which are needed to build the PSF files)</w:t>
      </w:r>
    </w:p>
    <w:p w14:paraId="50D7DB49" w14:textId="77777777" w:rsidR="00BC2499" w:rsidRDefault="00BC2499" w:rsidP="00BC2499">
      <w:pPr>
        <w:pStyle w:val="ListParagraph"/>
        <w:numPr>
          <w:ilvl w:val="1"/>
          <w:numId w:val="1"/>
        </w:numPr>
      </w:pPr>
      <w:r>
        <w:t>Supported operating systems</w:t>
      </w:r>
    </w:p>
    <w:p w14:paraId="04046C3F" w14:textId="77777777" w:rsidR="00BC2499" w:rsidRDefault="00BC2499" w:rsidP="00BC2499">
      <w:pPr>
        <w:pStyle w:val="ListParagraph"/>
        <w:numPr>
          <w:ilvl w:val="1"/>
          <w:numId w:val="1"/>
        </w:numPr>
      </w:pPr>
      <w:r>
        <w:t>Serial</w:t>
      </w:r>
    </w:p>
    <w:p w14:paraId="38B94F81" w14:textId="77777777" w:rsidR="00BC2499" w:rsidRDefault="00BC2499" w:rsidP="00BC2499">
      <w:pPr>
        <w:pStyle w:val="ListParagraph"/>
        <w:numPr>
          <w:ilvl w:val="1"/>
          <w:numId w:val="1"/>
        </w:numPr>
      </w:pPr>
      <w:r>
        <w:t>GPU</w:t>
      </w:r>
    </w:p>
    <w:p w14:paraId="382BDE8E" w14:textId="77777777" w:rsidR="00BC2499" w:rsidRDefault="00BC2499" w:rsidP="00BC2499">
      <w:pPr>
        <w:pStyle w:val="ListParagraph"/>
        <w:numPr>
          <w:ilvl w:val="0"/>
          <w:numId w:val="1"/>
        </w:numPr>
      </w:pPr>
      <w:r>
        <w:t>Input file formats</w:t>
      </w:r>
    </w:p>
    <w:p w14:paraId="0605CD7F" w14:textId="77777777" w:rsidR="00BC2499" w:rsidRDefault="00BC2499" w:rsidP="00BC2499">
      <w:pPr>
        <w:pStyle w:val="ListParagraph"/>
        <w:numPr>
          <w:ilvl w:val="1"/>
          <w:numId w:val="1"/>
        </w:numPr>
      </w:pPr>
      <w:r>
        <w:t>PDB, PSF, parameter, control file (define each part of the files here)</w:t>
      </w:r>
    </w:p>
    <w:p w14:paraId="27A947CC" w14:textId="77777777" w:rsidR="00BC2499" w:rsidRDefault="00BC2499" w:rsidP="00BC2499">
      <w:pPr>
        <w:pStyle w:val="ListParagraph"/>
        <w:numPr>
          <w:ilvl w:val="0"/>
          <w:numId w:val="1"/>
        </w:numPr>
      </w:pPr>
      <w:r>
        <w:t>Output file formats</w:t>
      </w:r>
    </w:p>
    <w:p w14:paraId="24341B9A" w14:textId="77777777" w:rsidR="00BC2499" w:rsidRDefault="00BC2499" w:rsidP="00BC2499">
      <w:pPr>
        <w:pStyle w:val="ListParagraph"/>
        <w:numPr>
          <w:ilvl w:val="1"/>
          <w:numId w:val="1"/>
        </w:numPr>
      </w:pPr>
      <w:r>
        <w:t>Working with VMD</w:t>
      </w:r>
    </w:p>
    <w:p w14:paraId="7E13A926" w14:textId="77777777" w:rsidR="00BC2499" w:rsidRDefault="00BC2499" w:rsidP="00BC2499">
      <w:pPr>
        <w:pStyle w:val="ListParagraph"/>
        <w:numPr>
          <w:ilvl w:val="0"/>
          <w:numId w:val="1"/>
        </w:numPr>
      </w:pPr>
      <w:r>
        <w:t>System setup</w:t>
      </w:r>
    </w:p>
    <w:p w14:paraId="534D1E93" w14:textId="77777777" w:rsidR="00BC2499" w:rsidRDefault="00BC2499" w:rsidP="00BC2499">
      <w:pPr>
        <w:pStyle w:val="ListParagraph"/>
        <w:numPr>
          <w:ilvl w:val="1"/>
          <w:numId w:val="1"/>
        </w:numPr>
      </w:pPr>
      <w:r>
        <w:t xml:space="preserve">Building initial coordinates with </w:t>
      </w:r>
      <w:proofErr w:type="spellStart"/>
      <w:r>
        <w:t>Packmol</w:t>
      </w:r>
      <w:proofErr w:type="spellEnd"/>
    </w:p>
    <w:p w14:paraId="509ACC56" w14:textId="77777777" w:rsidR="00BC2499" w:rsidRDefault="00BC2499" w:rsidP="00BC2499">
      <w:pPr>
        <w:pStyle w:val="ListParagraph"/>
        <w:numPr>
          <w:ilvl w:val="1"/>
          <w:numId w:val="1"/>
        </w:numPr>
      </w:pPr>
      <w:r>
        <w:t>Creating a PSF file</w:t>
      </w:r>
    </w:p>
    <w:p w14:paraId="5D9DDE66" w14:textId="77777777" w:rsidR="00BC2499" w:rsidRDefault="00BC2499" w:rsidP="00BC2499">
      <w:pPr>
        <w:pStyle w:val="ListParagraph"/>
        <w:numPr>
          <w:ilvl w:val="1"/>
          <w:numId w:val="1"/>
        </w:numPr>
      </w:pPr>
      <w:r>
        <w:t>Creating the control file</w:t>
      </w:r>
    </w:p>
    <w:p w14:paraId="0C69E31F" w14:textId="77777777" w:rsidR="00BC2499" w:rsidRDefault="00BC2499" w:rsidP="00BC2499">
      <w:pPr>
        <w:pStyle w:val="ListParagraph"/>
        <w:numPr>
          <w:ilvl w:val="0"/>
          <w:numId w:val="1"/>
        </w:numPr>
      </w:pPr>
      <w:r>
        <w:t>Running the simulation</w:t>
      </w:r>
    </w:p>
    <w:p w14:paraId="553ADD99" w14:textId="77777777" w:rsidR="00BC2499" w:rsidRDefault="00BC2499" w:rsidP="00BC2499">
      <w:pPr>
        <w:pStyle w:val="ListParagraph"/>
        <w:numPr>
          <w:ilvl w:val="0"/>
          <w:numId w:val="1"/>
        </w:numPr>
      </w:pPr>
      <w:r>
        <w:t>Intermolecular Energy and Virial function.</w:t>
      </w:r>
    </w:p>
    <w:p w14:paraId="4E541F68" w14:textId="77777777" w:rsidR="00BC2499" w:rsidRDefault="00BC2499" w:rsidP="00BC2499">
      <w:pPr>
        <w:pStyle w:val="ListParagraph"/>
        <w:numPr>
          <w:ilvl w:val="0"/>
          <w:numId w:val="1"/>
        </w:numPr>
      </w:pPr>
      <w:r>
        <w:t>How to get help/technical support.</w:t>
      </w:r>
    </w:p>
    <w:p w14:paraId="0C45B70B" w14:textId="77777777" w:rsidR="00BC2499" w:rsidRDefault="00BC2499" w:rsidP="00BC2499">
      <w:pPr>
        <w:pStyle w:val="ListParagraph"/>
      </w:pPr>
    </w:p>
    <w:p w14:paraId="698BE7CD" w14:textId="77777777" w:rsidR="00BC2499" w:rsidRDefault="00BC2499" w:rsidP="00BC2499">
      <w:pPr>
        <w:jc w:val="center"/>
      </w:pPr>
      <w:r>
        <w:br w:type="page"/>
      </w:r>
    </w:p>
    <w:p w14:paraId="37489643" w14:textId="77777777" w:rsidR="00BC2499" w:rsidRDefault="00BC2499" w:rsidP="00BC2499">
      <w:pPr>
        <w:outlineLvl w:val="0"/>
        <w:rPr>
          <w:sz w:val="28"/>
        </w:rPr>
      </w:pPr>
      <w:r>
        <w:rPr>
          <w:b/>
          <w:sz w:val="28"/>
        </w:rPr>
        <w:lastRenderedPageBreak/>
        <w:t>Tutorial Overview</w:t>
      </w:r>
    </w:p>
    <w:p w14:paraId="76B96CAA" w14:textId="77777777" w:rsidR="00BC2499" w:rsidRDefault="00BC2499" w:rsidP="00BC2499">
      <w:pPr>
        <w:jc w:val="both"/>
      </w:pPr>
      <w:r>
        <w:t>This document will instruct a new user how to download, compile, and run the GOMC molecular simulation code.  A basic understanding of statistical physics is recommended to complete this tutorial.</w:t>
      </w:r>
    </w:p>
    <w:p w14:paraId="428ABE47" w14:textId="77777777" w:rsidR="00BC2499" w:rsidRDefault="00BC2499" w:rsidP="00BC2499">
      <w:pPr>
        <w:jc w:val="both"/>
      </w:pPr>
      <w:r>
        <w:t xml:space="preserve">To demonstrate the capabilities of the code, the user is guided through the process of downloading and compiling a GOMC executable.  That executable is then used to perform saturated vapor and liquid equilibria (VLE) studies on systems of pure isobutane (R600a), a branched alkane that whose application as a refrigerant/propellant is increasing.  </w:t>
      </w:r>
    </w:p>
    <w:p w14:paraId="5FB281D5" w14:textId="77777777" w:rsidR="00BC2499" w:rsidRDefault="00587CB2" w:rsidP="00BC2499">
      <w:hyperlink r:id="rId6" w:history="1">
        <w:r w:rsidR="00BC2499" w:rsidRPr="00D110DF">
          <w:rPr>
            <w:rStyle w:val="Hyperlink"/>
          </w:rPr>
          <w:t>http://en.wikipedia.org/wiki/Isobutane</w:t>
        </w:r>
      </w:hyperlink>
    </w:p>
    <w:p w14:paraId="5E2BB2A0" w14:textId="77777777" w:rsidR="00BC2499" w:rsidRPr="000D75C9" w:rsidRDefault="00BC2499" w:rsidP="00BC2499">
      <w:pPr>
        <w:jc w:val="both"/>
      </w:pPr>
      <w:r>
        <w:t>The Transferable Potentials for Phase Equilibria (</w:t>
      </w:r>
      <w:proofErr w:type="spellStart"/>
      <w:r>
        <w:t>TraPPE</w:t>
      </w:r>
      <w:proofErr w:type="spellEnd"/>
      <w:r>
        <w:t>) united atom (UA) force field is used to describe the molecular geometry constraints and the intermolecular interactions.</w:t>
      </w:r>
    </w:p>
    <w:p w14:paraId="4D7093B1" w14:textId="77777777" w:rsidR="00BC2499" w:rsidRDefault="00BC2499" w:rsidP="00BC2499">
      <w:r w:rsidRPr="00495978">
        <w:rPr>
          <w:b/>
          <w:sz w:val="28"/>
        </w:rPr>
        <w:t>Introduction (</w:t>
      </w:r>
      <w:r>
        <w:rPr>
          <w:b/>
          <w:sz w:val="28"/>
        </w:rPr>
        <w:t>W</w:t>
      </w:r>
      <w:r w:rsidRPr="00495978">
        <w:rPr>
          <w:b/>
          <w:sz w:val="28"/>
        </w:rPr>
        <w:t>hat is GOMC?)</w:t>
      </w:r>
      <w:r w:rsidRPr="00495978">
        <w:rPr>
          <w:sz w:val="28"/>
        </w:rPr>
        <w:br/>
      </w:r>
    </w:p>
    <w:p w14:paraId="72DED8E5" w14:textId="77777777" w:rsidR="00BC2499" w:rsidRDefault="00BC2499" w:rsidP="00BC2499">
      <w:pPr>
        <w:jc w:val="both"/>
      </w:pPr>
      <w:r w:rsidRPr="00945B20">
        <w:t xml:space="preserve">Monte Carlo (MC) simulation </w:t>
      </w:r>
      <w:r>
        <w:t>is</w:t>
      </w:r>
      <w:r w:rsidRPr="00945B20">
        <w:t xml:space="preserve"> a </w:t>
      </w:r>
      <w:r>
        <w:t>type</w:t>
      </w:r>
      <w:r w:rsidRPr="00945B20">
        <w:t xml:space="preserve"> of simulation driven by stochastic processes.  "GO" stands for GPU</w:t>
      </w:r>
      <w:r>
        <w:t>-</w:t>
      </w:r>
      <w:r w:rsidRPr="00945B20">
        <w:t>Optimized</w:t>
      </w:r>
      <w:r>
        <w:t>;</w:t>
      </w:r>
      <w:r w:rsidRPr="00945B20">
        <w:t xml:space="preserve"> this code was intended to run optimally on modern graphics process hardware.</w:t>
      </w:r>
    </w:p>
    <w:p w14:paraId="6A33C319" w14:textId="77777777" w:rsidR="00BC2499" w:rsidRDefault="00BC2499" w:rsidP="00BC2499">
      <w:pPr>
        <w:jc w:val="both"/>
      </w:pPr>
      <w:r w:rsidRPr="00945B20">
        <w:t>More specifically, this engine includes serial and GPU-</w:t>
      </w:r>
      <w:r>
        <w:t>O</w:t>
      </w:r>
      <w:r w:rsidRPr="00945B20">
        <w:t>ptimized (multi-threaded) codes designed to run Markov chain Boltzmann sampling of chemical systems -- effectively sets of points defined by topological maps and interaction algorithms in a simulation box.  From statistical mechanics</w:t>
      </w:r>
      <w:r>
        <w:t>,</w:t>
      </w:r>
      <w:r w:rsidRPr="00945B20">
        <w:t xml:space="preserve"> we know this is one way to sample phase space and model chemical systems.</w:t>
      </w:r>
    </w:p>
    <w:p w14:paraId="5ED0844D" w14:textId="77777777" w:rsidR="00BC2499" w:rsidRDefault="00BC2499" w:rsidP="00BC2499">
      <w:pPr>
        <w:jc w:val="both"/>
      </w:pPr>
      <w:r>
        <w:br/>
        <w:t xml:space="preserve">GOMC currently supports canonical, isobaric-isothermal, Grand canonical, constant volume Gibbs ensemble, and constant pressure Gibbs ensemble simulations.  GOMC employs widely-used simulation file types (PDB, CHARMM-style parameter file, PSF).  GOMC includes configurational bias algorithms for both linear and branched charged, and none charged systems. </w:t>
      </w:r>
    </w:p>
    <w:p w14:paraId="00705F3C" w14:textId="77777777" w:rsidR="00BC2499" w:rsidRDefault="00BC2499" w:rsidP="00BC2499"/>
    <w:p w14:paraId="72022B6E" w14:textId="77777777" w:rsidR="00BC2499" w:rsidRDefault="00BC2499" w:rsidP="00BC2499"/>
    <w:p w14:paraId="5849025D" w14:textId="77777777" w:rsidR="00BC2499" w:rsidRDefault="00BC2499" w:rsidP="00BC2499"/>
    <w:p w14:paraId="03EC8248" w14:textId="77777777" w:rsidR="00BC2499" w:rsidRDefault="00BC2499" w:rsidP="00BC2499"/>
    <w:p w14:paraId="234EA520" w14:textId="77777777" w:rsidR="00BC2499" w:rsidRDefault="00BC2499" w:rsidP="00BC2499"/>
    <w:p w14:paraId="1B219378" w14:textId="77777777" w:rsidR="00BC2499" w:rsidRDefault="00BC2499" w:rsidP="00BC2499"/>
    <w:p w14:paraId="72232A13" w14:textId="77777777" w:rsidR="00BC2499" w:rsidRDefault="00BC2499" w:rsidP="00BC2499"/>
    <w:p w14:paraId="4A11FFAE" w14:textId="77777777" w:rsidR="00BC2499" w:rsidRPr="004E27DF" w:rsidRDefault="00BC2499" w:rsidP="00BC2499">
      <w:r w:rsidRPr="00495978">
        <w:rPr>
          <w:b/>
          <w:sz w:val="28"/>
        </w:rPr>
        <w:lastRenderedPageBreak/>
        <w:t>How to get the software</w:t>
      </w:r>
      <w:r w:rsidRPr="004E27DF">
        <w:rPr>
          <w:b/>
        </w:rPr>
        <w:br/>
      </w:r>
      <w:r w:rsidRPr="004E27DF">
        <w:rPr>
          <w:b/>
        </w:rPr>
        <w:br/>
      </w:r>
      <w:r>
        <w:t>T</w:t>
      </w:r>
      <w:r w:rsidRPr="004E27DF">
        <w:t>he latest public code builds</w:t>
      </w:r>
      <w:r>
        <w:t>,</w:t>
      </w:r>
      <w:r w:rsidRPr="004E27DF">
        <w:t xml:space="preserve"> project logo, manual, and other resources can be obtained via the </w:t>
      </w:r>
      <w:r>
        <w:t xml:space="preserve">following </w:t>
      </w:r>
      <w:r w:rsidRPr="004E27DF">
        <w:t>website:</w:t>
      </w:r>
    </w:p>
    <w:p w14:paraId="2F8A9BE4" w14:textId="77777777" w:rsidR="00BC2499" w:rsidRDefault="00BC2499" w:rsidP="00BC2499">
      <w:pPr>
        <w:rPr>
          <w:b/>
        </w:rPr>
      </w:pPr>
      <w:r>
        <w:rPr>
          <w:b/>
          <w:noProof/>
        </w:rPr>
        <w:drawing>
          <wp:anchor distT="0" distB="0" distL="114300" distR="114300" simplePos="0" relativeHeight="251665408" behindDoc="1" locked="0" layoutInCell="1" allowOverlap="1" wp14:anchorId="5CACEED0" wp14:editId="71529566">
            <wp:simplePos x="0" y="0"/>
            <wp:positionH relativeFrom="column">
              <wp:posOffset>0</wp:posOffset>
            </wp:positionH>
            <wp:positionV relativeFrom="paragraph">
              <wp:posOffset>399415</wp:posOffset>
            </wp:positionV>
            <wp:extent cx="5116195" cy="3794760"/>
            <wp:effectExtent l="0" t="0" r="8255" b="0"/>
            <wp:wrapTight wrapText="bothSides">
              <wp:wrapPolygon edited="0">
                <wp:start x="0" y="0"/>
                <wp:lineTo x="0" y="21470"/>
                <wp:lineTo x="21554" y="21470"/>
                <wp:lineTo x="2155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16195" cy="379476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8" w:history="1">
        <w:r w:rsidRPr="004E27DF">
          <w:rPr>
            <w:rStyle w:val="Hyperlink"/>
          </w:rPr>
          <w:t>gomc.eng.wayne.edu</w:t>
        </w:r>
      </w:hyperlink>
      <w:r w:rsidRPr="004E27DF">
        <w:rPr>
          <w:b/>
        </w:rPr>
        <w:br/>
      </w:r>
    </w:p>
    <w:p w14:paraId="738B3FF5" w14:textId="77777777" w:rsidR="00BC2499" w:rsidRDefault="00BC2499" w:rsidP="00BC2499">
      <w:pPr>
        <w:rPr>
          <w:b/>
        </w:rPr>
      </w:pPr>
    </w:p>
    <w:p w14:paraId="40219ACE" w14:textId="77777777" w:rsidR="00BC2499" w:rsidRDefault="00BC2499" w:rsidP="00BC2499">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p>
    <w:p w14:paraId="643CB3F7" w14:textId="77777777" w:rsidR="00BC2499" w:rsidRDefault="00BC2499" w:rsidP="00BC2499">
      <w:pPr>
        <w:jc w:val="both"/>
      </w:pPr>
      <w:r>
        <w:t>The code can be found under the download tab, below and to the right of the logo.  When new betas (or release builds) are announced, they will replace the prior code under the downloads tab.  An announcement will be posted on the front page to notify users.</w:t>
      </w:r>
    </w:p>
    <w:p w14:paraId="07D0F07D" w14:textId="77777777" w:rsidR="00BC2499" w:rsidRDefault="00BC2499" w:rsidP="00BC2499">
      <w:pPr>
        <w:jc w:val="both"/>
      </w:pPr>
      <w:r>
        <w:br/>
        <w:t xml:space="preserve">Currently, version control is handled through the </w:t>
      </w:r>
      <w:proofErr w:type="spellStart"/>
      <w:r>
        <w:t>GitHup</w:t>
      </w:r>
      <w:proofErr w:type="spellEnd"/>
      <w:r>
        <w:t xml:space="preserve"> repository.  The posted builds in Master branch are “frozen” versions of the code that have been validated for a number of systems and ensembles. Other branches are created as a means of implementing new features. The </w:t>
      </w:r>
      <w:r w:rsidRPr="004E27DF">
        <w:t xml:space="preserve">latest </w:t>
      </w:r>
      <w:r>
        <w:t xml:space="preserve">updated </w:t>
      </w:r>
      <w:r w:rsidRPr="004E27DF">
        <w:t xml:space="preserve">code builds, project logo, manual, </w:t>
      </w:r>
      <w:r>
        <w:t xml:space="preserve">example files, </w:t>
      </w:r>
      <w:r w:rsidRPr="004E27DF">
        <w:t xml:space="preserve">and other resources can be obtained via the </w:t>
      </w:r>
      <w:r>
        <w:t>following GitHub repository</w:t>
      </w:r>
      <w:r w:rsidRPr="004E27DF">
        <w:t>:</w:t>
      </w:r>
    </w:p>
    <w:p w14:paraId="75A69225" w14:textId="77777777" w:rsidR="00BC2499" w:rsidRPr="007472AE" w:rsidRDefault="00BC2499" w:rsidP="00BC2499">
      <w:pPr>
        <w:jc w:val="both"/>
        <w:rPr>
          <w:rStyle w:val="Hyperlink"/>
        </w:rPr>
      </w:pPr>
      <w:r w:rsidRPr="007472AE">
        <w:rPr>
          <w:rStyle w:val="Hyperlink"/>
        </w:rPr>
        <w:t>https://github.com/GOMC-WSU</w:t>
      </w:r>
    </w:p>
    <w:p w14:paraId="12419220" w14:textId="77777777" w:rsidR="00BC2499" w:rsidRDefault="00BC2499" w:rsidP="00BC2499">
      <w:pPr>
        <w:jc w:val="both"/>
      </w:pPr>
      <w:r>
        <w:rPr>
          <w:noProof/>
        </w:rPr>
        <w:lastRenderedPageBreak/>
        <w:drawing>
          <wp:inline distT="0" distB="0" distL="0" distR="0" wp14:anchorId="083A6338" wp14:editId="42FD03E1">
            <wp:extent cx="5943600" cy="4345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4-23 at 8.57.54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45940"/>
                    </a:xfrm>
                    <a:prstGeom prst="rect">
                      <a:avLst/>
                    </a:prstGeom>
                  </pic:spPr>
                </pic:pic>
              </a:graphicData>
            </a:graphic>
          </wp:inline>
        </w:drawing>
      </w:r>
    </w:p>
    <w:p w14:paraId="788F92B0" w14:textId="77777777" w:rsidR="00BC2499" w:rsidRDefault="00BC2499" w:rsidP="00BC2499">
      <w:pPr>
        <w:jc w:val="both"/>
      </w:pPr>
      <w:r>
        <w:t xml:space="preserve">The CPU and GPU code are merged together under GOMC repository and can be found under the main page. In addition, Examples repository can be found under the main page. Under each repository, the code and manual can be downloaded by clicking on the </w:t>
      </w:r>
      <w:r w:rsidRPr="008A793A">
        <w:rPr>
          <w:highlight w:val="green"/>
          <w:u w:val="single"/>
        </w:rPr>
        <w:t>Clone or download</w:t>
      </w:r>
      <w:r>
        <w:t xml:space="preserve"> tab. For more information regarding GitHub, visit the following link:</w:t>
      </w:r>
    </w:p>
    <w:p w14:paraId="36FB6B90" w14:textId="77777777" w:rsidR="00BC2499" w:rsidRDefault="00BC2499" w:rsidP="00BC2499">
      <w:pPr>
        <w:jc w:val="both"/>
      </w:pPr>
      <w:r>
        <w:t xml:space="preserve"> </w:t>
      </w:r>
      <w:hyperlink r:id="rId10" w:history="1">
        <w:r w:rsidRPr="00337677">
          <w:rPr>
            <w:rStyle w:val="Hyperlink"/>
          </w:rPr>
          <w:t>https://guides.github.com/activities/hello-world/</w:t>
        </w:r>
      </w:hyperlink>
    </w:p>
    <w:p w14:paraId="665A5671" w14:textId="77777777" w:rsidR="00BC2499" w:rsidRPr="004E27DF" w:rsidRDefault="00BC2499" w:rsidP="00BC2499">
      <w:pPr>
        <w:jc w:val="both"/>
      </w:pPr>
      <w:r>
        <w:rPr>
          <w:noProof/>
        </w:rPr>
        <w:lastRenderedPageBreak/>
        <w:drawing>
          <wp:inline distT="0" distB="0" distL="0" distR="0" wp14:anchorId="7F8AB2D7" wp14:editId="06FBD5B9">
            <wp:extent cx="5249966" cy="3088640"/>
            <wp:effectExtent l="0" t="0" r="8255" b="10160"/>
            <wp:docPr id="68" name="Picture 68" descr="../../Screen%20Shot%202016-12-15%20at%202.42.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2-15%20at%202.42.03%20P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19289"/>
                    <a:stretch/>
                  </pic:blipFill>
                  <pic:spPr bwMode="auto">
                    <a:xfrm>
                      <a:off x="0" y="0"/>
                      <a:ext cx="5255323" cy="3091792"/>
                    </a:xfrm>
                    <a:prstGeom prst="rect">
                      <a:avLst/>
                    </a:prstGeom>
                    <a:noFill/>
                    <a:ln>
                      <a:noFill/>
                    </a:ln>
                    <a:extLst>
                      <a:ext uri="{53640926-AAD7-44D8-BBD7-CCE9431645EC}">
                        <a14:shadowObscured xmlns:a14="http://schemas.microsoft.com/office/drawing/2010/main"/>
                      </a:ext>
                    </a:extLst>
                  </pic:spPr>
                </pic:pic>
              </a:graphicData>
            </a:graphic>
          </wp:inline>
        </w:drawing>
      </w:r>
    </w:p>
    <w:p w14:paraId="32B312CE" w14:textId="77777777" w:rsidR="00BC2499" w:rsidRPr="00495978" w:rsidRDefault="00BC2499" w:rsidP="00BC2499">
      <w:pPr>
        <w:outlineLvl w:val="0"/>
        <w:rPr>
          <w:b/>
          <w:sz w:val="28"/>
        </w:rPr>
      </w:pPr>
      <w:r>
        <w:rPr>
          <w:b/>
          <w:sz w:val="28"/>
        </w:rPr>
        <w:t>Platform and Software Requirements</w:t>
      </w:r>
    </w:p>
    <w:p w14:paraId="1AE535F1" w14:textId="77777777" w:rsidR="00BC2499" w:rsidRDefault="00BC2499" w:rsidP="00BC2499">
      <w:r w:rsidRPr="00CB027C">
        <w:rPr>
          <w:i/>
          <w:u w:val="single"/>
        </w:rPr>
        <w:t>Supported Operating Systems</w:t>
      </w:r>
      <w:r>
        <w:br/>
      </w:r>
      <w:r>
        <w:br/>
        <w:t xml:space="preserve">GOMC officially supports </w:t>
      </w:r>
      <w:r w:rsidRPr="00CB027C">
        <w:rPr>
          <w:b/>
          <w:color w:val="7030A0"/>
        </w:rPr>
        <w:t>Windows 7</w:t>
      </w:r>
      <w:r>
        <w:t xml:space="preserve">, </w:t>
      </w:r>
      <w:r w:rsidRPr="00CB027C">
        <w:rPr>
          <w:b/>
          <w:color w:val="0070C0"/>
        </w:rPr>
        <w:t>8</w:t>
      </w:r>
      <w:r>
        <w:t xml:space="preserve">, and most modern distributions of </w:t>
      </w:r>
      <w:r w:rsidRPr="00CB027C">
        <w:rPr>
          <w:b/>
          <w:color w:val="00B050"/>
        </w:rPr>
        <w:t>Linux</w:t>
      </w:r>
      <w:r>
        <w:t xml:space="preserve"> (see the next section).  This software has the ability to compile on recent versions of </w:t>
      </w:r>
      <w:r w:rsidRPr="00CB027C">
        <w:rPr>
          <w:b/>
          <w:color w:val="FF0000"/>
        </w:rPr>
        <w:t>OS X</w:t>
      </w:r>
      <w:r>
        <w:t xml:space="preserve">; however, such a platform is not officially supported. </w:t>
      </w:r>
      <w:r>
        <w:br/>
      </w:r>
      <w:r>
        <w:br/>
      </w:r>
      <w:r w:rsidRPr="00CB027C">
        <w:rPr>
          <w:i/>
          <w:u w:val="single"/>
        </w:rPr>
        <w:t xml:space="preserve">Required Software </w:t>
      </w:r>
      <w:proofErr w:type="spellStart"/>
      <w:r w:rsidRPr="00CB027C">
        <w:rPr>
          <w:i/>
          <w:u w:val="single"/>
        </w:rPr>
        <w:t>Prequisites</w:t>
      </w:r>
      <w:proofErr w:type="spellEnd"/>
    </w:p>
    <w:p w14:paraId="66530E81" w14:textId="77777777" w:rsidR="00BC2499" w:rsidRDefault="00BC2499" w:rsidP="00BC2499">
      <w:r>
        <w:t>GOMC has some mild software requirements, which are widely available for Linux operating systems.  Required software requirements are:</w:t>
      </w:r>
    </w:p>
    <w:p w14:paraId="1B604E4C" w14:textId="77777777" w:rsidR="00BC2499" w:rsidRDefault="00BC2499" w:rsidP="00BC2499">
      <w:pPr>
        <w:pStyle w:val="ListParagraph"/>
        <w:numPr>
          <w:ilvl w:val="0"/>
          <w:numId w:val="2"/>
        </w:numPr>
      </w:pPr>
      <w:r>
        <w:t>C++03 Compliant Compiler</w:t>
      </w:r>
    </w:p>
    <w:p w14:paraId="58A86E82" w14:textId="77777777" w:rsidR="00BC2499" w:rsidRDefault="00BC2499" w:rsidP="00BC2499">
      <w:pPr>
        <w:pStyle w:val="ListParagraph"/>
        <w:numPr>
          <w:ilvl w:val="1"/>
          <w:numId w:val="2"/>
        </w:numPr>
      </w:pPr>
      <w:r>
        <w:t>Linux/OS X</w:t>
      </w:r>
    </w:p>
    <w:p w14:paraId="50A45435" w14:textId="77777777" w:rsidR="00BC2499" w:rsidRDefault="00BC2499" w:rsidP="00BC2499">
      <w:pPr>
        <w:pStyle w:val="ListParagraph"/>
        <w:numPr>
          <w:ilvl w:val="2"/>
          <w:numId w:val="2"/>
        </w:numPr>
      </w:pPr>
      <w:r>
        <w:rPr>
          <w:noProof/>
        </w:rPr>
        <mc:AlternateContent>
          <mc:Choice Requires="wps">
            <w:drawing>
              <wp:anchor distT="0" distB="0" distL="114300" distR="114300" simplePos="0" relativeHeight="251667456" behindDoc="0" locked="0" layoutInCell="1" allowOverlap="1" wp14:anchorId="0642D82D" wp14:editId="4D6BF224">
                <wp:simplePos x="0" y="0"/>
                <wp:positionH relativeFrom="column">
                  <wp:posOffset>1349375</wp:posOffset>
                </wp:positionH>
                <wp:positionV relativeFrom="paragraph">
                  <wp:posOffset>424905</wp:posOffset>
                </wp:positionV>
                <wp:extent cx="1250950" cy="293370"/>
                <wp:effectExtent l="0" t="0" r="25400" b="11430"/>
                <wp:wrapNone/>
                <wp:docPr id="6" name="Rectangle 6"/>
                <wp:cNvGraphicFramePr/>
                <a:graphic xmlns:a="http://schemas.openxmlformats.org/drawingml/2006/main">
                  <a:graphicData uri="http://schemas.microsoft.com/office/word/2010/wordprocessingShape">
                    <wps:wsp>
                      <wps:cNvSpPr/>
                      <wps:spPr>
                        <a:xfrm>
                          <a:off x="0" y="0"/>
                          <a:ext cx="1250950" cy="293370"/>
                        </a:xfrm>
                        <a:prstGeom prst="rect">
                          <a:avLst/>
                        </a:prstGeom>
                        <a:solidFill>
                          <a:schemeClr val="accent1">
                            <a:lumMod val="20000"/>
                            <a:lumOff val="80000"/>
                          </a:schemeClr>
                        </a:solidFill>
                        <a:ln>
                          <a:solidFill>
                            <a:schemeClr val="accent1">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4CF143A1" w14:textId="77777777" w:rsidR="00587CB2" w:rsidRDefault="00587CB2" w:rsidP="00BC2499">
                            <w:proofErr w:type="spellStart"/>
                            <w:r>
                              <w:t>icc</w:t>
                            </w:r>
                            <w:proofErr w:type="spellEnd"/>
                            <w:r>
                              <w:t xml:space="preserve">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2D82D" id="Rectangle 6" o:spid="_x0000_s1026" style="position:absolute;left:0;text-align:left;margin-left:106.25pt;margin-top:33.45pt;width:98.5pt;height:2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" fillcolor="#deeaf6 [660]" strokecolor="#deeaf6 [660]" strokeweight="1pt">
                <v:textbox>
                  <w:txbxContent>
                    <w:p w14:paraId="4CF143A1" w14:textId="77777777" w:rsidR="00587CB2" w:rsidRDefault="00587CB2" w:rsidP="00BC2499">
                      <w:proofErr w:type="spellStart"/>
                      <w:r>
                        <w:t>icc</w:t>
                      </w:r>
                      <w:proofErr w:type="spellEnd"/>
                      <w:r>
                        <w:t xml:space="preserve"> --version</w:t>
                      </w:r>
                    </w:p>
                  </w:txbxContent>
                </v:textbox>
              </v:rect>
            </w:pict>
          </mc:Fallback>
        </mc:AlternateContent>
      </w:r>
      <w:proofErr w:type="spellStart"/>
      <w:r>
        <w:t>icc</w:t>
      </w:r>
      <w:proofErr w:type="spellEnd"/>
      <w:r>
        <w:t xml:space="preserve"> (Intel </w:t>
      </w:r>
      <w:proofErr w:type="spellStart"/>
      <w:r>
        <w:t>c++</w:t>
      </w:r>
      <w:proofErr w:type="spellEnd"/>
      <w:r>
        <w:t xml:space="preserve"> compiler)</w:t>
      </w:r>
      <w:r w:rsidRPr="00454510">
        <w:t xml:space="preserve"> </w:t>
      </w:r>
      <w:r>
        <w:br/>
        <w:t>Type the following command in a terminal.</w:t>
      </w:r>
      <w:r>
        <w:br/>
      </w:r>
      <w:r>
        <w:br/>
      </w:r>
      <w:r>
        <w:br/>
        <w:t>If gives a version number 4.4 or later, you’re all set.  If it’s older than 4.4 (released in 2009), we recommend upgrading.</w:t>
      </w:r>
      <w:r>
        <w:rPr>
          <w:rFonts w:ascii="PMingLiU" w:eastAsia="PMingLiU" w:hAnsi="PMingLiU" w:cs="PMingLiU"/>
        </w:rPr>
        <w:br/>
      </w:r>
      <w:r>
        <w:rPr>
          <w:rFonts w:ascii="PMingLiU" w:eastAsia="PMingLiU" w:hAnsi="PMingLiU" w:cs="PMingLiU"/>
        </w:rPr>
        <w:br/>
      </w:r>
      <w:r>
        <w:t xml:space="preserve">In Linux, the Intel compiler will generally produce the fastest serial executables (when running on Intel Core processors).  </w:t>
      </w:r>
      <w:r>
        <w:rPr>
          <w:rFonts w:ascii="PMingLiU" w:eastAsia="PMingLiU" w:hAnsi="PMingLiU" w:cs="PMingLiU"/>
        </w:rPr>
        <w:br/>
      </w:r>
    </w:p>
    <w:p w14:paraId="4B3F4D12" w14:textId="77777777" w:rsidR="00BC2499" w:rsidRDefault="00BC2499" w:rsidP="00BC2499">
      <w:pPr>
        <w:pStyle w:val="ListParagraph"/>
        <w:numPr>
          <w:ilvl w:val="2"/>
          <w:numId w:val="2"/>
        </w:numPr>
      </w:pPr>
      <w:r>
        <w:rPr>
          <w:noProof/>
        </w:rPr>
        <w:lastRenderedPageBreak/>
        <mc:AlternateContent>
          <mc:Choice Requires="wps">
            <w:drawing>
              <wp:anchor distT="0" distB="0" distL="114300" distR="114300" simplePos="0" relativeHeight="251666432" behindDoc="0" locked="0" layoutInCell="1" allowOverlap="1" wp14:anchorId="413526F8" wp14:editId="2F24D468">
                <wp:simplePos x="0" y="0"/>
                <wp:positionH relativeFrom="column">
                  <wp:posOffset>1349829</wp:posOffset>
                </wp:positionH>
                <wp:positionV relativeFrom="paragraph">
                  <wp:posOffset>369751</wp:posOffset>
                </wp:positionV>
                <wp:extent cx="1251494" cy="293914"/>
                <wp:effectExtent l="0" t="0" r="25400" b="11430"/>
                <wp:wrapNone/>
                <wp:docPr id="5" name="Rectangle 5"/>
                <wp:cNvGraphicFramePr/>
                <a:graphic xmlns:a="http://schemas.openxmlformats.org/drawingml/2006/main">
                  <a:graphicData uri="http://schemas.microsoft.com/office/word/2010/wordprocessingShape">
                    <wps:wsp>
                      <wps:cNvSpPr/>
                      <wps:spPr>
                        <a:xfrm>
                          <a:off x="0" y="0"/>
                          <a:ext cx="1251494" cy="293914"/>
                        </a:xfrm>
                        <a:prstGeom prst="rect">
                          <a:avLst/>
                        </a:prstGeom>
                        <a:solidFill>
                          <a:schemeClr val="accent1">
                            <a:lumMod val="20000"/>
                            <a:lumOff val="80000"/>
                          </a:schemeClr>
                        </a:solidFill>
                        <a:ln>
                          <a:solidFill>
                            <a:schemeClr val="accent1">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779A6B6E" w14:textId="77777777" w:rsidR="00587CB2" w:rsidRDefault="00587CB2" w:rsidP="00BC2499">
                            <w:r>
                              <w:t>g++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526F8" id="Rectangle 5" o:spid="_x0000_s1027" style="position:absolute;left:0;text-align:left;margin-left:106.3pt;margin-top:29.1pt;width:98.55pt;height:2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" fillcolor="#deeaf6 [660]" strokecolor="#deeaf6 [660]" strokeweight="1pt">
                <v:textbox>
                  <w:txbxContent>
                    <w:p w14:paraId="779A6B6E" w14:textId="77777777" w:rsidR="00587CB2" w:rsidRDefault="00587CB2" w:rsidP="00BC2499">
                      <w:r>
                        <w:t>g++ --version</w:t>
                      </w:r>
                    </w:p>
                  </w:txbxContent>
                </v:textbox>
              </v:rect>
            </w:pict>
          </mc:Fallback>
        </mc:AlternateContent>
      </w:r>
      <w:r>
        <w:t>g++ (GNU GCC)</w:t>
      </w:r>
      <w:r>
        <w:br/>
        <w:t>Type the following command in a terminal.</w:t>
      </w:r>
      <w:r>
        <w:br/>
      </w:r>
      <w:r>
        <w:br/>
      </w:r>
      <w:r>
        <w:br/>
        <w:t>If gives a version number 4.4 or later, you’re all set.  If it’s older than 4.4 (released in 2009), we recommend upgrading.</w:t>
      </w:r>
      <w:r>
        <w:br/>
      </w:r>
      <w:r>
        <w:br/>
      </w:r>
    </w:p>
    <w:p w14:paraId="567C80E2" w14:textId="77777777" w:rsidR="00BC2499" w:rsidRDefault="00BC2499" w:rsidP="00BC2499">
      <w:pPr>
        <w:pStyle w:val="ListParagraph"/>
        <w:numPr>
          <w:ilvl w:val="1"/>
          <w:numId w:val="2"/>
        </w:numPr>
      </w:pPr>
      <w:r>
        <w:t>Windows</w:t>
      </w:r>
    </w:p>
    <w:p w14:paraId="016933AC" w14:textId="77777777" w:rsidR="00BC2499" w:rsidRDefault="00BC2499" w:rsidP="00BC2499">
      <w:pPr>
        <w:pStyle w:val="ListParagraph"/>
        <w:numPr>
          <w:ilvl w:val="2"/>
          <w:numId w:val="2"/>
        </w:numPr>
      </w:pPr>
      <w:r>
        <w:rPr>
          <w:noProof/>
        </w:rPr>
        <mc:AlternateContent>
          <mc:Choice Requires="wps">
            <w:drawing>
              <wp:anchor distT="0" distB="0" distL="114300" distR="114300" simplePos="0" relativeHeight="251663360" behindDoc="0" locked="0" layoutInCell="1" allowOverlap="1" wp14:anchorId="32F56B3B" wp14:editId="0C1F7AEC">
                <wp:simplePos x="0" y="0"/>
                <wp:positionH relativeFrom="column">
                  <wp:posOffset>2677160</wp:posOffset>
                </wp:positionH>
                <wp:positionV relativeFrom="paragraph">
                  <wp:posOffset>982345</wp:posOffset>
                </wp:positionV>
                <wp:extent cx="620395" cy="326390"/>
                <wp:effectExtent l="0" t="0" r="27305" b="16510"/>
                <wp:wrapNone/>
                <wp:docPr id="7" name="Oval 7"/>
                <wp:cNvGraphicFramePr/>
                <a:graphic xmlns:a="http://schemas.openxmlformats.org/drawingml/2006/main">
                  <a:graphicData uri="http://schemas.microsoft.com/office/word/2010/wordprocessingShape">
                    <wps:wsp>
                      <wps:cNvSpPr/>
                      <wps:spPr>
                        <a:xfrm>
                          <a:off x="0" y="0"/>
                          <a:ext cx="620395" cy="32639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5E3FAB" id="Oval 7" o:spid="_x0000_s1026" style="position:absolute;margin-left:210.8pt;margin-top:77.35pt;width:48.85pt;height:25.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" filled="f" strokecolor="#ffc000" strokeweight="1pt">
                <v:stroke joinstyle="miter"/>
              </v:oval>
            </w:pict>
          </mc:Fallback>
        </mc:AlternateContent>
      </w:r>
      <w:r>
        <w:t>Visual Studio</w:t>
      </w:r>
      <w:r>
        <w:br/>
        <w:t>Microsoft’s Visual Studio 2010 or later is recommended.</w:t>
      </w:r>
      <w:r w:rsidRPr="00D36C03">
        <w:rPr>
          <w:noProof/>
        </w:rPr>
        <w:t xml:space="preserve"> </w:t>
      </w:r>
      <w:r>
        <w:br/>
        <w:t>To check the version:</w:t>
      </w:r>
      <w:r>
        <w:br/>
      </w:r>
      <w:r w:rsidRPr="00454510">
        <w:rPr>
          <w:i/>
        </w:rPr>
        <w:t>Help</w:t>
      </w:r>
      <w:r>
        <w:t xml:space="preserve"> (top tab) </w:t>
      </w:r>
      <w:r>
        <w:sym w:font="Wingdings" w:char="F0E0"/>
      </w:r>
      <w:r>
        <w:t xml:space="preserve"> </w:t>
      </w:r>
      <w:r>
        <w:rPr>
          <w:i/>
        </w:rPr>
        <w:t>About Microsoft Visual Studio</w:t>
      </w:r>
      <w:r>
        <w:br/>
      </w:r>
      <w:r>
        <w:br/>
      </w:r>
      <w:r>
        <w:rPr>
          <w:noProof/>
        </w:rPr>
        <w:drawing>
          <wp:inline distT="0" distB="0" distL="0" distR="0" wp14:anchorId="2EBB63F6" wp14:editId="65F69EFE">
            <wp:extent cx="4719384" cy="29718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19384" cy="2971800"/>
                    </a:xfrm>
                    <a:prstGeom prst="rect">
                      <a:avLst/>
                    </a:prstGeom>
                  </pic:spPr>
                </pic:pic>
              </a:graphicData>
            </a:graphic>
          </wp:inline>
        </w:drawing>
      </w:r>
      <w:r>
        <w:br/>
      </w:r>
      <w:r>
        <w:rPr>
          <w:noProof/>
        </w:rPr>
        <w:lastRenderedPageBreak/>
        <mc:AlternateContent>
          <mc:Choice Requires="wps">
            <w:drawing>
              <wp:anchor distT="0" distB="0" distL="114300" distR="114300" simplePos="0" relativeHeight="251672576" behindDoc="0" locked="0" layoutInCell="1" allowOverlap="1" wp14:anchorId="413E732E" wp14:editId="13D57DAF">
                <wp:simplePos x="0" y="0"/>
                <wp:positionH relativeFrom="column">
                  <wp:posOffset>2560320</wp:posOffset>
                </wp:positionH>
                <wp:positionV relativeFrom="paragraph">
                  <wp:posOffset>1033670</wp:posOffset>
                </wp:positionV>
                <wp:extent cx="2286000" cy="226170"/>
                <wp:effectExtent l="0" t="0" r="25400" b="27940"/>
                <wp:wrapNone/>
                <wp:docPr id="26" name="Oval 26"/>
                <wp:cNvGraphicFramePr/>
                <a:graphic xmlns:a="http://schemas.openxmlformats.org/drawingml/2006/main">
                  <a:graphicData uri="http://schemas.microsoft.com/office/word/2010/wordprocessingShape">
                    <wps:wsp>
                      <wps:cNvSpPr/>
                      <wps:spPr>
                        <a:xfrm>
                          <a:off x="0" y="0"/>
                          <a:ext cx="2286000" cy="226170"/>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001A0BB" id="Oval 26" o:spid="_x0000_s1026" style="position:absolute;margin-left:201.6pt;margin-top:81.4pt;width:180pt;height:17.8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" filled="f" strokecolor="#c00000" strokeweight="1pt">
                <v:stroke joinstyle="miter"/>
              </v:oval>
            </w:pict>
          </mc:Fallback>
        </mc:AlternateContent>
      </w:r>
      <w:r>
        <w:rPr>
          <w:noProof/>
        </w:rPr>
        <w:drawing>
          <wp:inline distT="0" distB="0" distL="0" distR="0" wp14:anchorId="0043717A" wp14:editId="36651310">
            <wp:extent cx="4724400" cy="2959312"/>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24516" cy="2959384"/>
                    </a:xfrm>
                    <a:prstGeom prst="rect">
                      <a:avLst/>
                    </a:prstGeom>
                    <a:noFill/>
                    <a:ln>
                      <a:noFill/>
                    </a:ln>
                  </pic:spPr>
                </pic:pic>
              </a:graphicData>
            </a:graphic>
          </wp:inline>
        </w:drawing>
      </w:r>
      <w:r>
        <w:br/>
      </w:r>
    </w:p>
    <w:p w14:paraId="3BF01198" w14:textId="77777777" w:rsidR="00BC2499" w:rsidRDefault="00BC2499" w:rsidP="00BC2499">
      <w:pPr>
        <w:pStyle w:val="ListParagraph"/>
        <w:numPr>
          <w:ilvl w:val="0"/>
          <w:numId w:val="2"/>
        </w:numPr>
      </w:pPr>
      <w:r>
        <w:rPr>
          <w:noProof/>
        </w:rPr>
        <mc:AlternateContent>
          <mc:Choice Requires="wps">
            <w:drawing>
              <wp:anchor distT="0" distB="0" distL="114300" distR="114300" simplePos="0" relativeHeight="251660288" behindDoc="0" locked="0" layoutInCell="1" allowOverlap="1" wp14:anchorId="5E991A10" wp14:editId="3289CA74">
                <wp:simplePos x="0" y="0"/>
                <wp:positionH relativeFrom="column">
                  <wp:posOffset>488315</wp:posOffset>
                </wp:positionH>
                <wp:positionV relativeFrom="paragraph">
                  <wp:posOffset>1203960</wp:posOffset>
                </wp:positionV>
                <wp:extent cx="1250950" cy="293370"/>
                <wp:effectExtent l="0" t="0" r="25400" b="11430"/>
                <wp:wrapNone/>
                <wp:docPr id="13" name="Rectangle 13"/>
                <wp:cNvGraphicFramePr/>
                <a:graphic xmlns:a="http://schemas.openxmlformats.org/drawingml/2006/main">
                  <a:graphicData uri="http://schemas.microsoft.com/office/word/2010/wordprocessingShape">
                    <wps:wsp>
                      <wps:cNvSpPr/>
                      <wps:spPr>
                        <a:xfrm>
                          <a:off x="0" y="0"/>
                          <a:ext cx="1250950" cy="293370"/>
                        </a:xfrm>
                        <a:prstGeom prst="rect">
                          <a:avLst/>
                        </a:prstGeom>
                        <a:solidFill>
                          <a:schemeClr val="accent1">
                            <a:lumMod val="20000"/>
                            <a:lumOff val="80000"/>
                          </a:schemeClr>
                        </a:solidFill>
                        <a:ln>
                          <a:solidFill>
                            <a:schemeClr val="accent1">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105A8F71" w14:textId="77777777" w:rsidR="00587CB2" w:rsidRDefault="00587CB2" w:rsidP="00BC2499">
                            <w:proofErr w:type="spellStart"/>
                            <w:r>
                              <w:t>cmake</w:t>
                            </w:r>
                            <w:proofErr w:type="spellEnd"/>
                            <w:r>
                              <w:t xml:space="preserve">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91A10" id="Rectangle 13" o:spid="_x0000_s1028" style="position:absolute;left:0;text-align:left;margin-left:38.45pt;margin-top:94.8pt;width:98.5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" fillcolor="#deeaf6 [660]" strokecolor="#deeaf6 [660]" strokeweight="1pt">
                <v:textbox>
                  <w:txbxContent>
                    <w:p w14:paraId="105A8F71" w14:textId="77777777" w:rsidR="00587CB2" w:rsidRDefault="00587CB2" w:rsidP="00BC2499">
                      <w:proofErr w:type="spellStart"/>
                      <w:r>
                        <w:t>cmake</w:t>
                      </w:r>
                      <w:proofErr w:type="spellEnd"/>
                      <w:r>
                        <w:t xml:space="preserve"> --version</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6B289A88" wp14:editId="0FBD3DCF">
                <wp:simplePos x="0" y="0"/>
                <wp:positionH relativeFrom="column">
                  <wp:posOffset>488497</wp:posOffset>
                </wp:positionH>
                <wp:positionV relativeFrom="paragraph">
                  <wp:posOffset>583837</wp:posOffset>
                </wp:positionV>
                <wp:extent cx="1250950" cy="293370"/>
                <wp:effectExtent l="0" t="0" r="25400" b="11430"/>
                <wp:wrapNone/>
                <wp:docPr id="12" name="Rectangle 12"/>
                <wp:cNvGraphicFramePr/>
                <a:graphic xmlns:a="http://schemas.openxmlformats.org/drawingml/2006/main">
                  <a:graphicData uri="http://schemas.microsoft.com/office/word/2010/wordprocessingShape">
                    <wps:wsp>
                      <wps:cNvSpPr/>
                      <wps:spPr>
                        <a:xfrm>
                          <a:off x="0" y="0"/>
                          <a:ext cx="1250950" cy="293370"/>
                        </a:xfrm>
                        <a:prstGeom prst="rect">
                          <a:avLst/>
                        </a:prstGeom>
                        <a:solidFill>
                          <a:schemeClr val="accent1">
                            <a:lumMod val="20000"/>
                            <a:lumOff val="80000"/>
                          </a:schemeClr>
                        </a:solidFill>
                        <a:ln>
                          <a:solidFill>
                            <a:schemeClr val="accent1">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421945A0" w14:textId="77777777" w:rsidR="00587CB2" w:rsidRDefault="00587CB2" w:rsidP="00BC2499">
                            <w:r>
                              <w:t xml:space="preserve">which </w:t>
                            </w:r>
                            <w:proofErr w:type="spellStart"/>
                            <w:r>
                              <w:t>cmake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89A88" id="Rectangle 12" o:spid="_x0000_s1029" style="position:absolute;left:0;text-align:left;margin-left:38.45pt;margin-top:45.95pt;width:98.5pt;height:2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" fillcolor="#deeaf6 [660]" strokecolor="#deeaf6 [660]" strokeweight="1pt">
                <v:textbox>
                  <w:txbxContent>
                    <w:p w14:paraId="421945A0" w14:textId="77777777" w:rsidR="00587CB2" w:rsidRDefault="00587CB2" w:rsidP="00BC2499">
                      <w:r>
                        <w:t xml:space="preserve">which </w:t>
                      </w:r>
                      <w:proofErr w:type="spellStart"/>
                      <w:r>
                        <w:t>cmake</w:t>
                      </w:r>
                      <w:proofErr w:type="spellEnd"/>
                    </w:p>
                  </w:txbxContent>
                </v:textbox>
              </v:rect>
            </w:pict>
          </mc:Fallback>
        </mc:AlternateContent>
      </w:r>
      <w:proofErr w:type="spellStart"/>
      <w:r>
        <w:t>cmake</w:t>
      </w:r>
      <w:proofErr w:type="spellEnd"/>
      <w:r>
        <w:t xml:space="preserve"> (if compiling on Linux)</w:t>
      </w:r>
      <w:r>
        <w:br/>
      </w:r>
      <w:r>
        <w:br/>
        <w:t xml:space="preserve">To check if </w:t>
      </w:r>
      <w:proofErr w:type="spellStart"/>
      <w:r>
        <w:t>cmake</w:t>
      </w:r>
      <w:proofErr w:type="spellEnd"/>
      <w:r>
        <w:t xml:space="preserve"> is installed:</w:t>
      </w:r>
      <w:r>
        <w:br/>
      </w:r>
      <w:r>
        <w:br/>
      </w:r>
      <w:r>
        <w:br/>
        <w:t>To check the version number:</w:t>
      </w:r>
      <w:r>
        <w:br/>
      </w:r>
      <w:r>
        <w:br/>
      </w:r>
      <w:r>
        <w:br/>
        <w:t>Here’s an example from one of our systems:</w:t>
      </w:r>
      <w:r>
        <w:rPr>
          <w:rFonts w:ascii="PMingLiU" w:eastAsia="PMingLiU" w:hAnsi="PMingLiU" w:cs="PMingLiU"/>
        </w:rPr>
        <w:br/>
      </w:r>
      <w:r>
        <w:rPr>
          <w:noProof/>
        </w:rPr>
        <w:drawing>
          <wp:inline distT="0" distB="0" distL="0" distR="0" wp14:anchorId="69F8DEFA" wp14:editId="0B8F002E">
            <wp:extent cx="2373086" cy="1533313"/>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3188" cy="1533379"/>
                    </a:xfrm>
                    <a:prstGeom prst="rect">
                      <a:avLst/>
                    </a:prstGeom>
                    <a:noFill/>
                    <a:ln>
                      <a:noFill/>
                    </a:ln>
                  </pic:spPr>
                </pic:pic>
              </a:graphicData>
            </a:graphic>
          </wp:inline>
        </w:drawing>
      </w:r>
      <w:r>
        <w:br/>
      </w:r>
    </w:p>
    <w:p w14:paraId="03DFD255" w14:textId="77777777" w:rsidR="00BC2499" w:rsidRDefault="00BC2499" w:rsidP="00BC2499">
      <w:pPr>
        <w:pStyle w:val="ListParagraph"/>
        <w:numPr>
          <w:ilvl w:val="0"/>
          <w:numId w:val="2"/>
        </w:numPr>
      </w:pPr>
      <w:r>
        <w:rPr>
          <w:noProof/>
        </w:rPr>
        <mc:AlternateContent>
          <mc:Choice Requires="wps">
            <w:drawing>
              <wp:anchor distT="0" distB="0" distL="114300" distR="114300" simplePos="0" relativeHeight="251661312" behindDoc="0" locked="0" layoutInCell="1" allowOverlap="1" wp14:anchorId="080692A5" wp14:editId="7F3484AD">
                <wp:simplePos x="0" y="0"/>
                <wp:positionH relativeFrom="column">
                  <wp:posOffset>455295</wp:posOffset>
                </wp:positionH>
                <wp:positionV relativeFrom="paragraph">
                  <wp:posOffset>993231</wp:posOffset>
                </wp:positionV>
                <wp:extent cx="1250950" cy="293370"/>
                <wp:effectExtent l="0" t="0" r="25400" b="11430"/>
                <wp:wrapNone/>
                <wp:docPr id="15" name="Rectangle 15"/>
                <wp:cNvGraphicFramePr/>
                <a:graphic xmlns:a="http://schemas.openxmlformats.org/drawingml/2006/main">
                  <a:graphicData uri="http://schemas.microsoft.com/office/word/2010/wordprocessingShape">
                    <wps:wsp>
                      <wps:cNvSpPr/>
                      <wps:spPr>
                        <a:xfrm>
                          <a:off x="0" y="0"/>
                          <a:ext cx="1250950" cy="293370"/>
                        </a:xfrm>
                        <a:prstGeom prst="rect">
                          <a:avLst/>
                        </a:prstGeom>
                        <a:solidFill>
                          <a:schemeClr val="accent1">
                            <a:lumMod val="20000"/>
                            <a:lumOff val="80000"/>
                          </a:schemeClr>
                        </a:solidFill>
                        <a:ln>
                          <a:solidFill>
                            <a:schemeClr val="accent1">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75E0BE17" w14:textId="77777777" w:rsidR="00587CB2" w:rsidRDefault="00587CB2" w:rsidP="00BC2499">
                            <w:r>
                              <w:t xml:space="preserve">which </w:t>
                            </w:r>
                            <w:proofErr w:type="spellStart"/>
                            <w:r>
                              <w:t>nvcc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692A5" id="Rectangle 15" o:spid="_x0000_s1030" style="position:absolute;left:0;text-align:left;margin-left:35.85pt;margin-top:78.2pt;width:98.5pt;height:2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" fillcolor="#deeaf6 [660]" strokecolor="#deeaf6 [660]" strokeweight="1pt">
                <v:textbox>
                  <w:txbxContent>
                    <w:p w14:paraId="75E0BE17" w14:textId="77777777" w:rsidR="00587CB2" w:rsidRDefault="00587CB2" w:rsidP="00BC2499">
                      <w:r>
                        <w:t xml:space="preserve">which </w:t>
                      </w:r>
                      <w:proofErr w:type="spellStart"/>
                      <w:r>
                        <w:t>nvcc</w:t>
                      </w:r>
                      <w:proofErr w:type="spellEnd"/>
                    </w:p>
                  </w:txbxContent>
                </v:textbox>
              </v:rect>
            </w:pict>
          </mc:Fallback>
        </mc:AlternateContent>
      </w:r>
      <w:proofErr w:type="spellStart"/>
      <w:r>
        <w:t>nvcc</w:t>
      </w:r>
      <w:proofErr w:type="spellEnd"/>
      <w:r>
        <w:t>/CUDA libs</w:t>
      </w:r>
      <w:r>
        <w:br/>
      </w:r>
      <w:r>
        <w:br/>
        <w:t>The GPU builds of the code requires NVIDIA’s CUDA 6.0 or newer…</w:t>
      </w:r>
      <w:r>
        <w:br/>
      </w:r>
      <w:r>
        <w:br/>
        <w:t xml:space="preserve">To check if </w:t>
      </w:r>
      <w:proofErr w:type="spellStart"/>
      <w:r>
        <w:t>nvcc</w:t>
      </w:r>
      <w:proofErr w:type="spellEnd"/>
      <w:r>
        <w:t xml:space="preserve"> is installed:</w:t>
      </w:r>
      <w:r>
        <w:br/>
      </w:r>
      <w:r>
        <w:br/>
        <w:t>To check the version number:</w:t>
      </w:r>
      <w:r>
        <w:br/>
      </w:r>
      <w:r>
        <w:rPr>
          <w:noProof/>
        </w:rPr>
        <w:lastRenderedPageBreak/>
        <mc:AlternateContent>
          <mc:Choice Requires="wps">
            <w:drawing>
              <wp:anchor distT="0" distB="0" distL="114300" distR="114300" simplePos="0" relativeHeight="251662336" behindDoc="0" locked="0" layoutInCell="1" allowOverlap="1" wp14:anchorId="1CD2DEA8" wp14:editId="60B4859B">
                <wp:simplePos x="0" y="0"/>
                <wp:positionH relativeFrom="column">
                  <wp:posOffset>510706</wp:posOffset>
                </wp:positionH>
                <wp:positionV relativeFrom="paragraph">
                  <wp:posOffset>230395</wp:posOffset>
                </wp:positionV>
                <wp:extent cx="1250950" cy="293370"/>
                <wp:effectExtent l="0" t="0" r="25400" b="11430"/>
                <wp:wrapNone/>
                <wp:docPr id="16" name="Rectangle 16"/>
                <wp:cNvGraphicFramePr/>
                <a:graphic xmlns:a="http://schemas.openxmlformats.org/drawingml/2006/main">
                  <a:graphicData uri="http://schemas.microsoft.com/office/word/2010/wordprocessingShape">
                    <wps:wsp>
                      <wps:cNvSpPr/>
                      <wps:spPr>
                        <a:xfrm>
                          <a:off x="0" y="0"/>
                          <a:ext cx="1250950" cy="293370"/>
                        </a:xfrm>
                        <a:prstGeom prst="rect">
                          <a:avLst/>
                        </a:prstGeom>
                        <a:solidFill>
                          <a:schemeClr val="accent1">
                            <a:lumMod val="20000"/>
                            <a:lumOff val="80000"/>
                          </a:schemeClr>
                        </a:solidFill>
                        <a:ln>
                          <a:solidFill>
                            <a:schemeClr val="accent1">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1DC58C0F" w14:textId="77777777" w:rsidR="00587CB2" w:rsidRDefault="00587CB2" w:rsidP="00BC2499">
                            <w:proofErr w:type="spellStart"/>
                            <w:r>
                              <w:t>nvcc</w:t>
                            </w:r>
                            <w:proofErr w:type="spellEnd"/>
                            <w:r>
                              <w:t xml:space="preserve">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2DEA8" id="Rectangle 16" o:spid="_x0000_s1031" style="position:absolute;left:0;text-align:left;margin-left:40.2pt;margin-top:18.15pt;width:98.5pt;height:2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" fillcolor="#deeaf6 [660]" strokecolor="#deeaf6 [660]" strokeweight="1pt">
                <v:textbox>
                  <w:txbxContent>
                    <w:p w14:paraId="1DC58C0F" w14:textId="77777777" w:rsidR="00587CB2" w:rsidRDefault="00587CB2" w:rsidP="00BC2499">
                      <w:proofErr w:type="spellStart"/>
                      <w:r>
                        <w:t>nvcc</w:t>
                      </w:r>
                      <w:proofErr w:type="spellEnd"/>
                      <w:r>
                        <w:t xml:space="preserve"> --version</w:t>
                      </w:r>
                    </w:p>
                  </w:txbxContent>
                </v:textbox>
              </v:rect>
            </w:pict>
          </mc:Fallback>
        </mc:AlternateContent>
      </w:r>
      <w:r>
        <w:br/>
      </w:r>
      <w:r>
        <w:br/>
        <w:t>Here’s an example from one of our systems:</w:t>
      </w:r>
      <w:r w:rsidRPr="004A0EBB">
        <w:rPr>
          <w:rFonts w:ascii="PMingLiU" w:eastAsia="PMingLiU" w:hAnsi="PMingLiU" w:cs="PMingLiU"/>
        </w:rPr>
        <w:br/>
      </w:r>
      <w:r w:rsidRPr="004A0EBB">
        <w:rPr>
          <w:rFonts w:ascii="PMingLiU" w:eastAsia="PMingLiU" w:hAnsi="PMingLiU" w:cs="PMingLiU"/>
        </w:rPr>
        <w:br/>
      </w:r>
      <w:r>
        <w:rPr>
          <w:noProof/>
        </w:rPr>
        <w:drawing>
          <wp:inline distT="0" distB="0" distL="0" distR="0" wp14:anchorId="08767C74" wp14:editId="44912C42">
            <wp:extent cx="2830195" cy="169799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0195" cy="1697990"/>
                    </a:xfrm>
                    <a:prstGeom prst="rect">
                      <a:avLst/>
                    </a:prstGeom>
                    <a:noFill/>
                    <a:ln>
                      <a:noFill/>
                    </a:ln>
                  </pic:spPr>
                </pic:pic>
              </a:graphicData>
            </a:graphic>
          </wp:inline>
        </w:drawing>
      </w:r>
      <w:r>
        <w:br/>
      </w:r>
      <w:r>
        <w:br/>
        <w:t>CUDA is viewed as an essential requirement, but is not used to compile the serial code, which can be compiled on systems without CUDA.</w:t>
      </w:r>
    </w:p>
    <w:p w14:paraId="3C94CB37" w14:textId="77777777" w:rsidR="00BC2499" w:rsidRDefault="00BC2499" w:rsidP="00BC2499">
      <w:pPr>
        <w:pStyle w:val="ListParagraph"/>
        <w:jc w:val="both"/>
      </w:pPr>
      <w:r>
        <w:br/>
        <w:t>To download CUDA visit NVIDIA’s webpage:</w:t>
      </w:r>
    </w:p>
    <w:p w14:paraId="3344C9A2" w14:textId="77777777" w:rsidR="00BC2499" w:rsidRDefault="00BC2499" w:rsidP="00BC2499">
      <w:pPr>
        <w:pStyle w:val="ListParagraph"/>
        <w:jc w:val="both"/>
      </w:pPr>
      <w:r>
        <w:br/>
      </w:r>
      <w:hyperlink r:id="rId16" w:history="1">
        <w:r w:rsidRPr="00D110DF">
          <w:rPr>
            <w:rStyle w:val="Hyperlink"/>
          </w:rPr>
          <w:t>https://developer.nvidia.com/cuda-downloads</w:t>
        </w:r>
      </w:hyperlink>
      <w:r>
        <w:br/>
      </w:r>
      <w:r>
        <w:br/>
      </w:r>
      <w:r>
        <w:rPr>
          <w:noProof/>
        </w:rPr>
        <w:drawing>
          <wp:inline distT="0" distB="0" distL="0" distR="0" wp14:anchorId="105BA9B6" wp14:editId="278A5468">
            <wp:extent cx="4974771" cy="2109303"/>
            <wp:effectExtent l="19050" t="0" r="16510" b="6915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re_3D_GPU.png"/>
                    <pic:cNvPicPr/>
                  </pic:nvPicPr>
                  <pic:blipFill>
                    <a:blip r:embed="rId17">
                      <a:extLst>
                        <a:ext uri="{28A0092B-C50C-407E-A947-70E740481C1C}">
                          <a14:useLocalDpi xmlns:a14="http://schemas.microsoft.com/office/drawing/2010/main" val="0"/>
                        </a:ext>
                      </a:extLst>
                    </a:blip>
                    <a:stretch>
                      <a:fillRect/>
                    </a:stretch>
                  </pic:blipFill>
                  <pic:spPr>
                    <a:xfrm>
                      <a:off x="0" y="0"/>
                      <a:ext cx="4988646" cy="211518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br/>
      </w:r>
      <w:r>
        <w:br/>
        <w:t>CUDA is required to compile the GPU executable in both Windows and Linux.  Please refer to CUDA Developer webpages to select an appropriate version for the desired platform.</w:t>
      </w:r>
      <w:r>
        <w:br/>
      </w:r>
      <w:r>
        <w:br/>
        <w:t xml:space="preserve">To install CUDA in Linux </w:t>
      </w:r>
      <w:r w:rsidRPr="004A0EBB">
        <w:rPr>
          <w:i/>
        </w:rPr>
        <w:t>root</w:t>
      </w:r>
      <w:r>
        <w:t>/</w:t>
      </w:r>
      <w:proofErr w:type="spellStart"/>
      <w:r w:rsidRPr="004A0EBB">
        <w:rPr>
          <w:i/>
        </w:rPr>
        <w:t>sudo</w:t>
      </w:r>
      <w:proofErr w:type="spellEnd"/>
      <w:r>
        <w:rPr>
          <w:i/>
        </w:rPr>
        <w:t>,</w:t>
      </w:r>
      <w:r>
        <w:t xml:space="preserve"> privileges are generally required.  In Windows, administrative access is required.</w:t>
      </w:r>
    </w:p>
    <w:p w14:paraId="70F81EB8" w14:textId="77777777" w:rsidR="00BC2499" w:rsidRDefault="00BC2499" w:rsidP="00BC2499">
      <w:pPr>
        <w:pStyle w:val="ListParagraph"/>
        <w:jc w:val="both"/>
      </w:pPr>
    </w:p>
    <w:p w14:paraId="79BF74FF" w14:textId="77777777" w:rsidR="00BC2499" w:rsidRDefault="00BC2499" w:rsidP="00BC2499">
      <w:pPr>
        <w:outlineLvl w:val="0"/>
      </w:pPr>
      <w:r>
        <w:rPr>
          <w:i/>
          <w:u w:val="single"/>
        </w:rPr>
        <w:t>Highly Recommended Software Tools</w:t>
      </w:r>
    </w:p>
    <w:p w14:paraId="40F85A17" w14:textId="77777777" w:rsidR="00BC2499" w:rsidRPr="00E835E1" w:rsidRDefault="00BC2499" w:rsidP="00BC2499">
      <w:pPr>
        <w:outlineLvl w:val="0"/>
        <w:rPr>
          <w:b/>
          <w:highlight w:val="yellow"/>
        </w:rPr>
      </w:pPr>
      <w:r w:rsidRPr="00E835E1">
        <w:rPr>
          <w:b/>
          <w:highlight w:val="yellow"/>
        </w:rPr>
        <w:t xml:space="preserve">NOTE: </w:t>
      </w:r>
    </w:p>
    <w:p w14:paraId="12A4FD26" w14:textId="77777777" w:rsidR="00BC2499" w:rsidRDefault="00BC2499" w:rsidP="00BC2499">
      <w:pPr>
        <w:jc w:val="both"/>
      </w:pPr>
      <w:r w:rsidRPr="00E835E1">
        <w:rPr>
          <w:highlight w:val="yellow"/>
        </w:rPr>
        <w:t>The</w:t>
      </w:r>
      <w:r>
        <w:rPr>
          <w:highlight w:val="yellow"/>
        </w:rPr>
        <w:t xml:space="preserve"> listed</w:t>
      </w:r>
      <w:r w:rsidRPr="00E835E1">
        <w:rPr>
          <w:highlight w:val="yellow"/>
        </w:rPr>
        <w:t xml:space="preserve"> programs are used in this manual and are generally considered </w:t>
      </w:r>
      <w:r w:rsidRPr="00E835E1">
        <w:rPr>
          <w:b/>
          <w:highlight w:val="yellow"/>
          <w:u w:val="single"/>
        </w:rPr>
        <w:t>necessary</w:t>
      </w:r>
      <w:r w:rsidRPr="00E835E1">
        <w:rPr>
          <w:highlight w:val="yellow"/>
        </w:rPr>
        <w:t>.</w:t>
      </w:r>
      <w:r>
        <w:br/>
      </w:r>
      <w:r>
        <w:br/>
      </w:r>
      <w:r w:rsidRPr="00472EEA">
        <w:rPr>
          <w:b/>
          <w:color w:val="FF0000"/>
        </w:rPr>
        <w:t>VMD</w:t>
      </w:r>
      <w:r>
        <w:br/>
      </w:r>
      <w:proofErr w:type="spellStart"/>
      <w:r>
        <w:t>VMD</w:t>
      </w:r>
      <w:proofErr w:type="spellEnd"/>
      <w:r>
        <w:t xml:space="preserve"> (Visual Molecular Dynamics</w:t>
      </w:r>
      <w:r w:rsidRPr="00F456E6">
        <w:t>)</w:t>
      </w:r>
      <w:r>
        <w:t xml:space="preserve"> is a 3-D visualization and manipulation engine for molecular systems written in C-language.  VMD is distributed and maintained by the </w:t>
      </w:r>
      <w:r w:rsidRPr="00F456E6">
        <w:t xml:space="preserve">University </w:t>
      </w:r>
      <w:r>
        <w:t xml:space="preserve">of Illinois at Urbana-Champaign.  Its sources and binaries are free to download.  It comes with a robust scripting engine, which is capable of running python and </w:t>
      </w:r>
      <w:proofErr w:type="spellStart"/>
      <w:r>
        <w:t>tcl</w:t>
      </w:r>
      <w:proofErr w:type="spellEnd"/>
      <w:r>
        <w:t xml:space="preserve"> scripts.</w:t>
      </w:r>
    </w:p>
    <w:p w14:paraId="5E9057A5" w14:textId="77777777" w:rsidR="00BC2499" w:rsidRDefault="00BC2499" w:rsidP="00BC2499">
      <w:r>
        <w:t>More info can be found here:</w:t>
      </w:r>
    </w:p>
    <w:p w14:paraId="627F41A9" w14:textId="77777777" w:rsidR="00BC2499" w:rsidRDefault="00587CB2" w:rsidP="00BC2499">
      <w:hyperlink r:id="rId18" w:history="1">
        <w:r w:rsidR="00BC2499" w:rsidRPr="00D110DF">
          <w:rPr>
            <w:rStyle w:val="Hyperlink"/>
          </w:rPr>
          <w:t>http://www.ks.uiuc.edu/Research/vmd/</w:t>
        </w:r>
      </w:hyperlink>
    </w:p>
    <w:p w14:paraId="4706DFBD" w14:textId="77777777" w:rsidR="00BC2499" w:rsidRDefault="00BC2499" w:rsidP="00BC2499">
      <w:r>
        <w:t>Although GOMC uses the same fundamental file types – PDB (coordinates) and PSF (topology) as VMD, it uses some special tricks to obey certain rules of those file formats.</w:t>
      </w:r>
      <w:r>
        <w:br/>
      </w:r>
      <w:r>
        <w:br/>
      </w:r>
      <w:r>
        <w:br/>
        <w:t xml:space="preserve">One useful purpose of VMD is visualization of your systems. </w:t>
      </w:r>
      <w:r>
        <w:br/>
      </w:r>
      <w:r>
        <w:br/>
      </w:r>
      <w:r>
        <w:rPr>
          <w:noProof/>
        </w:rPr>
        <w:drawing>
          <wp:inline distT="0" distB="0" distL="0" distR="0" wp14:anchorId="00D4D07C" wp14:editId="7F4EC915">
            <wp:extent cx="2710543" cy="2589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butane_Render.png"/>
                    <pic:cNvPicPr/>
                  </pic:nvPicPr>
                  <pic:blipFill>
                    <a:blip r:embed="rId19">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a:off x="0" y="0"/>
                      <a:ext cx="2710891" cy="2590117"/>
                    </a:xfrm>
                    <a:prstGeom prst="rect">
                      <a:avLst/>
                    </a:prstGeom>
                  </pic:spPr>
                </pic:pic>
              </a:graphicData>
            </a:graphic>
          </wp:inline>
        </w:drawing>
      </w:r>
      <w:r>
        <w:br/>
        <w:t xml:space="preserve">Figure:  A system of united atom isobutane molecules </w:t>
      </w:r>
    </w:p>
    <w:p w14:paraId="6DC22C5A" w14:textId="77777777" w:rsidR="00BC2499" w:rsidRDefault="00BC2499" w:rsidP="00BC2499">
      <w:pPr>
        <w:jc w:val="both"/>
      </w:pPr>
      <w:r>
        <w:t xml:space="preserve">Nonetheless, the most critical part of VMD is a tool called </w:t>
      </w:r>
      <w:proofErr w:type="spellStart"/>
      <w:r>
        <w:t>PSFGen</w:t>
      </w:r>
      <w:proofErr w:type="spellEnd"/>
      <w:r>
        <w:t xml:space="preserve">.  </w:t>
      </w:r>
      <w:proofErr w:type="spellStart"/>
      <w:r>
        <w:t>PSFGen</w:t>
      </w:r>
      <w:proofErr w:type="spellEnd"/>
      <w:r>
        <w:t xml:space="preserve"> uses a </w:t>
      </w:r>
      <w:proofErr w:type="spellStart"/>
      <w:r>
        <w:t>tcl</w:t>
      </w:r>
      <w:proofErr w:type="spellEnd"/>
      <w:r>
        <w:t xml:space="preserve"> or python script to generate a PDB and PSF file for a system of one or more molecules.  It is, perhaps, the most convenient way to generate a compliant PSF file.</w:t>
      </w:r>
    </w:p>
    <w:p w14:paraId="4D2C589A" w14:textId="77777777" w:rsidR="00BC2499" w:rsidRDefault="00BC2499" w:rsidP="00BC2499">
      <w:pPr>
        <w:jc w:val="both"/>
      </w:pPr>
      <w:r>
        <w:lastRenderedPageBreak/>
        <w:br/>
      </w:r>
      <w:r>
        <w:rPr>
          <w:noProof/>
        </w:rPr>
        <w:drawing>
          <wp:inline distT="0" distB="0" distL="0" distR="0" wp14:anchorId="0C8538FF" wp14:editId="6DE85225">
            <wp:extent cx="4441371" cy="2516175"/>
            <wp:effectExtent l="0" t="0" r="0" b="0"/>
            <wp:docPr id="29" name="Picture 29" descr="Flowchart indicating the role of files as used by VMD, NAMD, and psf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wchart indicating the role of files as used by VMD, NAMD, and psfg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1606" cy="2516308"/>
                    </a:xfrm>
                    <a:prstGeom prst="rect">
                      <a:avLst/>
                    </a:prstGeom>
                    <a:noFill/>
                    <a:ln>
                      <a:noFill/>
                    </a:ln>
                  </pic:spPr>
                </pic:pic>
              </a:graphicData>
            </a:graphic>
          </wp:inline>
        </w:drawing>
      </w:r>
    </w:p>
    <w:p w14:paraId="394FF8F7" w14:textId="77777777" w:rsidR="00BC2499" w:rsidRDefault="00BC2499" w:rsidP="00BC2499">
      <w:r>
        <w:t xml:space="preserve">FIGURE: An overview of the </w:t>
      </w:r>
      <w:proofErr w:type="spellStart"/>
      <w:r>
        <w:t>PSFGen</w:t>
      </w:r>
      <w:proofErr w:type="spellEnd"/>
      <w:r>
        <w:t xml:space="preserve"> file generation process and its relationship to VMD/NAMD</w:t>
      </w:r>
      <w:r>
        <w:br/>
      </w:r>
    </w:p>
    <w:p w14:paraId="4C0F0095" w14:textId="77777777" w:rsidR="00BC2499" w:rsidRDefault="00BC2499" w:rsidP="00BC2499">
      <w:r>
        <w:t xml:space="preserve">To read more about </w:t>
      </w:r>
      <w:proofErr w:type="spellStart"/>
      <w:r>
        <w:t>PSFGen</w:t>
      </w:r>
      <w:proofErr w:type="spellEnd"/>
      <w:r>
        <w:t>, reference:</w:t>
      </w:r>
      <w:r>
        <w:br/>
      </w:r>
      <w:r>
        <w:br/>
        <w:t>Plugin homepage @ UIUC</w:t>
      </w:r>
      <w:r>
        <w:br/>
      </w:r>
      <w:hyperlink r:id="rId21" w:history="1">
        <w:r w:rsidRPr="00D110DF">
          <w:rPr>
            <w:rStyle w:val="Hyperlink"/>
          </w:rPr>
          <w:t>http://www.ks.uiuc.edu/Research/vmd/plugins/psfgen/</w:t>
        </w:r>
      </w:hyperlink>
      <w:r>
        <w:br/>
      </w:r>
      <w:r>
        <w:br/>
        <w:t>“</w:t>
      </w:r>
      <w:r w:rsidRPr="00E17D62">
        <w:t>Generating a Protein Structure File (PSF)</w:t>
      </w:r>
      <w:r>
        <w:t>”, part of the NAMD Tutorial from UIUC</w:t>
      </w:r>
      <w:r>
        <w:br/>
      </w:r>
      <w:hyperlink r:id="rId22" w:history="1">
        <w:r w:rsidRPr="00D110DF">
          <w:rPr>
            <w:rStyle w:val="Hyperlink"/>
          </w:rPr>
          <w:t>http://www.ks.uiuc.edu/Training/Tutorials/namd/namd-tutorial-html/node6.html</w:t>
        </w:r>
      </w:hyperlink>
    </w:p>
    <w:p w14:paraId="769640B2" w14:textId="77777777" w:rsidR="00BC2499" w:rsidRDefault="00BC2499" w:rsidP="00BC2499">
      <w:r>
        <w:t>In-Depth Overview [PDF]</w:t>
      </w:r>
      <w:r>
        <w:br/>
      </w:r>
      <w:hyperlink r:id="rId23" w:history="1">
        <w:r w:rsidRPr="00D110DF">
          <w:rPr>
            <w:rStyle w:val="Hyperlink"/>
          </w:rPr>
          <w:t>http://www.ks.uiuc.edu/Research/vmd/plugins/psfgen/ug.pdf</w:t>
        </w:r>
      </w:hyperlink>
    </w:p>
    <w:p w14:paraId="7D3CF46E" w14:textId="77777777" w:rsidR="00BC2499" w:rsidRDefault="00BC2499" w:rsidP="00BC2499"/>
    <w:p w14:paraId="267A2543" w14:textId="77777777" w:rsidR="00BC2499" w:rsidRDefault="00BC2499" w:rsidP="00BC2499">
      <w:pPr>
        <w:jc w:val="both"/>
      </w:pPr>
      <w:proofErr w:type="spellStart"/>
      <w:r w:rsidRPr="00985402">
        <w:rPr>
          <w:b/>
          <w:color w:val="FF0000"/>
        </w:rPr>
        <w:t>Packmol</w:t>
      </w:r>
      <w:proofErr w:type="spellEnd"/>
      <w:r w:rsidRPr="00911500">
        <w:rPr>
          <w:b/>
        </w:rPr>
        <w:br/>
      </w:r>
      <w:r>
        <w:rPr>
          <w:b/>
        </w:rPr>
        <w:br/>
      </w:r>
      <w:proofErr w:type="spellStart"/>
      <w:r>
        <w:t>Packmol</w:t>
      </w:r>
      <w:proofErr w:type="spellEnd"/>
      <w:r>
        <w:t xml:space="preserve"> is a molecule packing tool created by </w:t>
      </w:r>
      <w:r w:rsidRPr="00985402">
        <w:t xml:space="preserve">José Mario </w:t>
      </w:r>
      <w:proofErr w:type="spellStart"/>
      <w:r w:rsidRPr="00985402">
        <w:t>Martínez</w:t>
      </w:r>
      <w:proofErr w:type="spellEnd"/>
      <w:r>
        <w:t xml:space="preserve">, a professor of mathematics at the </w:t>
      </w:r>
      <w:r w:rsidRPr="00985402">
        <w:t>State University of Campinas</w:t>
      </w:r>
      <w:r>
        <w:t>, Brazil.  It is written in Fortran and is free to download.  More information is available on their homepage:</w:t>
      </w:r>
    </w:p>
    <w:p w14:paraId="36F43436" w14:textId="77777777" w:rsidR="00BC2499" w:rsidRDefault="00587CB2" w:rsidP="00BC2499">
      <w:hyperlink r:id="rId24" w:history="1">
        <w:r w:rsidR="00BC2499" w:rsidRPr="00D110DF">
          <w:rPr>
            <w:rStyle w:val="Hyperlink"/>
          </w:rPr>
          <w:t>http://www.ime.unicamp.br/~martinez/packmol/</w:t>
        </w:r>
      </w:hyperlink>
    </w:p>
    <w:p w14:paraId="5183D049" w14:textId="77777777" w:rsidR="00BC2499" w:rsidRDefault="00BC2499" w:rsidP="00BC2499">
      <w:pPr>
        <w:jc w:val="both"/>
      </w:pPr>
      <w:r>
        <w:t xml:space="preserve">To compile it, a Fortran language compiler is needed, such as </w:t>
      </w:r>
      <w:proofErr w:type="spellStart"/>
      <w:r>
        <w:t>gfortran</w:t>
      </w:r>
      <w:proofErr w:type="spellEnd"/>
      <w:r>
        <w:t>.  Many Linux distributions no longer come with Fortran compilers</w:t>
      </w:r>
      <w:r w:rsidRPr="000258B7">
        <w:t xml:space="preserve"> </w:t>
      </w:r>
      <w:r>
        <w:t>automatically, so this may need to be installed additionally.</w:t>
      </w:r>
    </w:p>
    <w:p w14:paraId="48DA6419" w14:textId="77777777" w:rsidR="00BC2499" w:rsidRDefault="00BC2499" w:rsidP="00BC2499">
      <w:pPr>
        <w:jc w:val="both"/>
      </w:pPr>
      <w:proofErr w:type="spellStart"/>
      <w:r>
        <w:lastRenderedPageBreak/>
        <w:t>Packmol</w:t>
      </w:r>
      <w:proofErr w:type="spellEnd"/>
      <w:r>
        <w:t xml:space="preserve"> allows a specified number of molecules to be packed at defined separating distances within a certain region of space.  One of </w:t>
      </w:r>
      <w:proofErr w:type="spellStart"/>
      <w:r>
        <w:t>Packmol’s</w:t>
      </w:r>
      <w:proofErr w:type="spellEnd"/>
      <w:r>
        <w:t xml:space="preserve"> limitations is that it is unaware of topology; it treats each molecule or group of molecules as a rigid set of points.  </w:t>
      </w:r>
    </w:p>
    <w:p w14:paraId="7D3EFC47" w14:textId="77777777" w:rsidR="00BC2499" w:rsidRDefault="00BC2499" w:rsidP="00BC2499">
      <w:pPr>
        <w:jc w:val="both"/>
      </w:pPr>
      <w:r w:rsidRPr="00AB19CC">
        <w:rPr>
          <w:i/>
          <w:highlight w:val="yellow"/>
        </w:rPr>
        <w:t>WARNING</w:t>
      </w:r>
      <w:r>
        <w:rPr>
          <w:highlight w:val="yellow"/>
        </w:rPr>
        <w:br/>
      </w:r>
      <w:r w:rsidRPr="00AB19CC">
        <w:rPr>
          <w:highlight w:val="yellow"/>
        </w:rPr>
        <w:t xml:space="preserve">Another more serious limitation is that it is not aware of periodic boundary conditions (PBC).  As a result, when using </w:t>
      </w:r>
      <w:proofErr w:type="spellStart"/>
      <w:r>
        <w:rPr>
          <w:highlight w:val="yellow"/>
        </w:rPr>
        <w:t>P</w:t>
      </w:r>
      <w:r w:rsidRPr="00AB19CC">
        <w:rPr>
          <w:highlight w:val="yellow"/>
        </w:rPr>
        <w:t>ackmol</w:t>
      </w:r>
      <w:proofErr w:type="spellEnd"/>
      <w:r w:rsidRPr="00AB19CC">
        <w:rPr>
          <w:highlight w:val="yellow"/>
        </w:rPr>
        <w:t xml:space="preserve"> to pack PDBs for GOMC, it i</w:t>
      </w:r>
      <w:r>
        <w:rPr>
          <w:highlight w:val="yellow"/>
        </w:rPr>
        <w:t xml:space="preserve">s recommended to pack to a box 1 </w:t>
      </w:r>
      <w:r w:rsidRPr="00AB19CC">
        <w:rPr>
          <w:highlight w:val="yellow"/>
        </w:rPr>
        <w:t>Angstroms smaller than the simulation box size.  This prevents hard overlaps over the periodic boundary.</w:t>
      </w:r>
    </w:p>
    <w:p w14:paraId="746130E4" w14:textId="77777777" w:rsidR="00BC2499" w:rsidRDefault="00BC2499" w:rsidP="00BC2499"/>
    <w:p w14:paraId="4F9D99D5" w14:textId="77777777" w:rsidR="00BC2499" w:rsidRDefault="00BC2499" w:rsidP="00BC2499">
      <w:pPr>
        <w:outlineLvl w:val="0"/>
      </w:pPr>
      <w:r>
        <w:rPr>
          <w:i/>
          <w:u w:val="single"/>
        </w:rPr>
        <w:t>Other Useful Software Tools</w:t>
      </w:r>
    </w:p>
    <w:p w14:paraId="6C2355B8" w14:textId="77777777" w:rsidR="00BC2499" w:rsidRPr="00844BA4" w:rsidRDefault="00BC2499" w:rsidP="00BC2499">
      <w:pPr>
        <w:outlineLvl w:val="0"/>
        <w:rPr>
          <w:b/>
          <w:color w:val="000000" w:themeColor="text1"/>
        </w:rPr>
      </w:pPr>
      <w:r w:rsidRPr="00844BA4">
        <w:rPr>
          <w:b/>
          <w:color w:val="000000" w:themeColor="text1"/>
        </w:rPr>
        <w:t>Grace</w:t>
      </w:r>
    </w:p>
    <w:p w14:paraId="229C6FC7" w14:textId="77777777" w:rsidR="00BC2499" w:rsidRDefault="00BC2499" w:rsidP="00BC2499">
      <w:pPr>
        <w:jc w:val="both"/>
      </w:pPr>
      <w:r>
        <w:t xml:space="preserve">Grace is a piece of graphing software written and maintained by the </w:t>
      </w:r>
      <w:r w:rsidRPr="00D36C03">
        <w:t>Weizmann Institute of Scie</w:t>
      </w:r>
      <w:r>
        <w:t>nce's Plasma Laboratory (</w:t>
      </w:r>
      <w:proofErr w:type="spellStart"/>
      <w:r>
        <w:t>Rehovot</w:t>
      </w:r>
      <w:proofErr w:type="spellEnd"/>
      <w:r w:rsidRPr="00D36C03">
        <w:t>, Israel)</w:t>
      </w:r>
      <w:r>
        <w:t>.  Mostly used in Linux, it can also be compiled in Windows.  The developers warn it may be missing some functionality.</w:t>
      </w:r>
    </w:p>
    <w:p w14:paraId="6678E98D" w14:textId="77777777" w:rsidR="00BC2499" w:rsidRDefault="00BC2499" w:rsidP="00BC2499">
      <w:r>
        <w:rPr>
          <w:noProof/>
        </w:rPr>
        <w:drawing>
          <wp:inline distT="0" distB="0" distL="0" distR="0" wp14:anchorId="04A44889" wp14:editId="2D7F633F">
            <wp:extent cx="4288790" cy="1807210"/>
            <wp:effectExtent l="0" t="0" r="0" b="2540"/>
            <wp:docPr id="30" name="Picture 30" descr="Grace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ce Hom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8790" cy="1807210"/>
                    </a:xfrm>
                    <a:prstGeom prst="rect">
                      <a:avLst/>
                    </a:prstGeom>
                    <a:noFill/>
                    <a:ln>
                      <a:noFill/>
                    </a:ln>
                  </pic:spPr>
                </pic:pic>
              </a:graphicData>
            </a:graphic>
          </wp:inline>
        </w:drawing>
      </w:r>
    </w:p>
    <w:p w14:paraId="47A4B245" w14:textId="77777777" w:rsidR="00BC2499" w:rsidRDefault="00BC2499" w:rsidP="00BC2499">
      <w:r>
        <w:t>In-depth information and the source can be found on the project page, here:</w:t>
      </w:r>
    </w:p>
    <w:p w14:paraId="1457D810" w14:textId="77777777" w:rsidR="00BC2499" w:rsidRDefault="00587CB2" w:rsidP="00BC2499">
      <w:hyperlink r:id="rId26" w:history="1">
        <w:r w:rsidR="00BC2499" w:rsidRPr="00D110DF">
          <w:rPr>
            <w:rStyle w:val="Hyperlink"/>
          </w:rPr>
          <w:t>http://plasma-gate.weizmann.ac.il/Grace/</w:t>
        </w:r>
      </w:hyperlink>
    </w:p>
    <w:p w14:paraId="09088CDF" w14:textId="77777777" w:rsidR="00BC2499" w:rsidRDefault="00BC2499" w:rsidP="00BC2499">
      <w:pPr>
        <w:jc w:val="both"/>
      </w:pPr>
      <w:r>
        <w:t>When compiled, Grace’s executable in Linux is typically named “</w:t>
      </w:r>
      <w:proofErr w:type="spellStart"/>
      <w:r>
        <w:t>xmgrace</w:t>
      </w:r>
      <w:proofErr w:type="spellEnd"/>
      <w:r>
        <w:t>”.  This tool allows the production of high quality, precise line and dot graphs, ideal for visualizing much of the thermodynamic data from the GOMC engine.  Below is an example of the results of simulations of saturated VLE densities of linear alkanes produced with Grace.</w:t>
      </w:r>
    </w:p>
    <w:p w14:paraId="2810FD30" w14:textId="77777777" w:rsidR="00BC2499" w:rsidRPr="00844BA4" w:rsidRDefault="00BC2499" w:rsidP="00BC2499">
      <w:pPr>
        <w:jc w:val="both"/>
        <w:rPr>
          <w:noProof/>
        </w:rPr>
      </w:pPr>
      <w:r>
        <w:lastRenderedPageBreak/>
        <w:br/>
      </w:r>
      <w:r>
        <w:rPr>
          <w:noProof/>
        </w:rPr>
        <w:drawing>
          <wp:inline distT="0" distB="0" distL="0" distR="0" wp14:anchorId="0B0F3990" wp14:editId="621FFC56">
            <wp:extent cx="3930650" cy="303877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kanes-all.png"/>
                    <pic:cNvPicPr/>
                  </pic:nvPicPr>
                  <pic:blipFill rotWithShape="1">
                    <a:blip r:embed="rId27" cstate="print">
                      <a:extLst>
                        <a:ext uri="{28A0092B-C50C-407E-A947-70E740481C1C}">
                          <a14:useLocalDpi xmlns:a14="http://schemas.microsoft.com/office/drawing/2010/main" val="0"/>
                        </a:ext>
                      </a:extLst>
                    </a:blip>
                    <a:srcRect l="1649" t="5555" r="9501" b="3865"/>
                    <a:stretch/>
                  </pic:blipFill>
                  <pic:spPr bwMode="auto">
                    <a:xfrm>
                      <a:off x="0" y="0"/>
                      <a:ext cx="3933563" cy="304102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2ECDDA6D" w14:textId="77777777" w:rsidR="00BC2499" w:rsidRPr="00844BA4" w:rsidRDefault="00BC2499" w:rsidP="00BC2499">
      <w:pPr>
        <w:outlineLvl w:val="0"/>
        <w:rPr>
          <w:b/>
          <w:color w:val="000000" w:themeColor="text1"/>
        </w:rPr>
      </w:pPr>
      <w:r w:rsidRPr="00844BA4">
        <w:rPr>
          <w:b/>
          <w:color w:val="000000" w:themeColor="text1"/>
        </w:rPr>
        <w:t>Cygwin</w:t>
      </w:r>
    </w:p>
    <w:p w14:paraId="2A416615" w14:textId="77777777" w:rsidR="00BC2499" w:rsidRDefault="00BC2499" w:rsidP="00BC2499">
      <w:r>
        <w:t xml:space="preserve">Cygwin is one option to assist in building and visualizing systems in Windows.  It provides Microsoft Windows users with a Unix-like environment and command-line interface, and offers Windows-compatible ports of common Linux applications. </w:t>
      </w:r>
    </w:p>
    <w:p w14:paraId="29F60F58" w14:textId="77777777" w:rsidR="00BC2499" w:rsidRDefault="00587CB2" w:rsidP="00BC2499">
      <w:hyperlink r:id="rId28" w:history="1">
        <w:r w:rsidR="00BC2499" w:rsidRPr="00D110DF">
          <w:rPr>
            <w:rStyle w:val="Hyperlink"/>
          </w:rPr>
          <w:t>https://cygwin.com/</w:t>
        </w:r>
      </w:hyperlink>
    </w:p>
    <w:p w14:paraId="5FB76308" w14:textId="77777777" w:rsidR="00BC2499" w:rsidRDefault="00BC2499" w:rsidP="00BC2499">
      <w:r>
        <w:rPr>
          <w:noProof/>
        </w:rPr>
        <w:drawing>
          <wp:inline distT="0" distB="0" distL="0" distR="0" wp14:anchorId="002063D6" wp14:editId="75A2AE21">
            <wp:extent cx="2177143" cy="2177143"/>
            <wp:effectExtent l="0" t="0" r="0" b="0"/>
            <wp:docPr id="32" name="Picture 32" descr="File:Cygwin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Cygwin logo.sv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7143" cy="2177143"/>
                    </a:xfrm>
                    <a:prstGeom prst="rect">
                      <a:avLst/>
                    </a:prstGeom>
                    <a:noFill/>
                    <a:ln>
                      <a:noFill/>
                    </a:ln>
                  </pic:spPr>
                </pic:pic>
              </a:graphicData>
            </a:graphic>
          </wp:inline>
        </w:drawing>
      </w:r>
    </w:p>
    <w:p w14:paraId="195F0F5D" w14:textId="77777777" w:rsidR="00BC2499" w:rsidRDefault="00BC2499" w:rsidP="00BC2499">
      <w:pPr>
        <w:jc w:val="both"/>
        <w:rPr>
          <w:b/>
          <w:sz w:val="28"/>
        </w:rPr>
      </w:pPr>
      <w:r>
        <w:t xml:space="preserve">The software is a free and open source, licensed under the </w:t>
      </w:r>
      <w:r w:rsidRPr="00844837">
        <w:t>GNU General Public License version 3</w:t>
      </w:r>
      <w:r>
        <w:t>.  Its primary maintainers are Red Hat Inc. and NetApp.  One of the most impressive abilities of Cygwin is its ability to launch a full Windows-compatible X-server Window, which allows convenient visualization of Linux app GUIs.  It is compatible with the Grace graphing software.  In practice, this package behaves most analogously to a Linux virtual machine in Windows.</w:t>
      </w:r>
    </w:p>
    <w:p w14:paraId="6EDD1403" w14:textId="77777777" w:rsidR="00BC2499" w:rsidRDefault="00BC2499" w:rsidP="00BC2499">
      <w:pPr>
        <w:outlineLvl w:val="0"/>
        <w:rPr>
          <w:b/>
          <w:sz w:val="28"/>
        </w:rPr>
      </w:pPr>
      <w:r>
        <w:rPr>
          <w:b/>
          <w:sz w:val="28"/>
        </w:rPr>
        <w:lastRenderedPageBreak/>
        <w:t>Compiling GOMC</w:t>
      </w:r>
    </w:p>
    <w:p w14:paraId="32559DE5" w14:textId="77777777" w:rsidR="00BC2499" w:rsidRPr="000E2C14" w:rsidRDefault="00BC2499" w:rsidP="00BC2499">
      <w:pPr>
        <w:outlineLvl w:val="0"/>
        <w:rPr>
          <w:i/>
          <w:u w:val="single"/>
        </w:rPr>
      </w:pPr>
      <w:r w:rsidRPr="000E2C14">
        <w:rPr>
          <w:i/>
          <w:u w:val="single"/>
        </w:rPr>
        <w:t>Extracting the Code</w:t>
      </w:r>
    </w:p>
    <w:p w14:paraId="199715C3" w14:textId="77777777" w:rsidR="00BC2499" w:rsidRDefault="00BC2499" w:rsidP="00BC2499">
      <w:pPr>
        <w:jc w:val="both"/>
      </w:pPr>
      <w:r>
        <w:t>GOMC is distributed as a compressed folder, containing the source and build system.  To compile the code after downloading it, the first step is to extract the compressed build folder.</w:t>
      </w:r>
    </w:p>
    <w:p w14:paraId="542A9CD3" w14:textId="77777777" w:rsidR="00BC2499" w:rsidRDefault="00BC2499" w:rsidP="00BC2499">
      <w:pPr>
        <w:jc w:val="both"/>
      </w:pPr>
      <w:r>
        <w:t xml:space="preserve">In Windows, the folder for the GPU code is compressed using a standard *.zip file format.  To unzip simply use a utility like </w:t>
      </w:r>
      <w:proofErr w:type="spellStart"/>
      <w:r>
        <w:t>Peazip</w:t>
      </w:r>
      <w:proofErr w:type="spellEnd"/>
      <w:r>
        <w:t>:</w:t>
      </w:r>
    </w:p>
    <w:p w14:paraId="01CF3355" w14:textId="77777777" w:rsidR="00BC2499" w:rsidRDefault="00587CB2" w:rsidP="00BC2499">
      <w:hyperlink r:id="rId30" w:history="1">
        <w:r w:rsidR="00BC2499" w:rsidRPr="00D110DF">
          <w:rPr>
            <w:rStyle w:val="Hyperlink"/>
          </w:rPr>
          <w:t>http://peazip.sourceforge.net/</w:t>
        </w:r>
      </w:hyperlink>
    </w:p>
    <w:p w14:paraId="04F0EDD8" w14:textId="77777777" w:rsidR="00BC2499" w:rsidRDefault="00BC2499" w:rsidP="00BC2499">
      <w:pPr>
        <w:outlineLvl w:val="0"/>
      </w:pPr>
      <w:r>
        <w:t xml:space="preserve">Below is an example of what the downloaded code looks like when unzipping in </w:t>
      </w:r>
      <w:proofErr w:type="spellStart"/>
      <w:r>
        <w:t>Peazip</w:t>
      </w:r>
      <w:proofErr w:type="spellEnd"/>
      <w:r>
        <w:t>.</w:t>
      </w:r>
    </w:p>
    <w:p w14:paraId="29E12029" w14:textId="77777777" w:rsidR="00BC2499" w:rsidRDefault="00BC2499" w:rsidP="00BC2499">
      <w:r>
        <w:rPr>
          <w:noProof/>
        </w:rPr>
        <w:drawing>
          <wp:inline distT="0" distB="0" distL="0" distR="0" wp14:anchorId="7CFF1A54" wp14:editId="61A1F7C8">
            <wp:extent cx="5943600" cy="35674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567430"/>
                    </a:xfrm>
                    <a:prstGeom prst="rect">
                      <a:avLst/>
                    </a:prstGeom>
                  </pic:spPr>
                </pic:pic>
              </a:graphicData>
            </a:graphic>
          </wp:inline>
        </w:drawing>
      </w:r>
    </w:p>
    <w:p w14:paraId="3C9B8134" w14:textId="77777777" w:rsidR="00BC2499" w:rsidRDefault="00BC2499" w:rsidP="00BC2499">
      <w:r>
        <w:rPr>
          <w:noProof/>
        </w:rPr>
        <mc:AlternateContent>
          <mc:Choice Requires="wps">
            <w:drawing>
              <wp:anchor distT="0" distB="0" distL="114300" distR="114300" simplePos="0" relativeHeight="251671552" behindDoc="0" locked="0" layoutInCell="1" allowOverlap="1" wp14:anchorId="1DABA9D2" wp14:editId="5D9EA1EC">
                <wp:simplePos x="0" y="0"/>
                <wp:positionH relativeFrom="column">
                  <wp:posOffset>-1</wp:posOffset>
                </wp:positionH>
                <wp:positionV relativeFrom="paragraph">
                  <wp:posOffset>467360</wp:posOffset>
                </wp:positionV>
                <wp:extent cx="2939143" cy="293370"/>
                <wp:effectExtent l="0" t="0" r="13970" b="11430"/>
                <wp:wrapNone/>
                <wp:docPr id="34" name="Rectangle 34"/>
                <wp:cNvGraphicFramePr/>
                <a:graphic xmlns:a="http://schemas.openxmlformats.org/drawingml/2006/main">
                  <a:graphicData uri="http://schemas.microsoft.com/office/word/2010/wordprocessingShape">
                    <wps:wsp>
                      <wps:cNvSpPr/>
                      <wps:spPr>
                        <a:xfrm>
                          <a:off x="0" y="0"/>
                          <a:ext cx="2939143" cy="293370"/>
                        </a:xfrm>
                        <a:prstGeom prst="rect">
                          <a:avLst/>
                        </a:prstGeom>
                        <a:solidFill>
                          <a:schemeClr val="accent1">
                            <a:lumMod val="20000"/>
                            <a:lumOff val="80000"/>
                          </a:schemeClr>
                        </a:solidFill>
                        <a:ln>
                          <a:solidFill>
                            <a:schemeClr val="accent1">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56E3EA88" w14:textId="77777777" w:rsidR="00587CB2" w:rsidRDefault="00587CB2" w:rsidP="00BC2499">
                            <w:r>
                              <w:t>tar –</w:t>
                            </w:r>
                            <w:proofErr w:type="spellStart"/>
                            <w:proofErr w:type="gramStart"/>
                            <w:r>
                              <w:t>xzvf</w:t>
                            </w:r>
                            <w:proofErr w:type="spellEnd"/>
                            <w:r>
                              <w:t xml:space="preserve">  &lt;</w:t>
                            </w:r>
                            <w:proofErr w:type="gramEnd"/>
                            <w:r>
                              <w:t>file name&gt;.tar.gz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BA9D2" id="Rectangle 34" o:spid="_x0000_s1032" style="position:absolute;margin-left:0;margin-top:36.8pt;width:231.45pt;height:23.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" fillcolor="#deeaf6 [660]" strokecolor="#deeaf6 [660]" strokeweight="1pt">
                <v:textbox>
                  <w:txbxContent>
                    <w:p w14:paraId="56E3EA88" w14:textId="77777777" w:rsidR="00587CB2" w:rsidRDefault="00587CB2" w:rsidP="00BC2499">
                      <w:r>
                        <w:t>tar –</w:t>
                      </w:r>
                      <w:proofErr w:type="spellStart"/>
                      <w:proofErr w:type="gramStart"/>
                      <w:r>
                        <w:t>xzvf</w:t>
                      </w:r>
                      <w:proofErr w:type="spellEnd"/>
                      <w:r>
                        <w:t xml:space="preserve">  &lt;</w:t>
                      </w:r>
                      <w:proofErr w:type="gramEnd"/>
                      <w:r>
                        <w:t>file name&gt;.tar.gz</w:t>
                      </w:r>
                    </w:p>
                  </w:txbxContent>
                </v:textbox>
              </v:rect>
            </w:pict>
          </mc:Fallback>
        </mc:AlternateContent>
      </w:r>
      <w:r>
        <w:t xml:space="preserve">In Linux, the GPU and Serial codes are compressed using </w:t>
      </w:r>
      <w:proofErr w:type="spellStart"/>
      <w:r>
        <w:t>gzip</w:t>
      </w:r>
      <w:proofErr w:type="spellEnd"/>
      <w:r>
        <w:t xml:space="preserve"> and tar (*.tar.gz).  To extract, simply move to the desire folder and </w:t>
      </w:r>
      <w:commentRangeStart w:id="0"/>
      <w:r>
        <w:t>type</w:t>
      </w:r>
      <w:commentRangeEnd w:id="0"/>
      <w:r>
        <w:rPr>
          <w:rStyle w:val="CommentReference"/>
        </w:rPr>
        <w:commentReference w:id="0"/>
      </w:r>
      <w:r>
        <w:t xml:space="preserve"> in the command line:</w:t>
      </w:r>
    </w:p>
    <w:p w14:paraId="34B87AF3" w14:textId="77777777" w:rsidR="00BC2499" w:rsidRDefault="00BC2499" w:rsidP="00BC2499"/>
    <w:p w14:paraId="24519059" w14:textId="77777777" w:rsidR="00BC2499" w:rsidRDefault="00BC2499" w:rsidP="00BC2499"/>
    <w:p w14:paraId="681B7887" w14:textId="77777777" w:rsidR="00BC2499" w:rsidRDefault="00BC2499" w:rsidP="00BC2499"/>
    <w:p w14:paraId="00EBB6DA" w14:textId="77777777" w:rsidR="00BC2499" w:rsidRDefault="00BC2499" w:rsidP="00BC2499"/>
    <w:p w14:paraId="6DD27A92" w14:textId="77777777" w:rsidR="00BC2499" w:rsidRDefault="00BC2499" w:rsidP="00BC2499"/>
    <w:p w14:paraId="3EB527C7" w14:textId="77777777" w:rsidR="00BC2499" w:rsidRDefault="00BC2499" w:rsidP="00BC2499">
      <w:pPr>
        <w:outlineLvl w:val="0"/>
        <w:rPr>
          <w:u w:val="single"/>
        </w:rPr>
      </w:pPr>
      <w:r w:rsidRPr="000E2C14">
        <w:rPr>
          <w:i/>
          <w:u w:val="single"/>
        </w:rPr>
        <w:lastRenderedPageBreak/>
        <w:t>Compiling the Code</w:t>
      </w:r>
    </w:p>
    <w:p w14:paraId="46C3E285" w14:textId="77777777" w:rsidR="00BC2499" w:rsidRDefault="00BC2499" w:rsidP="00BC2499">
      <w:pPr>
        <w:outlineLvl w:val="0"/>
        <w:rPr>
          <w:u w:val="single"/>
        </w:rPr>
      </w:pPr>
      <w:r>
        <w:rPr>
          <w:i/>
          <w:u w:val="single"/>
        </w:rPr>
        <w:t xml:space="preserve">GPU Code: </w:t>
      </w:r>
    </w:p>
    <w:p w14:paraId="63D5F15D" w14:textId="77777777" w:rsidR="00BC2499" w:rsidRDefault="00BC2499" w:rsidP="00BC2499"/>
    <w:p w14:paraId="21996FF4" w14:textId="77777777" w:rsidR="00BC2499" w:rsidRDefault="00BC2499" w:rsidP="00BC2499">
      <w:r>
        <w:t>Compilation on Windows:</w:t>
      </w:r>
    </w:p>
    <w:p w14:paraId="16689E16" w14:textId="77777777" w:rsidR="00BC2499" w:rsidRDefault="00BC2499" w:rsidP="00BC2499">
      <w:pPr>
        <w:jc w:val="both"/>
      </w:pPr>
      <w:r>
        <w:t xml:space="preserve">Once the code is extracted, to compile it on Windows, you need to load the project into Visual Studio by opening the extracted folder and double clicking on the solution file of the desired Visual Studio version.  After the solution is opened in Visual Studio, go to the “Build” menu and select “Build solution” to compile the code. You can compile either with release mode or with debug mode by selecting the desired mode from the “Solution Configuration” drop box. </w:t>
      </w:r>
    </w:p>
    <w:p w14:paraId="46857F8B" w14:textId="77777777" w:rsidR="00BC2499" w:rsidRDefault="00BC2499" w:rsidP="00BC2499">
      <w:r>
        <w:t>To run the project, simply click the run button or hit F5 on the keyboard.</w:t>
      </w:r>
    </w:p>
    <w:p w14:paraId="0A7AD144" w14:textId="77777777" w:rsidR="00BC2499" w:rsidRDefault="00BC2499" w:rsidP="00BC2499"/>
    <w:p w14:paraId="24BAC20C" w14:textId="77777777" w:rsidR="00BC2499" w:rsidRDefault="00BC2499" w:rsidP="00BC2499">
      <w:r>
        <w:t xml:space="preserve">Compilation on Linux: </w:t>
      </w:r>
    </w:p>
    <w:p w14:paraId="2BB2FD82" w14:textId="77777777" w:rsidR="00BC2499" w:rsidRDefault="00BC2499" w:rsidP="00BC2499">
      <w:r>
        <w:rPr>
          <w:noProof/>
        </w:rPr>
        <mc:AlternateContent>
          <mc:Choice Requires="wps">
            <w:drawing>
              <wp:anchor distT="0" distB="0" distL="114300" distR="114300" simplePos="0" relativeHeight="251688960" behindDoc="0" locked="0" layoutInCell="1" allowOverlap="1" wp14:anchorId="29B6C343" wp14:editId="636DA3B9">
                <wp:simplePos x="0" y="0"/>
                <wp:positionH relativeFrom="column">
                  <wp:posOffset>-26035</wp:posOffset>
                </wp:positionH>
                <wp:positionV relativeFrom="paragraph">
                  <wp:posOffset>256540</wp:posOffset>
                </wp:positionV>
                <wp:extent cx="1099185" cy="293370"/>
                <wp:effectExtent l="0" t="0" r="24765" b="11430"/>
                <wp:wrapNone/>
                <wp:docPr id="2" name="Rectangle 2"/>
                <wp:cNvGraphicFramePr/>
                <a:graphic xmlns:a="http://schemas.openxmlformats.org/drawingml/2006/main">
                  <a:graphicData uri="http://schemas.microsoft.com/office/word/2010/wordprocessingShape">
                    <wps:wsp>
                      <wps:cNvSpPr/>
                      <wps:spPr>
                        <a:xfrm>
                          <a:off x="0" y="0"/>
                          <a:ext cx="1099185" cy="293370"/>
                        </a:xfrm>
                        <a:prstGeom prst="rect">
                          <a:avLst/>
                        </a:prstGeom>
                        <a:solidFill>
                          <a:schemeClr val="accent1">
                            <a:lumMod val="20000"/>
                            <a:lumOff val="80000"/>
                          </a:schemeClr>
                        </a:solidFill>
                        <a:ln>
                          <a:solidFill>
                            <a:schemeClr val="accent1">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79CFF256" w14:textId="77777777" w:rsidR="00587CB2" w:rsidRDefault="00587CB2" w:rsidP="00BC2499">
                            <w:r>
                              <w:t>make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6C343" id="Rectangle 2" o:spid="_x0000_s1033" style="position:absolute;margin-left:-2.05pt;margin-top:20.2pt;width:86.55pt;height:23.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" fillcolor="#deeaf6 [660]" strokecolor="#deeaf6 [660]" strokeweight="1pt">
                <v:textbox>
                  <w:txbxContent>
                    <w:p w14:paraId="79CFF256" w14:textId="77777777" w:rsidR="00587CB2" w:rsidRDefault="00587CB2" w:rsidP="00BC2499">
                      <w:r>
                        <w:t>make</w:t>
                      </w:r>
                    </w:p>
                  </w:txbxContent>
                </v:textbox>
              </v:rect>
            </w:pict>
          </mc:Fallback>
        </mc:AlternateContent>
      </w:r>
      <w:r>
        <w:t xml:space="preserve">To compile the GPU code on Linux, go to the directory of the project, and </w:t>
      </w:r>
      <w:commentRangeStart w:id="1"/>
      <w:r>
        <w:t>type</w:t>
      </w:r>
      <w:commentRangeEnd w:id="1"/>
      <w:r>
        <w:rPr>
          <w:rStyle w:val="CommentReference"/>
        </w:rPr>
        <w:commentReference w:id="1"/>
      </w:r>
      <w:r w:rsidRPr="0073367B">
        <w:t xml:space="preserve"> </w:t>
      </w:r>
      <w:r>
        <w:t>in the command line:</w:t>
      </w:r>
    </w:p>
    <w:p w14:paraId="0CB43215" w14:textId="77777777" w:rsidR="00BC2499" w:rsidRDefault="00BC2499" w:rsidP="00BC2499">
      <w:r>
        <w:t xml:space="preserve"> </w:t>
      </w:r>
    </w:p>
    <w:p w14:paraId="77F1F889" w14:textId="77777777" w:rsidR="00BC2499" w:rsidRDefault="00BC2499" w:rsidP="00BC2499">
      <w:pPr>
        <w:jc w:val="both"/>
      </w:pPr>
      <w:r>
        <w:t>You can configure the “</w:t>
      </w:r>
      <w:proofErr w:type="spellStart"/>
      <w:r>
        <w:t>makefile</w:t>
      </w:r>
      <w:proofErr w:type="spellEnd"/>
      <w:r>
        <w:t xml:space="preserve">” file to choose different C compilers, to select the desired compute capability, and to configure many more compilation flags. </w:t>
      </w:r>
    </w:p>
    <w:p w14:paraId="18D8A6B8" w14:textId="77777777" w:rsidR="00BC2499" w:rsidRDefault="00BC2499" w:rsidP="00BC2499">
      <w:pPr>
        <w:jc w:val="both"/>
      </w:pPr>
      <w:r>
        <w:t xml:space="preserve">The default compute capability is 3.0. To change the compute capability, go to the </w:t>
      </w:r>
      <w:r w:rsidRPr="00A33405">
        <w:t>GENCODE_FLAGS</w:t>
      </w:r>
      <w:r>
        <w:t xml:space="preserve"> option, and set it to one of the compute capability flags that are defined in the file. </w:t>
      </w:r>
    </w:p>
    <w:p w14:paraId="4A809990" w14:textId="77777777" w:rsidR="00BC2499" w:rsidRDefault="00BC2499" w:rsidP="00BC2499">
      <w:r>
        <w:rPr>
          <w:noProof/>
        </w:rPr>
        <w:drawing>
          <wp:inline distT="0" distB="0" distL="0" distR="0" wp14:anchorId="002EEDDE" wp14:editId="23680237">
            <wp:extent cx="4333805" cy="1228725"/>
            <wp:effectExtent l="0" t="0" r="1016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1517"/>
                    <a:stretch/>
                  </pic:blipFill>
                  <pic:spPr bwMode="auto">
                    <a:xfrm>
                      <a:off x="0" y="0"/>
                      <a:ext cx="4333805" cy="1228725"/>
                    </a:xfrm>
                    <a:prstGeom prst="rect">
                      <a:avLst/>
                    </a:prstGeom>
                    <a:noFill/>
                    <a:ln>
                      <a:noFill/>
                    </a:ln>
                    <a:extLst>
                      <a:ext uri="{53640926-AAD7-44D8-BBD7-CCE9431645EC}">
                        <a14:shadowObscured xmlns:a14="http://schemas.microsoft.com/office/drawing/2010/main"/>
                      </a:ext>
                    </a:extLst>
                  </pic:spPr>
                </pic:pic>
              </a:graphicData>
            </a:graphic>
          </wp:inline>
        </w:drawing>
      </w:r>
    </w:p>
    <w:p w14:paraId="42901669" w14:textId="77777777" w:rsidR="00BC2499" w:rsidRDefault="00BC2499" w:rsidP="00BC2499">
      <w:pPr>
        <w:jc w:val="both"/>
      </w:pPr>
      <w:r>
        <w:t>To run the program, run the executable “</w:t>
      </w:r>
      <w:proofErr w:type="spellStart"/>
      <w:r>
        <w:t>GOMC.out</w:t>
      </w:r>
      <w:proofErr w:type="spellEnd"/>
      <w:r>
        <w:t>”.  The system’s LD_LIBRARY_PATH will need to be configured to support CUDA (more on this later).</w:t>
      </w:r>
    </w:p>
    <w:p w14:paraId="2CB87F9B" w14:textId="77777777" w:rsidR="00BC2499" w:rsidRDefault="00BC2499" w:rsidP="00BC2499"/>
    <w:p w14:paraId="3D041F65" w14:textId="77777777" w:rsidR="00BC2499" w:rsidRDefault="00BC2499" w:rsidP="00BC2499"/>
    <w:p w14:paraId="62354779" w14:textId="77777777" w:rsidR="00BC2499" w:rsidRDefault="00BC2499" w:rsidP="00BC2499"/>
    <w:p w14:paraId="3103C85F" w14:textId="77777777" w:rsidR="00BC2499" w:rsidRDefault="00BC2499" w:rsidP="00BC2499"/>
    <w:p w14:paraId="792AAF10" w14:textId="77777777" w:rsidR="00BC2499" w:rsidRPr="00EE62B4" w:rsidRDefault="00BC2499" w:rsidP="00BC2499">
      <w:pPr>
        <w:outlineLvl w:val="0"/>
        <w:rPr>
          <w:i/>
          <w:u w:val="single"/>
        </w:rPr>
      </w:pPr>
      <w:r w:rsidRPr="00EE62B4">
        <w:rPr>
          <w:i/>
          <w:u w:val="single"/>
        </w:rPr>
        <w:lastRenderedPageBreak/>
        <w:t xml:space="preserve">Serial Code: </w:t>
      </w:r>
    </w:p>
    <w:p w14:paraId="758AEEBF" w14:textId="77777777" w:rsidR="00BC2499" w:rsidRDefault="00BC2499" w:rsidP="00BC2499">
      <w:r>
        <w:t>Compilation on Windows:</w:t>
      </w:r>
    </w:p>
    <w:p w14:paraId="6DF611FD" w14:textId="77777777" w:rsidR="00BC2499" w:rsidRDefault="00BC2499" w:rsidP="00BC2499">
      <w:pPr>
        <w:jc w:val="both"/>
      </w:pPr>
      <w:r>
        <w:t xml:space="preserve">See GPU “Compilation on Windows” section and follow an identical procedure for the released serial code.  See </w:t>
      </w:r>
      <w:r w:rsidRPr="00E64338">
        <w:rPr>
          <w:u w:val="single"/>
        </w:rPr>
        <w:t>README</w:t>
      </w:r>
      <w:r>
        <w:t xml:space="preserve"> for instructions on how to use the </w:t>
      </w:r>
      <w:proofErr w:type="spellStart"/>
      <w:r>
        <w:t>CMake</w:t>
      </w:r>
      <w:proofErr w:type="spellEnd"/>
      <w:r>
        <w:t>-GUI to build the configuration and solution files necessary for the Windows build.</w:t>
      </w:r>
    </w:p>
    <w:p w14:paraId="141D19D0" w14:textId="77777777" w:rsidR="00BC2499" w:rsidRDefault="00BC2499" w:rsidP="00BC2499"/>
    <w:p w14:paraId="3B7400A0" w14:textId="77777777" w:rsidR="00BC2499" w:rsidRDefault="00BC2499" w:rsidP="00BC2499">
      <w:r>
        <w:t>Compilation on Linux:</w:t>
      </w:r>
    </w:p>
    <w:p w14:paraId="6C48DF93" w14:textId="77777777" w:rsidR="00BC2499" w:rsidRDefault="00BC2499" w:rsidP="00BC2499">
      <w:r>
        <w:rPr>
          <w:noProof/>
        </w:rPr>
        <mc:AlternateContent>
          <mc:Choice Requires="wps">
            <w:drawing>
              <wp:anchor distT="0" distB="0" distL="114300" distR="114300" simplePos="0" relativeHeight="251673600" behindDoc="0" locked="0" layoutInCell="1" allowOverlap="1" wp14:anchorId="6829C408" wp14:editId="25525D25">
                <wp:simplePos x="0" y="0"/>
                <wp:positionH relativeFrom="column">
                  <wp:posOffset>21771</wp:posOffset>
                </wp:positionH>
                <wp:positionV relativeFrom="paragraph">
                  <wp:posOffset>272143</wp:posOffset>
                </wp:positionV>
                <wp:extent cx="1099458" cy="293370"/>
                <wp:effectExtent l="0" t="0" r="24765" b="11430"/>
                <wp:wrapNone/>
                <wp:docPr id="35" name="Rectangle 35"/>
                <wp:cNvGraphicFramePr/>
                <a:graphic xmlns:a="http://schemas.openxmlformats.org/drawingml/2006/main">
                  <a:graphicData uri="http://schemas.microsoft.com/office/word/2010/wordprocessingShape">
                    <wps:wsp>
                      <wps:cNvSpPr/>
                      <wps:spPr>
                        <a:xfrm>
                          <a:off x="0" y="0"/>
                          <a:ext cx="1099458" cy="293370"/>
                        </a:xfrm>
                        <a:prstGeom prst="rect">
                          <a:avLst/>
                        </a:prstGeom>
                        <a:solidFill>
                          <a:schemeClr val="accent1">
                            <a:lumMod val="20000"/>
                            <a:lumOff val="80000"/>
                          </a:schemeClr>
                        </a:solidFill>
                        <a:ln>
                          <a:solidFill>
                            <a:schemeClr val="accent1">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0362C8EA" w14:textId="77777777" w:rsidR="00587CB2" w:rsidRDefault="00587CB2" w:rsidP="00BC2499">
                            <w:r>
                              <w:t>make 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9C408" id="Rectangle 35" o:spid="_x0000_s1034" style="position:absolute;margin-left:1.7pt;margin-top:21.45pt;width:86.55pt;height:23.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" fillcolor="#deeaf6 [660]" strokecolor="#deeaf6 [660]" strokeweight="1pt">
                <v:textbox>
                  <w:txbxContent>
                    <w:p w14:paraId="0362C8EA" w14:textId="77777777" w:rsidR="00587CB2" w:rsidRDefault="00587CB2" w:rsidP="00BC2499">
                      <w:r>
                        <w:t>make all</w:t>
                      </w:r>
                    </w:p>
                  </w:txbxContent>
                </v:textbox>
              </v:rect>
            </w:pict>
          </mc:Fallback>
        </mc:AlternateContent>
      </w:r>
      <w:r>
        <w:t xml:space="preserve">In Linux, the CPU code uses a simple </w:t>
      </w:r>
      <w:proofErr w:type="spellStart"/>
      <w:r>
        <w:t>makefile</w:t>
      </w:r>
      <w:proofErr w:type="spellEnd"/>
      <w:r>
        <w:t>.  Enter the directory and type</w:t>
      </w:r>
      <w:r w:rsidRPr="0073367B">
        <w:t xml:space="preserve"> </w:t>
      </w:r>
      <w:r>
        <w:t>in the command line:</w:t>
      </w:r>
    </w:p>
    <w:p w14:paraId="42B6085B" w14:textId="77777777" w:rsidR="00BC2499" w:rsidRDefault="00BC2499" w:rsidP="00BC2499"/>
    <w:p w14:paraId="5C6B71EF" w14:textId="77777777" w:rsidR="00BC2499" w:rsidRDefault="00BC2499" w:rsidP="00BC2499">
      <w:r>
        <w:t xml:space="preserve">This will use the </w:t>
      </w:r>
      <w:proofErr w:type="spellStart"/>
      <w:r>
        <w:t>Makefile</w:t>
      </w:r>
      <w:proofErr w:type="spellEnd"/>
      <w:r>
        <w:t xml:space="preserve"> to compile a GPU-compatible executable called “</w:t>
      </w:r>
      <w:proofErr w:type="spellStart"/>
      <w:r>
        <w:t>GOMC.out</w:t>
      </w:r>
      <w:proofErr w:type="spellEnd"/>
      <w:r>
        <w:t xml:space="preserve">”.  To run, the system’s LD_LIBRARY_PATH will need to be configured to support CUDA (more on this </w:t>
      </w:r>
      <w:commentRangeStart w:id="2"/>
      <w:r>
        <w:t>later</w:t>
      </w:r>
      <w:commentRangeEnd w:id="2"/>
      <w:r>
        <w:rPr>
          <w:rStyle w:val="CommentReference"/>
        </w:rPr>
        <w:commentReference w:id="2"/>
      </w:r>
      <w:r>
        <w:t>).</w:t>
      </w:r>
    </w:p>
    <w:p w14:paraId="20FEC6BA" w14:textId="77777777" w:rsidR="00BC2499" w:rsidRDefault="00BC2499" w:rsidP="00BC2499">
      <w:r>
        <w:rPr>
          <w:noProof/>
        </w:rPr>
        <mc:AlternateContent>
          <mc:Choice Requires="wps">
            <w:drawing>
              <wp:anchor distT="0" distB="0" distL="114300" distR="114300" simplePos="0" relativeHeight="251664384" behindDoc="0" locked="0" layoutInCell="1" allowOverlap="1" wp14:anchorId="63CC200B" wp14:editId="28F62A67">
                <wp:simplePos x="0" y="0"/>
                <wp:positionH relativeFrom="column">
                  <wp:posOffset>50800</wp:posOffset>
                </wp:positionH>
                <wp:positionV relativeFrom="paragraph">
                  <wp:posOffset>600710</wp:posOffset>
                </wp:positionV>
                <wp:extent cx="1099185" cy="293370"/>
                <wp:effectExtent l="0" t="0" r="18415" b="36830"/>
                <wp:wrapTopAndBottom/>
                <wp:docPr id="36" name="Rectangle 36"/>
                <wp:cNvGraphicFramePr/>
                <a:graphic xmlns:a="http://schemas.openxmlformats.org/drawingml/2006/main">
                  <a:graphicData uri="http://schemas.microsoft.com/office/word/2010/wordprocessingShape">
                    <wps:wsp>
                      <wps:cNvSpPr/>
                      <wps:spPr>
                        <a:xfrm>
                          <a:off x="0" y="0"/>
                          <a:ext cx="1099185" cy="293370"/>
                        </a:xfrm>
                        <a:prstGeom prst="rect">
                          <a:avLst/>
                        </a:prstGeom>
                        <a:solidFill>
                          <a:schemeClr val="accent1">
                            <a:lumMod val="20000"/>
                            <a:lumOff val="80000"/>
                          </a:schemeClr>
                        </a:solidFill>
                        <a:ln>
                          <a:solidFill>
                            <a:schemeClr val="accent1">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5F16963F" w14:textId="77777777" w:rsidR="00587CB2" w:rsidRDefault="00587CB2" w:rsidP="00BC2499">
                            <w:r>
                              <w:t>./metamake.sh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C200B" id="Rectangle 36" o:spid="_x0000_s1035" style="position:absolute;margin-left:4pt;margin-top:47.3pt;width:86.55pt;height:23.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" fillcolor="#deeaf6 [660]" strokecolor="#deeaf6 [660]" strokeweight="1pt">
                <v:textbox>
                  <w:txbxContent>
                    <w:p w14:paraId="5F16963F" w14:textId="77777777" w:rsidR="00587CB2" w:rsidRDefault="00587CB2" w:rsidP="00BC2499">
                      <w:r>
                        <w:t>./metamake.sh</w:t>
                      </w:r>
                    </w:p>
                  </w:txbxContent>
                </v:textbox>
                <w10:wrap type="topAndBottom"/>
              </v:rect>
            </w:pict>
          </mc:Fallback>
        </mc:AlternateContent>
      </w:r>
      <w:r>
        <w:t xml:space="preserve">For the serial code, which uses </w:t>
      </w:r>
      <w:proofErr w:type="spellStart"/>
      <w:r>
        <w:t>cmake</w:t>
      </w:r>
      <w:proofErr w:type="spellEnd"/>
      <w:r>
        <w:t xml:space="preserve"> for compilation, go to the base directory and type</w:t>
      </w:r>
      <w:r w:rsidRPr="00C67057">
        <w:t xml:space="preserve"> </w:t>
      </w:r>
      <w:r>
        <w:t>in the command line:</w:t>
      </w:r>
    </w:p>
    <w:p w14:paraId="691A8C6F" w14:textId="77777777" w:rsidR="00BC2499" w:rsidRDefault="00BC2499" w:rsidP="00BC2499">
      <w:r>
        <w:rPr>
          <w:noProof/>
        </w:rPr>
        <mc:AlternateContent>
          <mc:Choice Requires="wps">
            <w:drawing>
              <wp:anchor distT="0" distB="0" distL="114300" distR="114300" simplePos="0" relativeHeight="251668480" behindDoc="0" locked="0" layoutInCell="1" allowOverlap="1" wp14:anchorId="06C5742F" wp14:editId="6006DC7B">
                <wp:simplePos x="0" y="0"/>
                <wp:positionH relativeFrom="column">
                  <wp:posOffset>53975</wp:posOffset>
                </wp:positionH>
                <wp:positionV relativeFrom="paragraph">
                  <wp:posOffset>1156363</wp:posOffset>
                </wp:positionV>
                <wp:extent cx="1099185" cy="293370"/>
                <wp:effectExtent l="0" t="0" r="18415" b="36830"/>
                <wp:wrapTopAndBottom/>
                <wp:docPr id="37" name="Rectangle 37"/>
                <wp:cNvGraphicFramePr/>
                <a:graphic xmlns:a="http://schemas.openxmlformats.org/drawingml/2006/main">
                  <a:graphicData uri="http://schemas.microsoft.com/office/word/2010/wordprocessingShape">
                    <wps:wsp>
                      <wps:cNvSpPr/>
                      <wps:spPr>
                        <a:xfrm>
                          <a:off x="0" y="0"/>
                          <a:ext cx="1099185" cy="293370"/>
                        </a:xfrm>
                        <a:prstGeom prst="rect">
                          <a:avLst/>
                        </a:prstGeom>
                        <a:solidFill>
                          <a:schemeClr val="accent1">
                            <a:lumMod val="20000"/>
                            <a:lumOff val="80000"/>
                          </a:schemeClr>
                        </a:solidFill>
                        <a:ln>
                          <a:solidFill>
                            <a:schemeClr val="accent1">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01EDCB47" w14:textId="77777777" w:rsidR="00587CB2" w:rsidRDefault="00587CB2" w:rsidP="00BC2499">
                            <w:r>
                              <w:t>cd 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5742F" id="Rectangle 37" o:spid="_x0000_s1036" style="position:absolute;margin-left:4.25pt;margin-top:91.05pt;width:86.55pt;height:23.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" fillcolor="#deeaf6 [660]" strokecolor="#deeaf6 [660]" strokeweight="1pt">
                <v:textbox>
                  <w:txbxContent>
                    <w:p w14:paraId="01EDCB47" w14:textId="77777777" w:rsidR="00587CB2" w:rsidRDefault="00587CB2" w:rsidP="00BC2499">
                      <w:r>
                        <w:t>cd bin</w:t>
                      </w:r>
                    </w:p>
                  </w:txbxContent>
                </v:textbox>
                <w10:wrap type="topAndBottom"/>
              </v:rect>
            </w:pict>
          </mc:Fallback>
        </mc:AlternateContent>
      </w:r>
    </w:p>
    <w:p w14:paraId="3A8A6760" w14:textId="77777777" w:rsidR="00BC2499" w:rsidRDefault="00BC2499" w:rsidP="00BC2499">
      <w:r>
        <w:t xml:space="preserve">This </w:t>
      </w:r>
      <w:proofErr w:type="spellStart"/>
      <w:r>
        <w:t>cmake</w:t>
      </w:r>
      <w:proofErr w:type="spellEnd"/>
      <w:r>
        <w:t xml:space="preserve"> script will create a directory named “bin”.  Enter this directory:</w:t>
      </w:r>
    </w:p>
    <w:p w14:paraId="6AAC9AAD" w14:textId="77777777" w:rsidR="00BC2499" w:rsidRDefault="00BC2499" w:rsidP="00BC2499"/>
    <w:p w14:paraId="7AB6BFA7" w14:textId="77777777" w:rsidR="00BC2499" w:rsidRDefault="00BC2499" w:rsidP="00BC2499">
      <w:r>
        <w:rPr>
          <w:noProof/>
        </w:rPr>
        <mc:AlternateContent>
          <mc:Choice Requires="wps">
            <w:drawing>
              <wp:anchor distT="0" distB="0" distL="114300" distR="114300" simplePos="0" relativeHeight="251669504" behindDoc="0" locked="0" layoutInCell="1" allowOverlap="1" wp14:anchorId="02453760" wp14:editId="346A0570">
                <wp:simplePos x="0" y="0"/>
                <wp:positionH relativeFrom="column">
                  <wp:posOffset>47708</wp:posOffset>
                </wp:positionH>
                <wp:positionV relativeFrom="paragraph">
                  <wp:posOffset>326031</wp:posOffset>
                </wp:positionV>
                <wp:extent cx="1099185" cy="293370"/>
                <wp:effectExtent l="0" t="0" r="18415" b="36830"/>
                <wp:wrapTopAndBottom/>
                <wp:docPr id="38" name="Rectangle 38"/>
                <wp:cNvGraphicFramePr/>
                <a:graphic xmlns:a="http://schemas.openxmlformats.org/drawingml/2006/main">
                  <a:graphicData uri="http://schemas.microsoft.com/office/word/2010/wordprocessingShape">
                    <wps:wsp>
                      <wps:cNvSpPr/>
                      <wps:spPr>
                        <a:xfrm>
                          <a:off x="0" y="0"/>
                          <a:ext cx="1099185" cy="293370"/>
                        </a:xfrm>
                        <a:prstGeom prst="rect">
                          <a:avLst/>
                        </a:prstGeom>
                        <a:solidFill>
                          <a:schemeClr val="accent1">
                            <a:lumMod val="20000"/>
                            <a:lumOff val="80000"/>
                          </a:schemeClr>
                        </a:solidFill>
                        <a:ln>
                          <a:solidFill>
                            <a:schemeClr val="accent1">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734858A1" w14:textId="77777777" w:rsidR="00587CB2" w:rsidRDefault="00587CB2" w:rsidP="00BC2499">
                            <w:r>
                              <w:t>make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53760" id="Rectangle 38" o:spid="_x0000_s1037" style="position:absolute;margin-left:3.75pt;margin-top:25.65pt;width:86.55pt;height:23.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" fillcolor="#deeaf6 [660]" strokecolor="#deeaf6 [660]" strokeweight="1pt">
                <v:textbox>
                  <w:txbxContent>
                    <w:p w14:paraId="734858A1" w14:textId="77777777" w:rsidR="00587CB2" w:rsidRDefault="00587CB2" w:rsidP="00BC2499">
                      <w:r>
                        <w:t>make</w:t>
                      </w:r>
                    </w:p>
                  </w:txbxContent>
                </v:textbox>
                <w10:wrap type="topAndBottom"/>
              </v:rect>
            </w:pict>
          </mc:Fallback>
        </mc:AlternateContent>
      </w:r>
      <w:r>
        <w:t>and type:</w:t>
      </w:r>
    </w:p>
    <w:p w14:paraId="4FE35D95" w14:textId="77777777" w:rsidR="00BC2499" w:rsidRDefault="00BC2499" w:rsidP="00BC2499"/>
    <w:p w14:paraId="6089F6F7" w14:textId="77777777" w:rsidR="00BC2499" w:rsidRDefault="00BC2499" w:rsidP="00BC2499">
      <w:pPr>
        <w:jc w:val="both"/>
      </w:pPr>
      <w:r>
        <w:t xml:space="preserve">Four executables – </w:t>
      </w:r>
      <w:proofErr w:type="spellStart"/>
      <w:r>
        <w:t>GOMC_Serial_GEMC</w:t>
      </w:r>
      <w:proofErr w:type="spellEnd"/>
      <w:r>
        <w:t xml:space="preserve"> (Gibbs ensemble), </w:t>
      </w:r>
      <w:proofErr w:type="spellStart"/>
      <w:r>
        <w:t>GOMC_Serial_NVT</w:t>
      </w:r>
      <w:proofErr w:type="spellEnd"/>
      <w:r>
        <w:t xml:space="preserve"> (NVT ensemble), </w:t>
      </w:r>
      <w:proofErr w:type="spellStart"/>
      <w:r>
        <w:t>GOMC_Serial_NPT</w:t>
      </w:r>
      <w:proofErr w:type="spellEnd"/>
      <w:r>
        <w:t xml:space="preserve"> (isobaric-isothermal ensemble), and </w:t>
      </w:r>
      <w:proofErr w:type="spellStart"/>
      <w:r>
        <w:t>GOMC_Serial_GCMC</w:t>
      </w:r>
      <w:proofErr w:type="spellEnd"/>
      <w:r>
        <w:t xml:space="preserve"> (Grand canonical ensemble) – will be produced.  By default, the distribution compiles in release mode.  To compile in debug mode (if you’re using the code as a developer), open the file “CMakeCache.txt” while still in the “bin” folder.  This file contains information used by </w:t>
      </w:r>
      <w:proofErr w:type="spellStart"/>
      <w:r>
        <w:t>cmake</w:t>
      </w:r>
      <w:proofErr w:type="spellEnd"/>
      <w:r>
        <w:t xml:space="preserve"> to build the executables.  To compile in debug mode, change the value after “</w:t>
      </w:r>
      <w:r w:rsidRPr="001D4448">
        <w:t>CMAKE_BUILD_</w:t>
      </w:r>
      <w:proofErr w:type="gramStart"/>
      <w:r w:rsidRPr="001D4448">
        <w:t>TYPE:STRING</w:t>
      </w:r>
      <w:proofErr w:type="gramEnd"/>
      <w:r w:rsidRPr="001D4448">
        <w:t>=</w:t>
      </w:r>
      <w:r>
        <w:t>” from “Release” to “Debug”.</w:t>
      </w:r>
    </w:p>
    <w:p w14:paraId="27D459C4" w14:textId="77777777" w:rsidR="00BC2499" w:rsidRDefault="00BC2499" w:rsidP="00BC2499">
      <w:pPr>
        <w:jc w:val="both"/>
      </w:pPr>
    </w:p>
    <w:p w14:paraId="18848D98" w14:textId="77777777" w:rsidR="00BC2499" w:rsidRDefault="00BC2499" w:rsidP="00BC2499">
      <w:r>
        <w:rPr>
          <w:noProof/>
        </w:rPr>
        <w:lastRenderedPageBreak/>
        <mc:AlternateContent>
          <mc:Choice Requires="wps">
            <w:drawing>
              <wp:anchor distT="0" distB="0" distL="114300" distR="114300" simplePos="0" relativeHeight="251674624" behindDoc="0" locked="0" layoutInCell="1" allowOverlap="1" wp14:anchorId="625F6FEE" wp14:editId="0255F0EE">
                <wp:simplePos x="0" y="0"/>
                <wp:positionH relativeFrom="column">
                  <wp:posOffset>-175895</wp:posOffset>
                </wp:positionH>
                <wp:positionV relativeFrom="paragraph">
                  <wp:posOffset>1174351</wp:posOffset>
                </wp:positionV>
                <wp:extent cx="2275115" cy="326390"/>
                <wp:effectExtent l="0" t="0" r="36830" b="29210"/>
                <wp:wrapNone/>
                <wp:docPr id="42" name="Oval 42"/>
                <wp:cNvGraphicFramePr/>
                <a:graphic xmlns:a="http://schemas.openxmlformats.org/drawingml/2006/main">
                  <a:graphicData uri="http://schemas.microsoft.com/office/word/2010/wordprocessingShape">
                    <wps:wsp>
                      <wps:cNvSpPr/>
                      <wps:spPr>
                        <a:xfrm>
                          <a:off x="0" y="0"/>
                          <a:ext cx="2275115" cy="32639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81CE44D" id="Oval 42" o:spid="_x0000_s1026" style="position:absolute;margin-left:-13.85pt;margin-top:92.45pt;width:179.15pt;height:25.7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" filled="f" strokecolor="#ffc000" strokeweight="1pt">
                <v:stroke joinstyle="miter"/>
              </v:oval>
            </w:pict>
          </mc:Fallback>
        </mc:AlternateContent>
      </w:r>
      <w:r>
        <w:rPr>
          <w:noProof/>
        </w:rPr>
        <w:drawing>
          <wp:inline distT="0" distB="0" distL="0" distR="0" wp14:anchorId="36088A6A" wp14:editId="00B2E7F2">
            <wp:extent cx="4615180" cy="2343716"/>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5">
                      <a:extLst>
                        <a:ext uri="{28A0092B-C50C-407E-A947-70E740481C1C}">
                          <a14:useLocalDpi xmlns:a14="http://schemas.microsoft.com/office/drawing/2010/main" val="0"/>
                        </a:ext>
                      </a:extLst>
                    </a:blip>
                    <a:srcRect t="41196"/>
                    <a:stretch/>
                  </pic:blipFill>
                  <pic:spPr bwMode="auto">
                    <a:xfrm>
                      <a:off x="0" y="0"/>
                      <a:ext cx="4615543" cy="2343900"/>
                    </a:xfrm>
                    <a:prstGeom prst="rect">
                      <a:avLst/>
                    </a:prstGeom>
                    <a:noFill/>
                    <a:ln>
                      <a:noFill/>
                    </a:ln>
                    <a:extLst>
                      <a:ext uri="{53640926-AAD7-44D8-BBD7-CCE9431645EC}">
                        <a14:shadowObscured xmlns:a14="http://schemas.microsoft.com/office/drawing/2010/main"/>
                      </a:ext>
                    </a:extLst>
                  </pic:spPr>
                </pic:pic>
              </a:graphicData>
            </a:graphic>
          </wp:inline>
        </w:drawing>
      </w:r>
    </w:p>
    <w:p w14:paraId="3038CE72" w14:textId="77777777" w:rsidR="00BC2499" w:rsidRDefault="00BC2499" w:rsidP="00BC2499">
      <w:pPr>
        <w:outlineLvl w:val="0"/>
      </w:pPr>
      <w:r>
        <w:t>To</w:t>
      </w:r>
    </w:p>
    <w:p w14:paraId="0E54B72C" w14:textId="77777777" w:rsidR="00BC2499" w:rsidRDefault="00BC2499" w:rsidP="00BC2499">
      <w:r>
        <w:rPr>
          <w:noProof/>
        </w:rPr>
        <mc:AlternateContent>
          <mc:Choice Requires="wps">
            <w:drawing>
              <wp:anchor distT="0" distB="0" distL="114300" distR="114300" simplePos="0" relativeHeight="251675648" behindDoc="0" locked="0" layoutInCell="1" allowOverlap="1" wp14:anchorId="6A78D473" wp14:editId="387B400E">
                <wp:simplePos x="0" y="0"/>
                <wp:positionH relativeFrom="column">
                  <wp:posOffset>-289240</wp:posOffset>
                </wp:positionH>
                <wp:positionV relativeFrom="paragraph">
                  <wp:posOffset>1537173</wp:posOffset>
                </wp:positionV>
                <wp:extent cx="2982686" cy="326390"/>
                <wp:effectExtent l="0" t="0" r="27305" b="16510"/>
                <wp:wrapNone/>
                <wp:docPr id="43" name="Oval 43"/>
                <wp:cNvGraphicFramePr/>
                <a:graphic xmlns:a="http://schemas.openxmlformats.org/drawingml/2006/main">
                  <a:graphicData uri="http://schemas.microsoft.com/office/word/2010/wordprocessingShape">
                    <wps:wsp>
                      <wps:cNvSpPr/>
                      <wps:spPr>
                        <a:xfrm>
                          <a:off x="0" y="0"/>
                          <a:ext cx="2982686" cy="32639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77FA0D8" id="Oval 43" o:spid="_x0000_s1026" style="position:absolute;margin-left:-22.75pt;margin-top:121.05pt;width:234.85pt;height:25.7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" filled="f" strokecolor="#92d050" strokeweight="1pt">
                <v:stroke joinstyle="miter"/>
              </v:oval>
            </w:pict>
          </mc:Fallback>
        </mc:AlternateContent>
      </w:r>
      <w:r>
        <w:rPr>
          <w:noProof/>
        </w:rPr>
        <w:drawing>
          <wp:inline distT="0" distB="0" distL="0" distR="0" wp14:anchorId="6B553D30" wp14:editId="40194E0D">
            <wp:extent cx="5732780" cy="2973469"/>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6">
                      <a:extLst>
                        <a:ext uri="{28A0092B-C50C-407E-A947-70E740481C1C}">
                          <a14:useLocalDpi xmlns:a14="http://schemas.microsoft.com/office/drawing/2010/main" val="0"/>
                        </a:ext>
                      </a:extLst>
                    </a:blip>
                    <a:srcRect t="40876"/>
                    <a:stretch/>
                  </pic:blipFill>
                  <pic:spPr bwMode="auto">
                    <a:xfrm>
                      <a:off x="0" y="0"/>
                      <a:ext cx="5732780" cy="2973469"/>
                    </a:xfrm>
                    <a:prstGeom prst="rect">
                      <a:avLst/>
                    </a:prstGeom>
                    <a:noFill/>
                    <a:ln>
                      <a:noFill/>
                    </a:ln>
                    <a:extLst>
                      <a:ext uri="{53640926-AAD7-44D8-BBD7-CCE9431645EC}">
                        <a14:shadowObscured xmlns:a14="http://schemas.microsoft.com/office/drawing/2010/main"/>
                      </a:ext>
                    </a:extLst>
                  </pic:spPr>
                </pic:pic>
              </a:graphicData>
            </a:graphic>
          </wp:inline>
        </w:drawing>
      </w:r>
    </w:p>
    <w:p w14:paraId="6303B899" w14:textId="77777777" w:rsidR="00BC2499" w:rsidRDefault="00BC2499" w:rsidP="00BC2499">
      <w:r>
        <w:rPr>
          <w:noProof/>
        </w:rPr>
        <mc:AlternateContent>
          <mc:Choice Requires="wps">
            <w:drawing>
              <wp:anchor distT="0" distB="0" distL="114300" distR="114300" simplePos="0" relativeHeight="251676672" behindDoc="0" locked="0" layoutInCell="1" allowOverlap="1" wp14:anchorId="25D42D0E" wp14:editId="57D12DE1">
                <wp:simplePos x="0" y="0"/>
                <wp:positionH relativeFrom="column">
                  <wp:posOffset>-635</wp:posOffset>
                </wp:positionH>
                <wp:positionV relativeFrom="paragraph">
                  <wp:posOffset>245745</wp:posOffset>
                </wp:positionV>
                <wp:extent cx="1099185" cy="293370"/>
                <wp:effectExtent l="0" t="0" r="24765" b="11430"/>
                <wp:wrapNone/>
                <wp:docPr id="44" name="Rectangle 44"/>
                <wp:cNvGraphicFramePr/>
                <a:graphic xmlns:a="http://schemas.openxmlformats.org/drawingml/2006/main">
                  <a:graphicData uri="http://schemas.microsoft.com/office/word/2010/wordprocessingShape">
                    <wps:wsp>
                      <wps:cNvSpPr/>
                      <wps:spPr>
                        <a:xfrm>
                          <a:off x="0" y="0"/>
                          <a:ext cx="1099185" cy="293370"/>
                        </a:xfrm>
                        <a:prstGeom prst="rect">
                          <a:avLst/>
                        </a:prstGeom>
                        <a:solidFill>
                          <a:schemeClr val="accent1">
                            <a:lumMod val="20000"/>
                            <a:lumOff val="80000"/>
                          </a:schemeClr>
                        </a:solidFill>
                        <a:ln>
                          <a:solidFill>
                            <a:schemeClr val="accent1">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0C4AA10E" w14:textId="77777777" w:rsidR="00587CB2" w:rsidRDefault="00587CB2" w:rsidP="00BC2499">
                            <w:r>
                              <w:t>make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42D0E" id="Rectangle 44" o:spid="_x0000_s1038" style="position:absolute;margin-left:-.05pt;margin-top:19.35pt;width:86.55pt;height:23.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" fillcolor="#deeaf6 [660]" strokecolor="#deeaf6 [660]" strokeweight="1pt">
                <v:textbox>
                  <w:txbxContent>
                    <w:p w14:paraId="0C4AA10E" w14:textId="77777777" w:rsidR="00587CB2" w:rsidRDefault="00587CB2" w:rsidP="00BC2499">
                      <w:r>
                        <w:t>make</w:t>
                      </w:r>
                    </w:p>
                  </w:txbxContent>
                </v:textbox>
              </v:rect>
            </w:pict>
          </mc:Fallback>
        </mc:AlternateContent>
      </w:r>
      <w:r>
        <w:t>And retype the command:</w:t>
      </w:r>
    </w:p>
    <w:p w14:paraId="20CDA677" w14:textId="77777777" w:rsidR="00BC2499" w:rsidRDefault="00BC2499" w:rsidP="00BC2499"/>
    <w:p w14:paraId="0C77F7C1" w14:textId="77777777" w:rsidR="00BC2499" w:rsidRDefault="00BC2499" w:rsidP="00BC2499">
      <w:pPr>
        <w:jc w:val="both"/>
      </w:pPr>
      <w:r>
        <w:t>The output executables should now be compiled with debugger symbols.</w:t>
      </w:r>
    </w:p>
    <w:p w14:paraId="71685664" w14:textId="77777777" w:rsidR="00BC2499" w:rsidRDefault="00BC2499" w:rsidP="00BC2499">
      <w:pPr>
        <w:jc w:val="both"/>
      </w:pPr>
      <w:r>
        <w:t xml:space="preserve">You can also swap the compiler by modifying the “CMAKE_CXX_COMPILER” variable.  For more information, refer to the </w:t>
      </w:r>
      <w:proofErr w:type="spellStart"/>
      <w:r>
        <w:t>Cmake</w:t>
      </w:r>
      <w:proofErr w:type="spellEnd"/>
      <w:r>
        <w:t xml:space="preserve"> documentation.</w:t>
      </w:r>
    </w:p>
    <w:p w14:paraId="4AC72BC5" w14:textId="77777777" w:rsidR="00BC2499" w:rsidRDefault="00BC2499" w:rsidP="00BC2499">
      <w:pPr>
        <w:jc w:val="both"/>
      </w:pPr>
    </w:p>
    <w:p w14:paraId="55E6FEB4" w14:textId="77777777" w:rsidR="00BC2499" w:rsidRDefault="00BC2499" w:rsidP="00BC2499">
      <w:pPr>
        <w:jc w:val="both"/>
      </w:pPr>
    </w:p>
    <w:p w14:paraId="19C62CF0" w14:textId="77777777" w:rsidR="00BC2499" w:rsidRDefault="00BC2499" w:rsidP="00BC2499">
      <w:pPr>
        <w:jc w:val="both"/>
      </w:pPr>
      <w:r>
        <w:lastRenderedPageBreak/>
        <w:t xml:space="preserve">Running GOMC in parallel using </w:t>
      </w:r>
      <w:proofErr w:type="spellStart"/>
      <w:r>
        <w:t>Openmp</w:t>
      </w:r>
      <w:proofErr w:type="spellEnd"/>
      <w:r>
        <w:t>:</w:t>
      </w:r>
    </w:p>
    <w:p w14:paraId="62B6BC17" w14:textId="77777777" w:rsidR="00BC2499" w:rsidRPr="00554B09" w:rsidRDefault="00BC2499" w:rsidP="00BC2499">
      <w:pPr>
        <w:jc w:val="both"/>
      </w:pPr>
      <w:r w:rsidRPr="00554B09">
        <w:t xml:space="preserve">To run the parallel version of </w:t>
      </w:r>
      <w:r>
        <w:t>CPU</w:t>
      </w:r>
      <w:r w:rsidRPr="00554B09">
        <w:t xml:space="preserve"> code, it needs to be compiled</w:t>
      </w:r>
      <w:r>
        <w:t xml:space="preserve"> with</w:t>
      </w:r>
      <w:r w:rsidRPr="00554B09">
        <w:t xml:space="preserve"> </w:t>
      </w:r>
      <w:proofErr w:type="spellStart"/>
      <w:r w:rsidRPr="00554B09">
        <w:t>openmp</w:t>
      </w:r>
      <w:proofErr w:type="spellEnd"/>
      <w:r w:rsidRPr="00554B09">
        <w:t xml:space="preserve"> </w:t>
      </w:r>
      <w:r>
        <w:t>library.</w:t>
      </w:r>
      <w:r w:rsidRPr="00554B09">
        <w:t xml:space="preserve"> </w:t>
      </w:r>
      <w:r>
        <w:t>Open</w:t>
      </w:r>
      <w:r w:rsidRPr="00554B09">
        <w:t xml:space="preserve"> the file “CMakeCache.txt”, while still in the “bin” folder</w:t>
      </w:r>
      <w:r>
        <w:t>,</w:t>
      </w:r>
      <w:r w:rsidRPr="00554B09">
        <w:t xml:space="preserve"> and chang</w:t>
      </w:r>
      <w:r>
        <w:t xml:space="preserve">e the value after </w:t>
      </w:r>
      <w:r w:rsidRPr="00554B09">
        <w:t>“</w:t>
      </w:r>
      <w:r>
        <w:t>CMAKE_CXX_FLAGS_</w:t>
      </w:r>
      <w:proofErr w:type="gramStart"/>
      <w:r>
        <w:t>RELEASE:STRING</w:t>
      </w:r>
      <w:proofErr w:type="gramEnd"/>
      <w:r>
        <w:t>=”</w:t>
      </w:r>
      <w:r w:rsidRPr="00554B09">
        <w:t xml:space="preserve"> from “-O3 -DNDEBUG” to “-O3 -</w:t>
      </w:r>
      <w:proofErr w:type="spellStart"/>
      <w:r w:rsidRPr="00554B09">
        <w:t>qopenmp</w:t>
      </w:r>
      <w:proofErr w:type="spellEnd"/>
      <w:r w:rsidRPr="00554B09">
        <w:t xml:space="preserve"> -DNDEBUG”.</w:t>
      </w:r>
    </w:p>
    <w:p w14:paraId="175AB472" w14:textId="77777777" w:rsidR="00BC2499" w:rsidRDefault="00BC2499" w:rsidP="00BC2499">
      <w:r>
        <w:rPr>
          <w:noProof/>
        </w:rPr>
        <mc:AlternateContent>
          <mc:Choice Requires="wps">
            <w:drawing>
              <wp:anchor distT="0" distB="0" distL="114300" distR="114300" simplePos="0" relativeHeight="251689984" behindDoc="0" locked="0" layoutInCell="1" allowOverlap="1" wp14:anchorId="0ED9E8A2" wp14:editId="58BE44CC">
                <wp:simplePos x="0" y="0"/>
                <wp:positionH relativeFrom="column">
                  <wp:posOffset>-635</wp:posOffset>
                </wp:positionH>
                <wp:positionV relativeFrom="paragraph">
                  <wp:posOffset>245745</wp:posOffset>
                </wp:positionV>
                <wp:extent cx="1099185" cy="293370"/>
                <wp:effectExtent l="0" t="0" r="24765" b="11430"/>
                <wp:wrapNone/>
                <wp:docPr id="69" name="Rectangle 69"/>
                <wp:cNvGraphicFramePr/>
                <a:graphic xmlns:a="http://schemas.openxmlformats.org/drawingml/2006/main">
                  <a:graphicData uri="http://schemas.microsoft.com/office/word/2010/wordprocessingShape">
                    <wps:wsp>
                      <wps:cNvSpPr/>
                      <wps:spPr>
                        <a:xfrm>
                          <a:off x="0" y="0"/>
                          <a:ext cx="1099185" cy="293370"/>
                        </a:xfrm>
                        <a:prstGeom prst="rect">
                          <a:avLst/>
                        </a:prstGeom>
                        <a:solidFill>
                          <a:schemeClr val="accent1">
                            <a:lumMod val="20000"/>
                            <a:lumOff val="80000"/>
                          </a:schemeClr>
                        </a:solidFill>
                        <a:ln>
                          <a:solidFill>
                            <a:schemeClr val="accent1">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03452833" w14:textId="77777777" w:rsidR="00587CB2" w:rsidRDefault="00587CB2" w:rsidP="00BC2499">
                            <w:r>
                              <w:t>make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9E8A2" id="Rectangle 69" o:spid="_x0000_s1039" style="position:absolute;margin-left:-.05pt;margin-top:19.35pt;width:86.55pt;height:23.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" fillcolor="#deeaf6 [660]" strokecolor="#deeaf6 [660]" strokeweight="1pt">
                <v:textbox>
                  <w:txbxContent>
                    <w:p w14:paraId="03452833" w14:textId="77777777" w:rsidR="00587CB2" w:rsidRDefault="00587CB2" w:rsidP="00BC2499">
                      <w:r>
                        <w:t>make</w:t>
                      </w:r>
                    </w:p>
                  </w:txbxContent>
                </v:textbox>
              </v:rect>
            </w:pict>
          </mc:Fallback>
        </mc:AlternateContent>
      </w:r>
      <w:r>
        <w:t>And retype the command:</w:t>
      </w:r>
    </w:p>
    <w:p w14:paraId="0DC93715" w14:textId="77777777" w:rsidR="00BC2499" w:rsidRDefault="00BC2499" w:rsidP="00BC2499"/>
    <w:p w14:paraId="7B52E6E9" w14:textId="77777777" w:rsidR="00BC2499" w:rsidRDefault="00BC2499" w:rsidP="00BC2499"/>
    <w:p w14:paraId="36716105" w14:textId="77777777" w:rsidR="00BC2499" w:rsidRPr="000E2C14" w:rsidRDefault="00BC2499" w:rsidP="00BC2499">
      <w:r>
        <w:br w:type="page"/>
      </w:r>
    </w:p>
    <w:p w14:paraId="36A3D7B5" w14:textId="77777777" w:rsidR="00BC2499" w:rsidRPr="00495978" w:rsidRDefault="00BC2499" w:rsidP="00BC2499">
      <w:pPr>
        <w:outlineLvl w:val="0"/>
        <w:rPr>
          <w:b/>
          <w:sz w:val="28"/>
        </w:rPr>
      </w:pPr>
      <w:r w:rsidRPr="00495978">
        <w:rPr>
          <w:b/>
          <w:sz w:val="28"/>
        </w:rPr>
        <w:lastRenderedPageBreak/>
        <w:t>Input File Formats</w:t>
      </w:r>
    </w:p>
    <w:p w14:paraId="4696FAE4" w14:textId="77777777" w:rsidR="00BC2499" w:rsidRDefault="00BC2499" w:rsidP="00BC2499">
      <w:r>
        <w:t>In order to run simulation in GOMC, the following files need to be provided:</w:t>
      </w:r>
    </w:p>
    <w:p w14:paraId="2923E940" w14:textId="77777777" w:rsidR="00BC2499" w:rsidRDefault="00BC2499" w:rsidP="00BC2499">
      <w:pPr>
        <w:pStyle w:val="ListParagraph"/>
        <w:numPr>
          <w:ilvl w:val="0"/>
          <w:numId w:val="3"/>
        </w:numPr>
      </w:pPr>
      <w:r>
        <w:t>GOMC executable</w:t>
      </w:r>
    </w:p>
    <w:p w14:paraId="61B80FB8" w14:textId="77777777" w:rsidR="00BC2499" w:rsidRDefault="00BC2499" w:rsidP="00BC2499">
      <w:pPr>
        <w:pStyle w:val="ListParagraph"/>
        <w:numPr>
          <w:ilvl w:val="0"/>
          <w:numId w:val="3"/>
        </w:numPr>
      </w:pPr>
      <w:r>
        <w:t>Input file “</w:t>
      </w:r>
      <w:proofErr w:type="spellStart"/>
      <w:r>
        <w:t>NAME.conf</w:t>
      </w:r>
      <w:proofErr w:type="spellEnd"/>
      <w:r>
        <w:t>” (proprietary control file)</w:t>
      </w:r>
    </w:p>
    <w:p w14:paraId="6D3FED04" w14:textId="77777777" w:rsidR="00BC2499" w:rsidRDefault="00BC2499" w:rsidP="00BC2499">
      <w:pPr>
        <w:pStyle w:val="ListParagraph"/>
        <w:numPr>
          <w:ilvl w:val="0"/>
          <w:numId w:val="3"/>
        </w:numPr>
      </w:pPr>
      <w:r>
        <w:t>PDB file or files</w:t>
      </w:r>
    </w:p>
    <w:p w14:paraId="4874B73A" w14:textId="77777777" w:rsidR="00BC2499" w:rsidRDefault="00BC2499" w:rsidP="00BC2499">
      <w:pPr>
        <w:pStyle w:val="ListParagraph"/>
        <w:numPr>
          <w:ilvl w:val="0"/>
          <w:numId w:val="3"/>
        </w:numPr>
      </w:pPr>
      <w:r>
        <w:t>PSF file or files</w:t>
      </w:r>
    </w:p>
    <w:p w14:paraId="40A600D1" w14:textId="77777777" w:rsidR="00BC2499" w:rsidRDefault="00BC2499" w:rsidP="00BC2499">
      <w:pPr>
        <w:pStyle w:val="ListParagraph"/>
        <w:numPr>
          <w:ilvl w:val="0"/>
          <w:numId w:val="3"/>
        </w:numPr>
      </w:pPr>
      <w:r>
        <w:t>Parameter file</w:t>
      </w:r>
      <w:r w:rsidRPr="001D4448">
        <w:rPr>
          <w:noProof/>
        </w:rPr>
        <w:t xml:space="preserve"> </w:t>
      </w:r>
    </w:p>
    <w:p w14:paraId="3B7A161C" w14:textId="77777777" w:rsidR="00BC2499" w:rsidRPr="00495978" w:rsidRDefault="00BC2499" w:rsidP="00BC2499">
      <w:pPr>
        <w:outlineLvl w:val="0"/>
        <w:rPr>
          <w:b/>
          <w:color w:val="C45911" w:themeColor="accent2" w:themeShade="BF"/>
        </w:rPr>
      </w:pPr>
      <w:r w:rsidRPr="00495978">
        <w:rPr>
          <w:b/>
          <w:color w:val="C45911" w:themeColor="accent2" w:themeShade="BF"/>
        </w:rPr>
        <w:t xml:space="preserve">PDB </w:t>
      </w:r>
    </w:p>
    <w:p w14:paraId="55AF1540" w14:textId="77777777" w:rsidR="00BC2499" w:rsidRDefault="00BC2499" w:rsidP="00BC2499">
      <w:pPr>
        <w:outlineLvl w:val="0"/>
      </w:pPr>
      <w:r>
        <w:t>The PDB file stores coordinates for the simulation.  The file format is widely adopted.</w:t>
      </w:r>
    </w:p>
    <w:p w14:paraId="38CF135D" w14:textId="77777777" w:rsidR="00BC2499" w:rsidRDefault="00BC2499" w:rsidP="00BC2499">
      <w:pPr>
        <w:pStyle w:val="ListParagraph"/>
        <w:numPr>
          <w:ilvl w:val="0"/>
          <w:numId w:val="3"/>
        </w:numPr>
      </w:pPr>
      <w:r w:rsidRPr="00EC562D">
        <w:t>Protein Databank (PDB) Files (plural: PDB files</w:t>
      </w:r>
      <w:r>
        <w:t>)</w:t>
      </w:r>
    </w:p>
    <w:p w14:paraId="7B26ABD3" w14:textId="77777777" w:rsidR="00BC2499" w:rsidRDefault="00BC2499" w:rsidP="00BC2499">
      <w:pPr>
        <w:pStyle w:val="ListParagraph"/>
        <w:numPr>
          <w:ilvl w:val="0"/>
          <w:numId w:val="3"/>
        </w:numPr>
      </w:pPr>
      <w:r>
        <w:t>Open format, well-documented</w:t>
      </w:r>
    </w:p>
    <w:p w14:paraId="159AC414" w14:textId="77777777" w:rsidR="00BC2499" w:rsidRDefault="00BC2499" w:rsidP="00BC2499">
      <w:pPr>
        <w:pStyle w:val="ListParagraph"/>
        <w:numPr>
          <w:ilvl w:val="0"/>
          <w:numId w:val="3"/>
        </w:numPr>
      </w:pPr>
      <w:r w:rsidRPr="00EC562D">
        <w:t>Fixed-width format</w:t>
      </w:r>
      <w:r>
        <w:t xml:space="preserve"> (hence white space is significant)</w:t>
      </w:r>
    </w:p>
    <w:p w14:paraId="6D60E1A5" w14:textId="77777777" w:rsidR="00BC2499" w:rsidRDefault="00BC2499" w:rsidP="00BC2499">
      <w:pPr>
        <w:pStyle w:val="ListParagraph"/>
        <w:numPr>
          <w:ilvl w:val="0"/>
          <w:numId w:val="3"/>
        </w:numPr>
      </w:pPr>
      <w:r>
        <w:t>Up to 13.5m page views a month</w:t>
      </w:r>
      <w:r w:rsidRPr="00EC562D">
        <w:t>; up to 55.8m FTP requests per month</w:t>
      </w:r>
    </w:p>
    <w:p w14:paraId="38BD617D" w14:textId="77777777" w:rsidR="00BC2499" w:rsidRDefault="00BC2499" w:rsidP="00BC2499">
      <w:pPr>
        <w:pStyle w:val="ListParagraph"/>
        <w:numPr>
          <w:ilvl w:val="0"/>
          <w:numId w:val="3"/>
        </w:numPr>
      </w:pPr>
      <w:r w:rsidRPr="00EC562D">
        <w:t>Used by NAMD, GROMACS, CHARMM, ACEMD, Amber</w:t>
      </w:r>
    </w:p>
    <w:p w14:paraId="5451DDA3" w14:textId="77777777" w:rsidR="00BC2499" w:rsidRDefault="00BC2499" w:rsidP="00BC2499">
      <w:r>
        <w:t>An overview of the PDB standard can be found here:</w:t>
      </w:r>
    </w:p>
    <w:p w14:paraId="63B09F43" w14:textId="77777777" w:rsidR="00BC2499" w:rsidRDefault="00587CB2" w:rsidP="00BC2499">
      <w:hyperlink r:id="rId37" w:history="1">
        <w:r w:rsidR="00BC2499" w:rsidRPr="00D110DF">
          <w:rPr>
            <w:rStyle w:val="Hyperlink"/>
          </w:rPr>
          <w:t>http://www.wwpdb.org/docs.html</w:t>
        </w:r>
      </w:hyperlink>
    </w:p>
    <w:p w14:paraId="09DAC082" w14:textId="77777777" w:rsidR="00BC2499" w:rsidRDefault="00BC2499" w:rsidP="00BC2499">
      <w:pPr>
        <w:jc w:val="both"/>
      </w:pPr>
      <w:r>
        <w:t>The advantage of PDB files is their ubiquity and thorough documentation.  Disadvantages include limited fixed point floating precision for coordinates, unused space, and proprietary implementations creating inconsistencies.</w:t>
      </w:r>
    </w:p>
    <w:p w14:paraId="2817F5AC" w14:textId="77777777" w:rsidR="00BC2499" w:rsidRDefault="00BC2499" w:rsidP="00BC2499">
      <w:pPr>
        <w:jc w:val="both"/>
      </w:pPr>
      <w:r>
        <w:br/>
        <w:t>One PDB file is required per box.  For NVT ensemble simulations, one file is expected; for Gibbs and grand canonical ensemble, two files are required.</w:t>
      </w:r>
    </w:p>
    <w:p w14:paraId="3A389509" w14:textId="77777777" w:rsidR="00BC2499" w:rsidRDefault="00BC2499" w:rsidP="00BC2499">
      <w:r>
        <w:t>GOMC recognizes the following keywords in PDB files:</w:t>
      </w:r>
    </w:p>
    <w:p w14:paraId="27BA5409" w14:textId="77777777" w:rsidR="00BC2499" w:rsidRPr="00911500" w:rsidRDefault="00BC2499" w:rsidP="00BC2499">
      <w:pPr>
        <w:pStyle w:val="ListParagraph"/>
        <w:numPr>
          <w:ilvl w:val="0"/>
          <w:numId w:val="4"/>
        </w:numPr>
      </w:pPr>
      <w:r w:rsidRPr="00911500">
        <w:rPr>
          <w:rFonts w:ascii="Inconsolata" w:hAnsi="Inconsolata"/>
          <w:b/>
          <w:color w:val="7F7F7F" w:themeColor="text1" w:themeTint="80"/>
          <w:sz w:val="28"/>
        </w:rPr>
        <w:t>REMARK</w:t>
      </w:r>
    </w:p>
    <w:p w14:paraId="3236A7F9" w14:textId="77777777" w:rsidR="00BC2499" w:rsidRPr="00911500" w:rsidRDefault="00BC2499" w:rsidP="00BC2499">
      <w:pPr>
        <w:pStyle w:val="ListParagraph"/>
        <w:numPr>
          <w:ilvl w:val="0"/>
          <w:numId w:val="4"/>
        </w:numPr>
      </w:pPr>
      <w:r w:rsidRPr="00911500">
        <w:rPr>
          <w:rFonts w:ascii="Inconsolata" w:hAnsi="Inconsolata"/>
          <w:b/>
          <w:color w:val="7F7F7F" w:themeColor="text1" w:themeTint="80"/>
          <w:sz w:val="28"/>
        </w:rPr>
        <w:t>CRYST1</w:t>
      </w:r>
    </w:p>
    <w:p w14:paraId="75D6D8F7" w14:textId="77777777" w:rsidR="00BC2499" w:rsidRPr="00911500" w:rsidRDefault="00BC2499" w:rsidP="00BC2499">
      <w:pPr>
        <w:pStyle w:val="ListParagraph"/>
        <w:numPr>
          <w:ilvl w:val="0"/>
          <w:numId w:val="4"/>
        </w:numPr>
      </w:pPr>
      <w:r>
        <w:rPr>
          <w:rFonts w:ascii="Inconsolata" w:hAnsi="Inconsolata"/>
          <w:b/>
          <w:color w:val="7F7F7F" w:themeColor="text1" w:themeTint="80"/>
          <w:sz w:val="28"/>
        </w:rPr>
        <w:t>ATOM</w:t>
      </w:r>
    </w:p>
    <w:p w14:paraId="4E4E6FF2" w14:textId="77777777" w:rsidR="00BC2499" w:rsidRDefault="00BC2499" w:rsidP="00BC2499">
      <w:pPr>
        <w:pStyle w:val="ListParagraph"/>
        <w:numPr>
          <w:ilvl w:val="0"/>
          <w:numId w:val="4"/>
        </w:numPr>
      </w:pPr>
      <w:r w:rsidRPr="00911500">
        <w:rPr>
          <w:rFonts w:ascii="Inconsolata" w:hAnsi="Inconsolata"/>
          <w:b/>
          <w:color w:val="7F7F7F" w:themeColor="text1" w:themeTint="80"/>
          <w:sz w:val="28"/>
        </w:rPr>
        <w:t>END</w:t>
      </w:r>
    </w:p>
    <w:p w14:paraId="32296644" w14:textId="77777777" w:rsidR="00BC2499" w:rsidRDefault="00BC2499" w:rsidP="00BC2499">
      <w:pPr>
        <w:jc w:val="both"/>
      </w:pPr>
      <w:r>
        <w:t xml:space="preserve">Currently, </w:t>
      </w:r>
      <w:commentRangeStart w:id="3"/>
      <w:r w:rsidRPr="00911500">
        <w:rPr>
          <w:rFonts w:ascii="Inconsolata" w:hAnsi="Inconsolata"/>
          <w:b/>
          <w:color w:val="7F7F7F" w:themeColor="text1" w:themeTint="80"/>
          <w:sz w:val="28"/>
        </w:rPr>
        <w:t>REMARK</w:t>
      </w:r>
      <w:commentRangeEnd w:id="3"/>
      <w:r>
        <w:rPr>
          <w:rStyle w:val="CommentReference"/>
        </w:rPr>
        <w:commentReference w:id="3"/>
      </w:r>
      <w:r>
        <w:t xml:space="preserve"> is ignored.  Formerly, it was used to store proprietary information in frames (e.g. step number).  </w:t>
      </w:r>
      <w:proofErr w:type="spellStart"/>
      <w:r>
        <w:t>Packmol</w:t>
      </w:r>
      <w:proofErr w:type="spellEnd"/>
      <w:r>
        <w:t xml:space="preserve"> typically leaves the following remark</w:t>
      </w:r>
    </w:p>
    <w:p w14:paraId="7944FFE3" w14:textId="77777777" w:rsidR="00BC2499" w:rsidRDefault="00BC2499" w:rsidP="00BC2499">
      <w:pPr>
        <w:jc w:val="both"/>
      </w:pPr>
      <w:r>
        <w:br/>
      </w:r>
      <w:r w:rsidRPr="00EC562D">
        <w:rPr>
          <w:rFonts w:ascii="Inconsolata" w:hAnsi="Inconsolata"/>
          <w:highlight w:val="lightGray"/>
        </w:rPr>
        <w:t xml:space="preserve">REMARK original generated coordinate </w:t>
      </w:r>
      <w:proofErr w:type="spellStart"/>
      <w:r w:rsidRPr="00EC562D">
        <w:rPr>
          <w:rFonts w:ascii="Inconsolata" w:hAnsi="Inconsolata"/>
          <w:highlight w:val="lightGray"/>
        </w:rPr>
        <w:t>pdb</w:t>
      </w:r>
      <w:proofErr w:type="spellEnd"/>
      <w:r w:rsidRPr="00EC562D">
        <w:rPr>
          <w:rFonts w:ascii="Inconsolata" w:hAnsi="Inconsolata"/>
          <w:highlight w:val="lightGray"/>
        </w:rPr>
        <w:t xml:space="preserve"> file</w:t>
      </w:r>
      <w:r w:rsidRPr="00EC562D">
        <w:rPr>
          <w:rFonts w:ascii="Inconsolata" w:hAnsi="Inconsolata"/>
        </w:rPr>
        <w:t xml:space="preserve">                                  </w:t>
      </w:r>
      <w:r>
        <w:br/>
      </w:r>
    </w:p>
    <w:p w14:paraId="6719A8B7" w14:textId="77777777" w:rsidR="00BC2499" w:rsidRDefault="00BC2499" w:rsidP="00BC2499">
      <w:pPr>
        <w:jc w:val="both"/>
        <w:rPr>
          <w:noProof/>
        </w:rPr>
      </w:pPr>
      <w:r>
        <w:lastRenderedPageBreak/>
        <w:t xml:space="preserve">at the top of the file.  Note that this is another example of an inconsistency with the spec.  As of the PDB v3.30 specification the </w:t>
      </w:r>
      <w:commentRangeStart w:id="4"/>
      <w:r>
        <w:t xml:space="preserve">REMARK </w:t>
      </w:r>
      <w:commentRangeEnd w:id="4"/>
      <w:r>
        <w:rPr>
          <w:rStyle w:val="CommentReference"/>
        </w:rPr>
        <w:commentReference w:id="4"/>
      </w:r>
      <w:r>
        <w:t xml:space="preserve">entry contains an identifying integer, which is supposed to occupy lines 8-10.  </w:t>
      </w:r>
      <w:r>
        <w:br/>
      </w:r>
      <w:r>
        <w:br/>
      </w:r>
      <w:r>
        <w:rPr>
          <w:noProof/>
        </w:rPr>
        <w:drawing>
          <wp:inline distT="0" distB="0" distL="0" distR="0" wp14:anchorId="16623DEC" wp14:editId="51EE4B38">
            <wp:extent cx="5936615" cy="3291840"/>
            <wp:effectExtent l="0" t="0" r="698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3291840"/>
                    </a:xfrm>
                    <a:prstGeom prst="rect">
                      <a:avLst/>
                    </a:prstGeom>
                    <a:noFill/>
                    <a:ln>
                      <a:noFill/>
                    </a:ln>
                  </pic:spPr>
                </pic:pic>
              </a:graphicData>
            </a:graphic>
          </wp:inline>
        </w:drawing>
      </w:r>
      <w:r>
        <w:br/>
      </w:r>
      <w:r>
        <w:br/>
        <w:t xml:space="preserve">A file generated by </w:t>
      </w:r>
      <w:proofErr w:type="spellStart"/>
      <w:r>
        <w:t>Packmol</w:t>
      </w:r>
      <w:proofErr w:type="spellEnd"/>
      <w:r>
        <w:t xml:space="preserve"> has “</w:t>
      </w:r>
      <w:proofErr w:type="spellStart"/>
      <w:r>
        <w:t>ori</w:t>
      </w:r>
      <w:proofErr w:type="spellEnd"/>
      <w:r>
        <w:t>” in this position.  Hence you may see future codes that are incompatible with this legacy kind of remarks.</w:t>
      </w:r>
    </w:p>
    <w:p w14:paraId="5E6A5B0E" w14:textId="77777777" w:rsidR="00BC2499" w:rsidRDefault="00BC2499" w:rsidP="00BC2499">
      <w:pPr>
        <w:jc w:val="both"/>
      </w:pPr>
      <w:r>
        <w:t>Note also that the spaces 7 and 11 are not reserved; hence, they may be used in proprietary specifications.</w:t>
      </w:r>
      <w:r>
        <w:br/>
      </w:r>
    </w:p>
    <w:p w14:paraId="31341B7A" w14:textId="77777777" w:rsidR="00BC2499" w:rsidRDefault="00BC2499" w:rsidP="00BC2499">
      <w:pPr>
        <w:jc w:val="both"/>
      </w:pPr>
      <w:r w:rsidRPr="00911500">
        <w:rPr>
          <w:rFonts w:ascii="Inconsolata" w:hAnsi="Inconsolata"/>
          <w:b/>
          <w:color w:val="7F7F7F" w:themeColor="text1" w:themeTint="80"/>
          <w:sz w:val="28"/>
        </w:rPr>
        <w:t>CRYST1</w:t>
      </w:r>
      <w:r>
        <w:t xml:space="preserve"> can be used to store the cell dimensions, which can also be put as a tag in the proprietary control file.</w:t>
      </w:r>
      <w:r w:rsidRPr="00405439">
        <w:t xml:space="preserve"> </w:t>
      </w:r>
    </w:p>
    <w:p w14:paraId="370EE6AC" w14:textId="77777777" w:rsidR="00BC2499" w:rsidRDefault="00587CB2" w:rsidP="00BC2499">
      <w:hyperlink r:id="rId39" w:anchor="CRYST1" w:history="1">
        <w:r w:rsidR="00BC2499" w:rsidRPr="00D110DF">
          <w:rPr>
            <w:rStyle w:val="Hyperlink"/>
          </w:rPr>
          <w:t>http://www.wwpdb.org/documentation/format33/sect8.html#CRYST1</w:t>
        </w:r>
      </w:hyperlink>
    </w:p>
    <w:p w14:paraId="51B415AC" w14:textId="77777777" w:rsidR="00BC2499" w:rsidRDefault="00BC2499" w:rsidP="00BC2499">
      <w:r>
        <w:rPr>
          <w:noProof/>
        </w:rPr>
        <w:lastRenderedPageBreak/>
        <w:drawing>
          <wp:inline distT="0" distB="0" distL="0" distR="0" wp14:anchorId="3DC87DEF" wp14:editId="4F940474">
            <wp:extent cx="5431790" cy="50838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1790" cy="5083810"/>
                    </a:xfrm>
                    <a:prstGeom prst="rect">
                      <a:avLst/>
                    </a:prstGeom>
                    <a:noFill/>
                    <a:ln>
                      <a:noFill/>
                    </a:ln>
                  </pic:spPr>
                </pic:pic>
              </a:graphicData>
            </a:graphic>
          </wp:inline>
        </w:drawing>
      </w:r>
      <w:r>
        <w:br/>
      </w:r>
      <w:r>
        <w:br/>
        <w:t>Here is an example:</w:t>
      </w:r>
    </w:p>
    <w:p w14:paraId="04B04260" w14:textId="77777777" w:rsidR="00BC2499" w:rsidRDefault="00BC2499" w:rsidP="00BC2499">
      <w:r w:rsidRPr="0020463B">
        <w:rPr>
          <w:rFonts w:ascii="Inconsolata" w:hAnsi="Inconsolata"/>
          <w:sz w:val="18"/>
          <w:highlight w:val="lightGray"/>
        </w:rPr>
        <w:t>REMARK   1_________2_________3_________4_________5_________6_________7_________8</w:t>
      </w:r>
      <w:r w:rsidRPr="0020463B">
        <w:rPr>
          <w:rFonts w:ascii="Inconsolata" w:hAnsi="Inconsolata"/>
          <w:sz w:val="18"/>
          <w:highlight w:val="lightGray"/>
        </w:rPr>
        <w:br/>
      </w:r>
      <w:proofErr w:type="spellStart"/>
      <w:r w:rsidRPr="0020463B">
        <w:rPr>
          <w:rFonts w:ascii="Inconsolata" w:hAnsi="Inconsolata"/>
          <w:sz w:val="18"/>
          <w:highlight w:val="lightGray"/>
        </w:rPr>
        <w:t>REMARK</w:t>
      </w:r>
      <w:proofErr w:type="spellEnd"/>
      <w:r w:rsidRPr="0020463B">
        <w:rPr>
          <w:rFonts w:ascii="Inconsolata" w:hAnsi="Inconsolata"/>
          <w:sz w:val="18"/>
          <w:highlight w:val="lightGray"/>
        </w:rPr>
        <w:t xml:space="preserve"> 8901234567890123456789012345678901234567890123456789012345678901234567890</w:t>
      </w:r>
      <w:r w:rsidRPr="0020463B">
        <w:rPr>
          <w:rFonts w:ascii="Inconsolata" w:hAnsi="Inconsolata"/>
          <w:sz w:val="18"/>
          <w:highlight w:val="lightGray"/>
        </w:rPr>
        <w:br/>
      </w:r>
      <w:r w:rsidRPr="0020463B">
        <w:rPr>
          <w:rFonts w:ascii="Inconsolata" w:hAnsi="Inconsolata"/>
          <w:sz w:val="18"/>
        </w:rPr>
        <w:t>CRYST1   71.490   71.490   71.490  90.00  90.00  90.00 P 1        1</w:t>
      </w:r>
      <w:r w:rsidRPr="0020463B">
        <w:rPr>
          <w:rFonts w:ascii="Inconsolata" w:hAnsi="Inconsolata"/>
          <w:sz w:val="18"/>
        </w:rPr>
        <w:br/>
        <w:t>ATOM      1 C1   ISB A   1      24.378  36.667  45.645  0.00  0.00      ISB  C</w:t>
      </w:r>
      <w:r>
        <w:rPr>
          <w:rFonts w:ascii="Inconsolata" w:hAnsi="Inconsolata"/>
        </w:rPr>
        <w:br/>
      </w:r>
      <w:r>
        <w:br/>
        <w:t xml:space="preserve">This file indicates a box size of 71.49 Angstroms per side.  The ’90.00’ entries, indicate that the cell is cubic. </w:t>
      </w:r>
      <w:r>
        <w:br/>
      </w:r>
      <w:r>
        <w:br/>
      </w:r>
      <w:r w:rsidRPr="005C25A4">
        <w:rPr>
          <w:i/>
          <w:highlight w:val="yellow"/>
        </w:rPr>
        <w:t>NOTE:</w:t>
      </w:r>
      <w:r>
        <w:br/>
      </w:r>
      <w:r>
        <w:rPr>
          <w:highlight w:val="yellow"/>
        </w:rPr>
        <w:t xml:space="preserve">Only </w:t>
      </w:r>
      <w:r w:rsidRPr="00372679">
        <w:rPr>
          <w:highlight w:val="yellow"/>
        </w:rPr>
        <w:t>cubic</w:t>
      </w:r>
      <w:r>
        <w:rPr>
          <w:highlight w:val="yellow"/>
        </w:rPr>
        <w:t xml:space="preserve"> and orthogonal</w:t>
      </w:r>
      <w:r w:rsidRPr="00372679">
        <w:rPr>
          <w:highlight w:val="yellow"/>
        </w:rPr>
        <w:t xml:space="preserve"> cells are supported in this code.</w:t>
      </w:r>
      <w:r>
        <w:br/>
      </w:r>
    </w:p>
    <w:p w14:paraId="78EF1D03" w14:textId="77777777" w:rsidR="00BC2499" w:rsidRDefault="00BC2499" w:rsidP="00BC2499">
      <w:pPr>
        <w:jc w:val="both"/>
      </w:pPr>
      <w:r>
        <w:t xml:space="preserve">The main entry in the PDB file are </w:t>
      </w:r>
      <w:r>
        <w:rPr>
          <w:rFonts w:ascii="Inconsolata" w:hAnsi="Inconsolata"/>
          <w:b/>
          <w:color w:val="7F7F7F" w:themeColor="text1" w:themeTint="80"/>
          <w:sz w:val="28"/>
        </w:rPr>
        <w:t>ATOM</w:t>
      </w:r>
      <w:r>
        <w:t xml:space="preserve"> entries.  The keyword “ATOM” is always followed by two </w:t>
      </w:r>
      <w:commentRangeStart w:id="5"/>
      <w:r>
        <w:t>spaces</w:t>
      </w:r>
      <w:commentRangeEnd w:id="5"/>
      <w:r>
        <w:rPr>
          <w:rStyle w:val="CommentReference"/>
        </w:rPr>
        <w:commentReference w:id="5"/>
      </w:r>
      <w:r>
        <w:t>.  An entry has a number of fields.</w:t>
      </w:r>
    </w:p>
    <w:p w14:paraId="0838E884" w14:textId="77777777" w:rsidR="00BC2499" w:rsidRDefault="00BC2499" w:rsidP="00BC2499">
      <w:r>
        <w:rPr>
          <w:noProof/>
        </w:rPr>
        <w:lastRenderedPageBreak/>
        <w:drawing>
          <wp:inline distT="0" distB="0" distL="0" distR="0" wp14:anchorId="7C7BACAE" wp14:editId="2F9C878C">
            <wp:extent cx="4686300" cy="7658432"/>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6300" cy="7658432"/>
                    </a:xfrm>
                    <a:prstGeom prst="rect">
                      <a:avLst/>
                    </a:prstGeom>
                    <a:noFill/>
                    <a:ln>
                      <a:noFill/>
                    </a:ln>
                  </pic:spPr>
                </pic:pic>
              </a:graphicData>
            </a:graphic>
          </wp:inline>
        </w:drawing>
      </w:r>
    </w:p>
    <w:p w14:paraId="0A3CBD23" w14:textId="77777777" w:rsidR="00BC2499" w:rsidRDefault="00BC2499" w:rsidP="00BC2499">
      <w:pPr>
        <w:jc w:val="both"/>
      </w:pPr>
      <w:r>
        <w:lastRenderedPageBreak/>
        <w:br/>
        <w:t xml:space="preserve">The key parameters are the coordinates x, y, and z.  The precision is limited to eight </w:t>
      </w:r>
      <w:commentRangeStart w:id="6"/>
      <w:r>
        <w:t>whole decimal digits and three fractional decimal digits.</w:t>
      </w:r>
      <w:commentRangeEnd w:id="6"/>
      <w:r>
        <w:rPr>
          <w:rStyle w:val="CommentReference"/>
        </w:rPr>
        <w:commentReference w:id="6"/>
      </w:r>
    </w:p>
    <w:p w14:paraId="5730AF7F" w14:textId="77777777" w:rsidR="00BC2499" w:rsidRDefault="00BC2499" w:rsidP="00BC2499">
      <w:pPr>
        <w:jc w:val="both"/>
      </w:pPr>
      <w:r>
        <w:t>Other important entries are the residue name, atom name, and chain ID.  Numbering is important primarily because it represents an inconvenience in packing/loading large systems.  Revisiting the previous example,</w:t>
      </w:r>
    </w:p>
    <w:p w14:paraId="01C9756E" w14:textId="77777777" w:rsidR="00BC2499" w:rsidRDefault="00BC2499" w:rsidP="00BC2499">
      <w:r w:rsidRPr="00704953">
        <w:rPr>
          <w:rFonts w:ascii="Inconsolata" w:hAnsi="Inconsolata"/>
          <w:sz w:val="18"/>
          <w:highlight w:val="lightGray"/>
        </w:rPr>
        <w:t>REMARK   1_________2_________3_________4_________5_________6_________7_________8</w:t>
      </w:r>
      <w:r w:rsidRPr="00704953">
        <w:rPr>
          <w:rFonts w:ascii="Inconsolata" w:hAnsi="Inconsolata"/>
          <w:sz w:val="18"/>
          <w:highlight w:val="lightGray"/>
        </w:rPr>
        <w:br/>
      </w:r>
      <w:proofErr w:type="spellStart"/>
      <w:r w:rsidRPr="00704953">
        <w:rPr>
          <w:rFonts w:ascii="Inconsolata" w:hAnsi="Inconsolata"/>
          <w:sz w:val="18"/>
          <w:highlight w:val="lightGray"/>
        </w:rPr>
        <w:t>REMARK</w:t>
      </w:r>
      <w:proofErr w:type="spellEnd"/>
      <w:r w:rsidRPr="00704953">
        <w:rPr>
          <w:rFonts w:ascii="Inconsolata" w:hAnsi="Inconsolata"/>
          <w:sz w:val="18"/>
          <w:highlight w:val="lightGray"/>
        </w:rPr>
        <w:t xml:space="preserve"> 8901234567890123456789012345678901234567890123456789012345678901234567890</w:t>
      </w:r>
      <w:r w:rsidRPr="00704953">
        <w:rPr>
          <w:rFonts w:ascii="Inconsolata" w:hAnsi="Inconsolata"/>
          <w:sz w:val="18"/>
          <w:highlight w:val="lightGray"/>
        </w:rPr>
        <w:br/>
      </w:r>
      <w:r w:rsidRPr="00704953">
        <w:rPr>
          <w:rFonts w:ascii="Inconsolata" w:hAnsi="Inconsolata"/>
          <w:sz w:val="18"/>
        </w:rPr>
        <w:t>CRYST1   71.490   71.490   71.490  90.00  90.00  90.00 P 1        1</w:t>
      </w:r>
      <w:r w:rsidRPr="00704953">
        <w:rPr>
          <w:rFonts w:ascii="Inconsolata" w:hAnsi="Inconsolata"/>
          <w:sz w:val="18"/>
        </w:rPr>
        <w:br/>
        <w:t>ATOM      1 C1   ISB A   1      24.378  36.667  45.645  0.00  0.00      ISB  C</w:t>
      </w:r>
      <w:r>
        <w:br/>
      </w:r>
    </w:p>
    <w:p w14:paraId="28AAABB8" w14:textId="77777777" w:rsidR="00BC2499" w:rsidRDefault="00BC2499" w:rsidP="00BC2499">
      <w:pPr>
        <w:jc w:val="both"/>
      </w:pPr>
      <w:r>
        <w:t>the atom name is “C1” and residue name is “ISB”.  The PSF file (next section) contains a lookup table of atoms.  These contain the atom name from the PDB and the name of the atom kind in the parameter file it corresponds to.  As multiple different atom names will all correspond to the same parameter, these can be viewed “atom aliases” of sorts.  The chain letter (in this case ‘A’) is sometimes used when packing a number of PDBs into a single PDB file.</w:t>
      </w:r>
    </w:p>
    <w:p w14:paraId="368A7283" w14:textId="77777777" w:rsidR="00BC2499" w:rsidRPr="00BF1266" w:rsidRDefault="00BC2499" w:rsidP="00BC2499">
      <w:pPr>
        <w:rPr>
          <w:i/>
          <w:highlight w:val="yellow"/>
        </w:rPr>
      </w:pPr>
      <w:r w:rsidRPr="00BF1266">
        <w:rPr>
          <w:i/>
          <w:highlight w:val="yellow"/>
        </w:rPr>
        <w:t>A few important Notes/Warnings on Undocument</w:t>
      </w:r>
      <w:r>
        <w:rPr>
          <w:i/>
          <w:highlight w:val="yellow"/>
        </w:rPr>
        <w:t>ed</w:t>
      </w:r>
      <w:r w:rsidRPr="00BF1266">
        <w:rPr>
          <w:i/>
          <w:highlight w:val="yellow"/>
        </w:rPr>
        <w:t xml:space="preserve"> PDB Format Conventions:</w:t>
      </w:r>
    </w:p>
    <w:p w14:paraId="7857CCB3" w14:textId="77777777" w:rsidR="00BC2499" w:rsidRPr="00BF1266" w:rsidRDefault="00BC2499" w:rsidP="0063031F">
      <w:pPr>
        <w:pStyle w:val="ListParagraph"/>
        <w:numPr>
          <w:ilvl w:val="0"/>
          <w:numId w:val="5"/>
        </w:numPr>
        <w:jc w:val="both"/>
        <w:rPr>
          <w:highlight w:val="yellow"/>
        </w:rPr>
      </w:pPr>
      <w:r w:rsidRPr="00BF1266">
        <w:rPr>
          <w:highlight w:val="yellow"/>
        </w:rPr>
        <w:t>While it is explicitly stated in some other sections of the PDB file, the general convention observed by most codes is to right align</w:t>
      </w:r>
      <w:r>
        <w:rPr>
          <w:highlight w:val="yellow"/>
        </w:rPr>
        <w:t xml:space="preserve"> </w:t>
      </w:r>
      <w:r w:rsidRPr="00BF1266">
        <w:rPr>
          <w:highlight w:val="yellow"/>
        </w:rPr>
        <w:t xml:space="preserve">when padding with white space.  </w:t>
      </w:r>
    </w:p>
    <w:p w14:paraId="5B54E94F" w14:textId="77777777" w:rsidR="00BC2499" w:rsidRPr="00BF1266" w:rsidRDefault="00BC2499" w:rsidP="0063031F">
      <w:pPr>
        <w:pStyle w:val="ListParagraph"/>
        <w:numPr>
          <w:ilvl w:val="0"/>
          <w:numId w:val="5"/>
        </w:numPr>
        <w:jc w:val="both"/>
        <w:rPr>
          <w:highlight w:val="yellow"/>
        </w:rPr>
      </w:pPr>
      <w:r w:rsidRPr="00BF1266">
        <w:rPr>
          <w:highlight w:val="yellow"/>
        </w:rPr>
        <w:t xml:space="preserve">Some codes (including </w:t>
      </w:r>
      <w:proofErr w:type="spellStart"/>
      <w:r w:rsidRPr="00BF1266">
        <w:rPr>
          <w:highlight w:val="yellow"/>
        </w:rPr>
        <w:t>PSFGen</w:t>
      </w:r>
      <w:proofErr w:type="spellEnd"/>
      <w:r w:rsidRPr="00BF1266">
        <w:rPr>
          <w:highlight w:val="yellow"/>
        </w:rPr>
        <w:t xml:space="preserve">/VMD) use </w:t>
      </w:r>
      <w:commentRangeStart w:id="7"/>
      <w:r w:rsidRPr="00BF1266">
        <w:rPr>
          <w:highlight w:val="yellow"/>
        </w:rPr>
        <w:t>the 21</w:t>
      </w:r>
      <w:r w:rsidRPr="002E4210">
        <w:rPr>
          <w:highlight w:val="yellow"/>
          <w:vertAlign w:val="superscript"/>
        </w:rPr>
        <w:t>st</w:t>
      </w:r>
      <w:r w:rsidRPr="00BF1266">
        <w:rPr>
          <w:highlight w:val="yellow"/>
        </w:rPr>
        <w:t xml:space="preserve"> unused character </w:t>
      </w:r>
      <w:commentRangeEnd w:id="7"/>
      <w:r>
        <w:rPr>
          <w:rStyle w:val="CommentReference"/>
        </w:rPr>
        <w:commentReference w:id="7"/>
      </w:r>
      <w:r w:rsidRPr="00BF1266">
        <w:rPr>
          <w:highlight w:val="yellow"/>
        </w:rPr>
        <w:t>to add a fourth letter to the residue (molecule name).  This extension is currently support</w:t>
      </w:r>
      <w:r>
        <w:rPr>
          <w:highlight w:val="yellow"/>
        </w:rPr>
        <w:t>ed</w:t>
      </w:r>
      <w:r w:rsidRPr="00BF1266">
        <w:rPr>
          <w:highlight w:val="yellow"/>
        </w:rPr>
        <w:t>, but is unofficial and</w:t>
      </w:r>
      <w:r>
        <w:rPr>
          <w:highlight w:val="yellow"/>
        </w:rPr>
        <w:t>,</w:t>
      </w:r>
      <w:r w:rsidRPr="00BF1266">
        <w:rPr>
          <w:highlight w:val="yellow"/>
        </w:rPr>
        <w:t xml:space="preserve"> hence</w:t>
      </w:r>
      <w:r>
        <w:rPr>
          <w:highlight w:val="yellow"/>
        </w:rPr>
        <w:t>,</w:t>
      </w:r>
      <w:r w:rsidRPr="00BF1266">
        <w:rPr>
          <w:highlight w:val="yellow"/>
        </w:rPr>
        <w:t xml:space="preserve"> may change in the future.</w:t>
      </w:r>
    </w:p>
    <w:p w14:paraId="63876652" w14:textId="77777777" w:rsidR="00BC2499" w:rsidRDefault="00BC2499" w:rsidP="0063031F">
      <w:pPr>
        <w:pStyle w:val="ListParagraph"/>
        <w:numPr>
          <w:ilvl w:val="0"/>
          <w:numId w:val="5"/>
        </w:numPr>
        <w:jc w:val="both"/>
        <w:rPr>
          <w:highlight w:val="yellow"/>
        </w:rPr>
      </w:pPr>
      <w:r>
        <w:rPr>
          <w:highlight w:val="yellow"/>
        </w:rPr>
        <w:t xml:space="preserve">VMD requires a constant number of ATOMs in a multi-frame PDB (multiple records terminated by “END” in a single file).  To compensate for this, all atoms from all boxes in the system are written to the output PDBs of this code.  </w:t>
      </w:r>
    </w:p>
    <w:p w14:paraId="5C6D43D6" w14:textId="77777777" w:rsidR="00BC2499" w:rsidRDefault="00BC2499" w:rsidP="0063031F">
      <w:pPr>
        <w:pStyle w:val="ListParagraph"/>
        <w:numPr>
          <w:ilvl w:val="0"/>
          <w:numId w:val="5"/>
        </w:numPr>
        <w:jc w:val="both"/>
        <w:rPr>
          <w:highlight w:val="yellow"/>
        </w:rPr>
      </w:pPr>
      <w:r>
        <w:rPr>
          <w:highlight w:val="yellow"/>
        </w:rPr>
        <w:t>For atoms not currently in a box, the coordinates are set to &lt;0.00, 0.00, 0.00&gt;</w:t>
      </w:r>
    </w:p>
    <w:p w14:paraId="66D03FBB" w14:textId="77777777" w:rsidR="00BC2499" w:rsidRDefault="00BC2499" w:rsidP="0063031F">
      <w:pPr>
        <w:pStyle w:val="ListParagraph"/>
        <w:numPr>
          <w:ilvl w:val="0"/>
          <w:numId w:val="5"/>
        </w:numPr>
        <w:jc w:val="both"/>
        <w:rPr>
          <w:highlight w:val="yellow"/>
        </w:rPr>
      </w:pPr>
      <w:r w:rsidRPr="00BF1266">
        <w:rPr>
          <w:highlight w:val="yellow"/>
        </w:rPr>
        <w:t>The occupancy is commonly just set to “1.00” and is left unused by many codes.  We recycle this legacy parameter by using it to denote</w:t>
      </w:r>
      <w:r>
        <w:rPr>
          <w:highlight w:val="yellow"/>
        </w:rPr>
        <w:t>,</w:t>
      </w:r>
      <w:r w:rsidRPr="007A5AC5">
        <w:rPr>
          <w:highlight w:val="yellow"/>
        </w:rPr>
        <w:t xml:space="preserve"> </w:t>
      </w:r>
      <w:r>
        <w:rPr>
          <w:highlight w:val="yellow"/>
        </w:rPr>
        <w:t>in our output PDBs,</w:t>
      </w:r>
      <w:r w:rsidRPr="00BF1266">
        <w:rPr>
          <w:highlight w:val="yellow"/>
        </w:rPr>
        <w:t xml:space="preserve"> the box a partic</w:t>
      </w:r>
      <w:r>
        <w:rPr>
          <w:highlight w:val="yellow"/>
        </w:rPr>
        <w:t xml:space="preserve">le is in (box 0 </w:t>
      </w:r>
      <w:r w:rsidRPr="00731619">
        <w:rPr>
          <w:highlight w:val="yellow"/>
        </w:rPr>
        <w:sym w:font="Wingdings" w:char="F0E0"/>
      </w:r>
      <w:r>
        <w:rPr>
          <w:highlight w:val="yellow"/>
        </w:rPr>
        <w:t xml:space="preserve"> occupancy=0.00 ; box 1 </w:t>
      </w:r>
      <w:r w:rsidRPr="00731619">
        <w:rPr>
          <w:highlight w:val="yellow"/>
        </w:rPr>
        <w:sym w:font="Wingdings" w:char="F0E0"/>
      </w:r>
      <w:r>
        <w:rPr>
          <w:highlight w:val="yellow"/>
        </w:rPr>
        <w:t xml:space="preserve"> occupancy=1.00)</w:t>
      </w:r>
    </w:p>
    <w:p w14:paraId="5E29E4B7" w14:textId="77777777" w:rsidR="00BC2499" w:rsidRPr="00731619" w:rsidRDefault="00BC2499" w:rsidP="0063031F">
      <w:pPr>
        <w:pStyle w:val="ListParagraph"/>
        <w:numPr>
          <w:ilvl w:val="0"/>
          <w:numId w:val="5"/>
        </w:numPr>
        <w:jc w:val="both"/>
        <w:rPr>
          <w:highlight w:val="yellow"/>
        </w:rPr>
      </w:pPr>
      <w:r>
        <w:rPr>
          <w:highlight w:val="yellow"/>
        </w:rPr>
        <w:t xml:space="preserve">As the x, y, and z coordinates are fixed point with only three digits of precision, </w:t>
      </w:r>
      <w:r w:rsidRPr="00731619">
        <w:rPr>
          <w:highlight w:val="yellow"/>
          <w:u w:val="single"/>
        </w:rPr>
        <w:t>the energy values you get when restarting may be mildly different</w:t>
      </w:r>
      <w:r>
        <w:rPr>
          <w:highlight w:val="yellow"/>
        </w:rPr>
        <w:t xml:space="preserve">, particularly for bonded interactions due to </w:t>
      </w:r>
      <w:proofErr w:type="spellStart"/>
      <w:r>
        <w:rPr>
          <w:highlight w:val="yellow"/>
        </w:rPr>
        <w:t>roundoff</w:t>
      </w:r>
      <w:proofErr w:type="spellEnd"/>
      <w:r>
        <w:rPr>
          <w:highlight w:val="yellow"/>
        </w:rPr>
        <w:t xml:space="preserve"> in the coordinates.  This will eventually be remedied by the implementation of a full-precision trajectory (e.g. DCD) file.</w:t>
      </w:r>
    </w:p>
    <w:p w14:paraId="08381D05" w14:textId="77777777" w:rsidR="00BC2499" w:rsidRPr="00BF1266" w:rsidRDefault="00BC2499" w:rsidP="0063031F">
      <w:pPr>
        <w:pStyle w:val="ListParagraph"/>
        <w:numPr>
          <w:ilvl w:val="0"/>
          <w:numId w:val="5"/>
        </w:numPr>
        <w:jc w:val="both"/>
        <w:rPr>
          <w:highlight w:val="yellow"/>
        </w:rPr>
      </w:pPr>
      <w:r w:rsidRPr="00BF1266">
        <w:rPr>
          <w:highlight w:val="yellow"/>
        </w:rPr>
        <w:t>The “ISB” entry in columns 73-75 is not an official part of the PDB standard.  This is a proprietary entry called “</w:t>
      </w:r>
      <w:proofErr w:type="spellStart"/>
      <w:r w:rsidRPr="00BF1266">
        <w:rPr>
          <w:highlight w:val="yellow"/>
        </w:rPr>
        <w:t>Segname</w:t>
      </w:r>
      <w:proofErr w:type="spellEnd"/>
      <w:r w:rsidRPr="00BF1266">
        <w:rPr>
          <w:highlight w:val="yellow"/>
        </w:rPr>
        <w:t>”, which has been embraced by NAMD and some other codes.</w:t>
      </w:r>
    </w:p>
    <w:p w14:paraId="6BBE08CE" w14:textId="77777777" w:rsidR="00BC2499" w:rsidRPr="00F52738" w:rsidRDefault="00BC2499" w:rsidP="00BC2499">
      <w:r>
        <w:br/>
      </w:r>
      <w:r>
        <w:br/>
        <w:t>_______________________________________________________________________________</w:t>
      </w:r>
    </w:p>
    <w:p w14:paraId="7464A551" w14:textId="77777777" w:rsidR="00BC2499" w:rsidRDefault="00BC2499" w:rsidP="00BC2499">
      <w:r>
        <w:lastRenderedPageBreak/>
        <w:t xml:space="preserve">A frame in the PDB file is terminated with the keyword </w:t>
      </w:r>
      <w:r>
        <w:rPr>
          <w:rFonts w:ascii="Inconsolata" w:hAnsi="Inconsolata"/>
          <w:b/>
          <w:color w:val="7F7F7F" w:themeColor="text1" w:themeTint="80"/>
          <w:sz w:val="28"/>
        </w:rPr>
        <w:t>END</w:t>
      </w:r>
      <w:r>
        <w:t>.</w:t>
      </w:r>
    </w:p>
    <w:p w14:paraId="54271693" w14:textId="77777777" w:rsidR="00BC2499" w:rsidRDefault="00BC2499" w:rsidP="00BC2499">
      <w:commentRangeStart w:id="8"/>
      <w:r>
        <w:t>With that overview of the format in mind, the following steps describe how a PDB file is typically built.</w:t>
      </w:r>
      <w:r>
        <w:br/>
      </w:r>
      <w:commentRangeEnd w:id="8"/>
      <w:r>
        <w:rPr>
          <w:rStyle w:val="CommentReference"/>
        </w:rPr>
        <w:commentReference w:id="8"/>
      </w:r>
      <w:r>
        <w:br/>
        <w:t>1.  A single molecule PDB is obtained.  In this example, the QM software package Gaussian was used to draw the molecule, which was then edited by hand to adhere to the PDB spec properly.  The end result is a PDB for a single molecule:</w:t>
      </w:r>
      <w:r>
        <w:br/>
      </w:r>
      <w:r>
        <w:br/>
      </w:r>
      <w:r w:rsidRPr="00CF1DAD">
        <w:rPr>
          <w:rFonts w:ascii="Inconsolata" w:hAnsi="Inconsolata"/>
          <w:highlight w:val="lightGray"/>
        </w:rPr>
        <w:t xml:space="preserve">REMARK   1 File created by </w:t>
      </w:r>
      <w:proofErr w:type="spellStart"/>
      <w:r w:rsidRPr="00CF1DAD">
        <w:rPr>
          <w:rFonts w:ascii="Inconsolata" w:hAnsi="Inconsolata"/>
          <w:highlight w:val="lightGray"/>
        </w:rPr>
        <w:t>GaussView</w:t>
      </w:r>
      <w:proofErr w:type="spellEnd"/>
      <w:r w:rsidRPr="00CF1DAD">
        <w:rPr>
          <w:rFonts w:ascii="Inconsolata" w:hAnsi="Inconsolata"/>
          <w:highlight w:val="lightGray"/>
        </w:rPr>
        <w:t xml:space="preserve"> 5.0.8</w:t>
      </w:r>
      <w:r w:rsidRPr="00CF1DAD">
        <w:rPr>
          <w:rFonts w:ascii="Inconsolata" w:hAnsi="Inconsolata"/>
          <w:highlight w:val="lightGray"/>
        </w:rPr>
        <w:br/>
        <w:t>ATOM      1 C1   ISB     1       0.911  -0.313   0.000</w:t>
      </w:r>
      <w:r>
        <w:rPr>
          <w:rFonts w:ascii="Inconsolata" w:hAnsi="Inconsolata"/>
          <w:highlight w:val="lightGray"/>
        </w:rPr>
        <w:tab/>
      </w:r>
      <w:r>
        <w:rPr>
          <w:rFonts w:ascii="Inconsolata" w:hAnsi="Inconsolata"/>
          <w:highlight w:val="lightGray"/>
        </w:rPr>
        <w:tab/>
      </w:r>
      <w:r>
        <w:rPr>
          <w:rFonts w:ascii="Inconsolata" w:hAnsi="Inconsolata"/>
          <w:highlight w:val="lightGray"/>
        </w:rPr>
        <w:tab/>
      </w:r>
      <w:r w:rsidRPr="00CF1DAD">
        <w:rPr>
          <w:rFonts w:ascii="Inconsolata" w:hAnsi="Inconsolata"/>
          <w:highlight w:val="lightGray"/>
        </w:rPr>
        <w:t>C</w:t>
      </w:r>
      <w:r w:rsidRPr="00CF1DAD">
        <w:rPr>
          <w:rFonts w:ascii="Inconsolata" w:hAnsi="Inconsolata"/>
          <w:highlight w:val="lightGray"/>
        </w:rPr>
        <w:br/>
        <w:t>ATOM      2 C2   ISB     1       1.424  -1.765   0.000</w:t>
      </w:r>
      <w:r>
        <w:rPr>
          <w:rFonts w:ascii="Inconsolata" w:hAnsi="Inconsolata"/>
          <w:highlight w:val="lightGray"/>
        </w:rPr>
        <w:tab/>
      </w:r>
      <w:r>
        <w:rPr>
          <w:rFonts w:ascii="Inconsolata" w:hAnsi="Inconsolata"/>
          <w:highlight w:val="lightGray"/>
        </w:rPr>
        <w:tab/>
      </w:r>
      <w:r>
        <w:rPr>
          <w:rFonts w:ascii="Inconsolata" w:hAnsi="Inconsolata"/>
          <w:highlight w:val="lightGray"/>
        </w:rPr>
        <w:tab/>
      </w:r>
      <w:r w:rsidRPr="00CF1DAD">
        <w:rPr>
          <w:rFonts w:ascii="Inconsolata" w:hAnsi="Inconsolata"/>
          <w:highlight w:val="lightGray"/>
        </w:rPr>
        <w:t>C</w:t>
      </w:r>
      <w:r w:rsidRPr="00CF1DAD">
        <w:rPr>
          <w:rFonts w:ascii="Inconsolata" w:hAnsi="Inconsolata"/>
          <w:highlight w:val="lightGray"/>
        </w:rPr>
        <w:br/>
        <w:t xml:space="preserve">ATOM      3 C3   ISB   </w:t>
      </w:r>
      <w:r>
        <w:rPr>
          <w:rFonts w:ascii="Inconsolata" w:hAnsi="Inconsolata"/>
          <w:highlight w:val="lightGray"/>
        </w:rPr>
        <w:t xml:space="preserve">  1      -0.629  -0.313   0.000</w:t>
      </w:r>
      <w:r>
        <w:rPr>
          <w:rFonts w:ascii="Inconsolata" w:hAnsi="Inconsolata"/>
          <w:highlight w:val="lightGray"/>
        </w:rPr>
        <w:tab/>
      </w:r>
      <w:r>
        <w:rPr>
          <w:rFonts w:ascii="Inconsolata" w:hAnsi="Inconsolata"/>
          <w:highlight w:val="lightGray"/>
        </w:rPr>
        <w:tab/>
      </w:r>
      <w:r>
        <w:rPr>
          <w:rFonts w:ascii="Inconsolata" w:hAnsi="Inconsolata"/>
          <w:highlight w:val="lightGray"/>
        </w:rPr>
        <w:tab/>
        <w:t>C</w:t>
      </w:r>
      <w:r w:rsidRPr="00CF1DAD">
        <w:rPr>
          <w:rFonts w:ascii="Inconsolata" w:hAnsi="Inconsolata"/>
          <w:highlight w:val="lightGray"/>
        </w:rPr>
        <w:br/>
        <w:t>ATOM      4 C4   ISB     1       1.424   0.41</w:t>
      </w:r>
      <w:r>
        <w:rPr>
          <w:rFonts w:ascii="Inconsolata" w:hAnsi="Inconsolata"/>
          <w:highlight w:val="lightGray"/>
        </w:rPr>
        <w:t>3  -1.257</w:t>
      </w:r>
      <w:r>
        <w:rPr>
          <w:rFonts w:ascii="Inconsolata" w:hAnsi="Inconsolata"/>
          <w:highlight w:val="lightGray"/>
        </w:rPr>
        <w:tab/>
      </w:r>
      <w:r>
        <w:rPr>
          <w:rFonts w:ascii="Inconsolata" w:hAnsi="Inconsolata"/>
          <w:highlight w:val="lightGray"/>
        </w:rPr>
        <w:tab/>
      </w:r>
      <w:r>
        <w:rPr>
          <w:rFonts w:ascii="Inconsolata" w:hAnsi="Inconsolata"/>
          <w:highlight w:val="lightGray"/>
        </w:rPr>
        <w:tab/>
      </w:r>
      <w:r w:rsidRPr="00CF1DAD">
        <w:rPr>
          <w:rFonts w:ascii="Inconsolata" w:hAnsi="Inconsolata"/>
          <w:highlight w:val="lightGray"/>
        </w:rPr>
        <w:t>C</w:t>
      </w:r>
      <w:r w:rsidRPr="00CF1DAD">
        <w:rPr>
          <w:rFonts w:ascii="Inconsolata" w:hAnsi="Inconsolata"/>
          <w:highlight w:val="lightGray"/>
        </w:rPr>
        <w:br/>
        <w:t>END</w:t>
      </w:r>
    </w:p>
    <w:p w14:paraId="7A99F2DF" w14:textId="77777777" w:rsidR="00BC2499" w:rsidRDefault="00BC2499" w:rsidP="00BC2499">
      <w:pPr>
        <w:jc w:val="both"/>
      </w:pPr>
      <w:r>
        <w:t>2.  Next, packings are calculated to place the simulation in a region of vapor-liquid coexistence.  There are a couple of ways to do this in Gibbs ensemble:</w:t>
      </w:r>
    </w:p>
    <w:p w14:paraId="7F073D4F" w14:textId="77777777" w:rsidR="00BC2499" w:rsidRDefault="00BC2499" w:rsidP="0063031F">
      <w:pPr>
        <w:pStyle w:val="ListParagraph"/>
        <w:numPr>
          <w:ilvl w:val="0"/>
          <w:numId w:val="26"/>
        </w:numPr>
        <w:jc w:val="both"/>
      </w:pPr>
      <w:r>
        <w:t>Pack both boxes to a single “middle” density, which is an average of the liquid and vapor densities.</w:t>
      </w:r>
    </w:p>
    <w:p w14:paraId="53C7F9E8" w14:textId="77777777" w:rsidR="00BC2499" w:rsidRDefault="00BC2499" w:rsidP="0063031F">
      <w:pPr>
        <w:pStyle w:val="ListParagraph"/>
        <w:numPr>
          <w:ilvl w:val="0"/>
          <w:numId w:val="26"/>
        </w:numPr>
        <w:jc w:val="both"/>
      </w:pPr>
      <w:r>
        <w:t>Same as 1, but add a modest amount to axis of one box (e.g. 10-30 A).  This technique can be handy in the constant pressure Gibbs ensemble.</w:t>
      </w:r>
    </w:p>
    <w:p w14:paraId="39CB1D03" w14:textId="77777777" w:rsidR="00BC2499" w:rsidRDefault="00BC2499" w:rsidP="0063031F">
      <w:pPr>
        <w:pStyle w:val="ListParagraph"/>
        <w:numPr>
          <w:ilvl w:val="0"/>
          <w:numId w:val="26"/>
        </w:numPr>
        <w:jc w:val="both"/>
      </w:pPr>
      <w:r>
        <w:t>Pack one box to the predicted liquid density and the other to the vapor density.</w:t>
      </w:r>
    </w:p>
    <w:p w14:paraId="4024CCDD" w14:textId="77777777" w:rsidR="00BC2499" w:rsidRDefault="00BC2499" w:rsidP="00BC2499">
      <w:r>
        <w:rPr>
          <w:noProof/>
        </w:rPr>
        <w:drawing>
          <wp:inline distT="0" distB="0" distL="0" distR="0" wp14:anchorId="2308D4E9" wp14:editId="24DCBA53">
            <wp:extent cx="5932805" cy="25253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805" cy="2525395"/>
                    </a:xfrm>
                    <a:prstGeom prst="rect">
                      <a:avLst/>
                    </a:prstGeom>
                    <a:noFill/>
                    <a:ln>
                      <a:noFill/>
                    </a:ln>
                  </pic:spPr>
                </pic:pic>
              </a:graphicData>
            </a:graphic>
          </wp:inline>
        </w:drawing>
      </w:r>
    </w:p>
    <w:p w14:paraId="5ED40CC8" w14:textId="77777777" w:rsidR="00BC2499" w:rsidRDefault="00BC2499" w:rsidP="00BC2499">
      <w:pPr>
        <w:jc w:val="both"/>
      </w:pPr>
      <w:r>
        <w:t>A good reference for getting the information needed to estimate packing is the NIST Web Book database of pure compounds:</w:t>
      </w:r>
    </w:p>
    <w:p w14:paraId="07FB2DF9" w14:textId="77777777" w:rsidR="00BC2499" w:rsidRDefault="00587CB2" w:rsidP="00BC2499">
      <w:pPr>
        <w:rPr>
          <w:rStyle w:val="Hyperlink"/>
        </w:rPr>
      </w:pPr>
      <w:hyperlink r:id="rId43" w:history="1">
        <w:r w:rsidR="00BC2499" w:rsidRPr="00D110DF">
          <w:rPr>
            <w:rStyle w:val="Hyperlink"/>
          </w:rPr>
          <w:t>http://webbook.nist.gov/chemistry/</w:t>
        </w:r>
      </w:hyperlink>
    </w:p>
    <w:p w14:paraId="4A1F70B7" w14:textId="77777777" w:rsidR="00BC2499" w:rsidRDefault="00BC2499" w:rsidP="00BC2499"/>
    <w:p w14:paraId="3333EC5B" w14:textId="77777777" w:rsidR="00BC2499" w:rsidRDefault="00BC2499" w:rsidP="00BC2499">
      <w:pPr>
        <w:jc w:val="both"/>
      </w:pPr>
      <w:r>
        <w:t xml:space="preserve">3.  After packing is determined, a basic pack can be performed with a </w:t>
      </w:r>
      <w:proofErr w:type="spellStart"/>
      <w:r>
        <w:t>Packmol</w:t>
      </w:r>
      <w:proofErr w:type="spellEnd"/>
      <w:r>
        <w:t xml:space="preserve"> script.  Here is one example:</w:t>
      </w:r>
    </w:p>
    <w:p w14:paraId="69FF2AA9" w14:textId="77777777" w:rsidR="00BC2499" w:rsidRPr="008D5D80" w:rsidRDefault="00BC2499" w:rsidP="00BC2499">
      <w:pPr>
        <w:rPr>
          <w:rFonts w:ascii="Inconsolata" w:hAnsi="Inconsolata"/>
          <w:highlight w:val="lightGray"/>
        </w:rPr>
      </w:pPr>
      <w:r w:rsidRPr="008D5D80">
        <w:rPr>
          <w:rFonts w:ascii="Inconsolata" w:hAnsi="Inconsolata"/>
          <w:highlight w:val="lightGray"/>
        </w:rPr>
        <w:lastRenderedPageBreak/>
        <w:t>tolerance 3.0</w:t>
      </w:r>
      <w:r w:rsidRPr="008D5D80">
        <w:rPr>
          <w:rFonts w:ascii="Inconsolata" w:hAnsi="Inconsolata"/>
          <w:highlight w:val="lightGray"/>
        </w:rPr>
        <w:br/>
      </w:r>
      <w:proofErr w:type="spellStart"/>
      <w:r w:rsidRPr="008D5D80">
        <w:rPr>
          <w:rFonts w:ascii="Inconsolata" w:hAnsi="Inconsolata"/>
          <w:highlight w:val="lightGray"/>
        </w:rPr>
        <w:t>filetype</w:t>
      </w:r>
      <w:proofErr w:type="spellEnd"/>
      <w:r w:rsidRPr="008D5D80">
        <w:rPr>
          <w:rFonts w:ascii="Inconsolata" w:hAnsi="Inconsolata"/>
          <w:highlight w:val="lightGray"/>
        </w:rPr>
        <w:t xml:space="preserve"> </w:t>
      </w:r>
      <w:proofErr w:type="spellStart"/>
      <w:r w:rsidRPr="008D5D80">
        <w:rPr>
          <w:rFonts w:ascii="Inconsolata" w:hAnsi="Inconsolata"/>
          <w:highlight w:val="lightGray"/>
        </w:rPr>
        <w:t>pdb</w:t>
      </w:r>
      <w:proofErr w:type="spellEnd"/>
      <w:r w:rsidRPr="008D5D80">
        <w:rPr>
          <w:rFonts w:ascii="Inconsolata" w:hAnsi="Inconsolata"/>
          <w:highlight w:val="lightGray"/>
        </w:rPr>
        <w:br/>
        <w:t>ou</w:t>
      </w:r>
      <w:r>
        <w:rPr>
          <w:rFonts w:ascii="Inconsolata" w:hAnsi="Inconsolata"/>
          <w:highlight w:val="lightGray"/>
        </w:rPr>
        <w:t>tput STEP2_ISB_packed_BOX_0.pdb</w:t>
      </w:r>
      <w:r>
        <w:rPr>
          <w:rFonts w:ascii="Inconsolata" w:hAnsi="Inconsolata"/>
          <w:highlight w:val="lightGray"/>
        </w:rPr>
        <w:br/>
      </w:r>
      <w:r>
        <w:rPr>
          <w:rFonts w:ascii="Inconsolata" w:hAnsi="Inconsolata"/>
          <w:highlight w:val="lightGray"/>
        </w:rPr>
        <w:br/>
      </w:r>
      <w:r w:rsidRPr="008D5D80">
        <w:rPr>
          <w:rFonts w:ascii="Inconsolata" w:hAnsi="Inconsolata"/>
          <w:highlight w:val="lightGray"/>
        </w:rPr>
        <w:t>structure isobutane.pdb</w:t>
      </w:r>
      <w:r w:rsidRPr="008D5D80">
        <w:rPr>
          <w:rFonts w:ascii="Inconsolata" w:hAnsi="Inconsolata"/>
          <w:highlight w:val="lightGray"/>
        </w:rPr>
        <w:br/>
        <w:t>number 1000</w:t>
      </w:r>
      <w:r w:rsidRPr="008D5D80">
        <w:rPr>
          <w:rFonts w:ascii="Inconsolata" w:hAnsi="Inconsolata"/>
          <w:highlight w:val="lightGray"/>
        </w:rPr>
        <w:br/>
        <w:t>inside box 0.</w:t>
      </w:r>
      <w:r>
        <w:rPr>
          <w:rFonts w:ascii="Inconsolata" w:hAnsi="Inconsolata"/>
          <w:highlight w:val="lightGray"/>
        </w:rPr>
        <w:t>1</w:t>
      </w:r>
      <w:r w:rsidRPr="008D5D80">
        <w:rPr>
          <w:rFonts w:ascii="Inconsolata" w:hAnsi="Inconsolata"/>
          <w:highlight w:val="lightGray"/>
        </w:rPr>
        <w:t xml:space="preserve"> 0.</w:t>
      </w:r>
      <w:r>
        <w:rPr>
          <w:rFonts w:ascii="Inconsolata" w:hAnsi="Inconsolata"/>
          <w:highlight w:val="lightGray"/>
        </w:rPr>
        <w:t>1</w:t>
      </w:r>
      <w:r w:rsidRPr="008D5D80">
        <w:rPr>
          <w:rFonts w:ascii="Inconsolata" w:hAnsi="Inconsolata"/>
          <w:highlight w:val="lightGray"/>
        </w:rPr>
        <w:t xml:space="preserve"> 0.</w:t>
      </w:r>
      <w:r>
        <w:rPr>
          <w:rFonts w:ascii="Inconsolata" w:hAnsi="Inconsolata"/>
          <w:highlight w:val="lightGray"/>
        </w:rPr>
        <w:t>1</w:t>
      </w:r>
      <w:r w:rsidRPr="008D5D80">
        <w:rPr>
          <w:rFonts w:ascii="Inconsolata" w:hAnsi="Inconsolata"/>
          <w:highlight w:val="lightGray"/>
        </w:rPr>
        <w:t xml:space="preserve"> 70.20 70.20 70.20</w:t>
      </w:r>
      <w:r w:rsidRPr="008D5D80">
        <w:rPr>
          <w:rFonts w:ascii="Inconsolata" w:hAnsi="Inconsolata"/>
          <w:highlight w:val="lightGray"/>
        </w:rPr>
        <w:br/>
        <w:t>end structure</w:t>
      </w:r>
    </w:p>
    <w:p w14:paraId="7D1479CC" w14:textId="77777777" w:rsidR="00BC2499" w:rsidRDefault="00BC2499" w:rsidP="00BC2499">
      <w:r>
        <w:rPr>
          <w:noProof/>
        </w:rPr>
        <mc:AlternateContent>
          <mc:Choice Requires="wps">
            <w:drawing>
              <wp:anchor distT="0" distB="0" distL="114300" distR="114300" simplePos="0" relativeHeight="251670528" behindDoc="0" locked="0" layoutInCell="1" allowOverlap="1" wp14:anchorId="42E4C729" wp14:editId="5DB954E5">
                <wp:simplePos x="0" y="0"/>
                <wp:positionH relativeFrom="column">
                  <wp:posOffset>0</wp:posOffset>
                </wp:positionH>
                <wp:positionV relativeFrom="paragraph">
                  <wp:posOffset>814886</wp:posOffset>
                </wp:positionV>
                <wp:extent cx="3363686" cy="293370"/>
                <wp:effectExtent l="0" t="0" r="27305" b="11430"/>
                <wp:wrapNone/>
                <wp:docPr id="25" name="Rectangle 25"/>
                <wp:cNvGraphicFramePr/>
                <a:graphic xmlns:a="http://schemas.openxmlformats.org/drawingml/2006/main">
                  <a:graphicData uri="http://schemas.microsoft.com/office/word/2010/wordprocessingShape">
                    <wps:wsp>
                      <wps:cNvSpPr/>
                      <wps:spPr>
                        <a:xfrm>
                          <a:off x="0" y="0"/>
                          <a:ext cx="3363686" cy="293370"/>
                        </a:xfrm>
                        <a:prstGeom prst="rect">
                          <a:avLst/>
                        </a:prstGeom>
                        <a:solidFill>
                          <a:schemeClr val="accent1">
                            <a:lumMod val="20000"/>
                            <a:lumOff val="80000"/>
                          </a:schemeClr>
                        </a:solidFill>
                        <a:ln>
                          <a:solidFill>
                            <a:schemeClr val="accent1">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6EDC71F5" w14:textId="77777777" w:rsidR="00587CB2" w:rsidRDefault="00587CB2" w:rsidP="00BC2499">
                            <w:proofErr w:type="gramStart"/>
                            <w:r>
                              <w:t>./</w:t>
                            </w:r>
                            <w:proofErr w:type="spellStart"/>
                            <w:proofErr w:type="gramEnd"/>
                            <w:r>
                              <w:t>packmol</w:t>
                            </w:r>
                            <w:proofErr w:type="spellEnd"/>
                            <w:r>
                              <w:t xml:space="preserve"> &lt; </w:t>
                            </w:r>
                            <w:proofErr w:type="spellStart"/>
                            <w:r>
                              <w:t>pack_isobutane.inp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4C729" id="Rectangle 25" o:spid="_x0000_s1040" style="position:absolute;margin-left:0;margin-top:64.15pt;width:264.85pt;height:2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" fillcolor="#deeaf6 [660]" strokecolor="#deeaf6 [660]" strokeweight="1pt">
                <v:textbox>
                  <w:txbxContent>
                    <w:p w14:paraId="6EDC71F5" w14:textId="77777777" w:rsidR="00587CB2" w:rsidRDefault="00587CB2" w:rsidP="00BC2499">
                      <w:proofErr w:type="gramStart"/>
                      <w:r>
                        <w:t>./</w:t>
                      </w:r>
                      <w:proofErr w:type="spellStart"/>
                      <w:proofErr w:type="gramEnd"/>
                      <w:r>
                        <w:t>packmol</w:t>
                      </w:r>
                      <w:proofErr w:type="spellEnd"/>
                      <w:r>
                        <w:t xml:space="preserve"> &lt; </w:t>
                      </w:r>
                      <w:proofErr w:type="spellStart"/>
                      <w:r>
                        <w:t>pack_isobutane.inp</w:t>
                      </w:r>
                      <w:proofErr w:type="spellEnd"/>
                    </w:p>
                  </w:txbxContent>
                </v:textbox>
              </v:rect>
            </w:pict>
          </mc:Fallback>
        </mc:AlternateContent>
      </w:r>
      <w:proofErr w:type="spellStart"/>
      <w:r>
        <w:t>Packmol</w:t>
      </w:r>
      <w:proofErr w:type="spellEnd"/>
      <w:r>
        <w:t xml:space="preserve"> scripts are typically saved with the extension *.</w:t>
      </w:r>
      <w:proofErr w:type="spellStart"/>
      <w:r>
        <w:t>inp</w:t>
      </w:r>
      <w:proofErr w:type="spellEnd"/>
      <w:r>
        <w:t>, so this might be named “</w:t>
      </w:r>
      <w:proofErr w:type="spellStart"/>
      <w:r>
        <w:t>pack_isobutane.inp</w:t>
      </w:r>
      <w:proofErr w:type="spellEnd"/>
      <w:r>
        <w:t>”.</w:t>
      </w:r>
      <w:r>
        <w:br/>
      </w:r>
      <w:r>
        <w:br/>
        <w:t>To run the script, we type the following line into the terminal:</w:t>
      </w:r>
      <w:r>
        <w:br/>
      </w:r>
    </w:p>
    <w:p w14:paraId="1591703D" w14:textId="77777777" w:rsidR="00BC2499" w:rsidRDefault="00BC2499" w:rsidP="00BC2499">
      <w:r>
        <w:br/>
      </w:r>
      <w:r>
        <w:br/>
      </w:r>
    </w:p>
    <w:p w14:paraId="078B81A5" w14:textId="77777777" w:rsidR="00BC2499" w:rsidRDefault="00BC2499" w:rsidP="00BC2499">
      <w:pPr>
        <w:rPr>
          <w:b/>
          <w:color w:val="00B050"/>
        </w:rPr>
      </w:pPr>
      <w:r>
        <w:rPr>
          <w:b/>
          <w:color w:val="00B050"/>
        </w:rPr>
        <w:br w:type="page"/>
      </w:r>
    </w:p>
    <w:p w14:paraId="0DF9543C" w14:textId="77777777" w:rsidR="00BC2499" w:rsidRPr="007A3165" w:rsidRDefault="00BC2499" w:rsidP="00BC2499">
      <w:pPr>
        <w:outlineLvl w:val="0"/>
        <w:rPr>
          <w:b/>
          <w:color w:val="00B050"/>
        </w:rPr>
      </w:pPr>
      <w:r w:rsidRPr="007A3165">
        <w:rPr>
          <w:b/>
          <w:color w:val="00B050"/>
        </w:rPr>
        <w:lastRenderedPageBreak/>
        <w:t>PSF File</w:t>
      </w:r>
    </w:p>
    <w:p w14:paraId="31214B9A" w14:textId="77777777" w:rsidR="00BC2499" w:rsidRDefault="00BC2499" w:rsidP="00BC2499">
      <w:r>
        <w:t>The PSF file stores the topology, mass, charges, and atom identities of molecules in the system.</w:t>
      </w:r>
    </w:p>
    <w:p w14:paraId="655E298F" w14:textId="77777777" w:rsidR="00BC2499" w:rsidRDefault="00BC2499" w:rsidP="00BC2499">
      <w:pPr>
        <w:pStyle w:val="ListParagraph"/>
        <w:numPr>
          <w:ilvl w:val="0"/>
          <w:numId w:val="3"/>
        </w:numPr>
      </w:pPr>
      <w:r w:rsidRPr="00EC562D">
        <w:t xml:space="preserve">Protein </w:t>
      </w:r>
      <w:r>
        <w:t>Structure File (PSF</w:t>
      </w:r>
      <w:r w:rsidRPr="00EC562D">
        <w:t>)</w:t>
      </w:r>
      <w:r w:rsidRPr="008D5D80">
        <w:t xml:space="preserve"> </w:t>
      </w:r>
    </w:p>
    <w:p w14:paraId="686D5240" w14:textId="77777777" w:rsidR="00BC2499" w:rsidRDefault="00BC2499" w:rsidP="00BC2499">
      <w:pPr>
        <w:pStyle w:val="ListParagraph"/>
        <w:numPr>
          <w:ilvl w:val="0"/>
          <w:numId w:val="3"/>
        </w:numPr>
      </w:pPr>
      <w:r>
        <w:t>Space-separated file</w:t>
      </w:r>
    </w:p>
    <w:p w14:paraId="44F95264" w14:textId="77777777" w:rsidR="00BC2499" w:rsidRDefault="00BC2499" w:rsidP="00BC2499">
      <w:pPr>
        <w:pStyle w:val="ListParagraph"/>
        <w:numPr>
          <w:ilvl w:val="0"/>
          <w:numId w:val="3"/>
        </w:numPr>
      </w:pPr>
      <w:r>
        <w:t>Used by NAMD, CHARMM, X-PLOR</w:t>
      </w:r>
    </w:p>
    <w:p w14:paraId="2BDAAACF" w14:textId="77777777" w:rsidR="00BC2499" w:rsidRDefault="00BC2499" w:rsidP="00BC2499">
      <w:pPr>
        <w:jc w:val="both"/>
      </w:pPr>
      <w:r>
        <w:t>The PSF file is not as robustly documented as the PDB format, but a basic description of it can be found here:</w:t>
      </w:r>
      <w:r>
        <w:br/>
      </w:r>
      <w:r>
        <w:br/>
      </w:r>
      <w:hyperlink r:id="rId44" w:history="1">
        <w:r w:rsidRPr="00D110DF">
          <w:rPr>
            <w:rStyle w:val="Hyperlink"/>
          </w:rPr>
          <w:t>http://www.ks.uiuc.edu/Training/Tutorials/namd/namd-tutorial-win-html/node24.html</w:t>
        </w:r>
      </w:hyperlink>
    </w:p>
    <w:p w14:paraId="7ED790ED" w14:textId="77777777" w:rsidR="00BC2499" w:rsidRDefault="00BC2499" w:rsidP="00BC2499">
      <w:pPr>
        <w:jc w:val="both"/>
      </w:pPr>
      <w:r>
        <w:t>The PSF file is generally composed of a series of sections.  A line with a numeric value is typically at the top of each section.  This value lists the number of entries in that section (lines can contain multiple entries; a dihedral, for example has two quadruplet entries of atom indices per line).  Note that outside the remarks and atom section, this number is typically smaller than the number of lines by a factor of 2 to 4.</w:t>
      </w:r>
    </w:p>
    <w:p w14:paraId="2EDFCA1C" w14:textId="77777777" w:rsidR="00BC2499" w:rsidRDefault="00BC2499" w:rsidP="00BC2499">
      <w:pPr>
        <w:jc w:val="both"/>
      </w:pPr>
      <w:r>
        <w:br/>
        <w:t>PSF files always start with the string “PSF” on their first line.</w:t>
      </w:r>
    </w:p>
    <w:p w14:paraId="5A59714E" w14:textId="77777777" w:rsidR="00BC2499" w:rsidRDefault="00BC2499" w:rsidP="00BC2499">
      <w:pPr>
        <w:jc w:val="both"/>
      </w:pPr>
      <w:r>
        <w:t>GOMC reuses PSF reading code from NAMD, hence it should have much of the same flexibility and limitations.  By section, the segments of a PSF file are:</w:t>
      </w:r>
    </w:p>
    <w:p w14:paraId="345CB513" w14:textId="77777777" w:rsidR="00BC2499" w:rsidRDefault="00BC2499" w:rsidP="0063031F">
      <w:pPr>
        <w:pStyle w:val="ListParagraph"/>
        <w:numPr>
          <w:ilvl w:val="0"/>
          <w:numId w:val="6"/>
        </w:numPr>
      </w:pPr>
      <w:r>
        <w:t>TITLE: remarks on the file</w:t>
      </w:r>
    </w:p>
    <w:p w14:paraId="639B576B" w14:textId="77777777" w:rsidR="00BC2499" w:rsidRDefault="00BC2499" w:rsidP="0063031F">
      <w:pPr>
        <w:pStyle w:val="ListParagraph"/>
        <w:numPr>
          <w:ilvl w:val="0"/>
          <w:numId w:val="6"/>
        </w:numPr>
      </w:pPr>
      <w:r>
        <w:t>BONDS: the bonds (if applicable) in molecules</w:t>
      </w:r>
      <w:r w:rsidRPr="00BF1266">
        <w:t xml:space="preserve"> </w:t>
      </w:r>
    </w:p>
    <w:p w14:paraId="59758294" w14:textId="77777777" w:rsidR="00BC2499" w:rsidRDefault="00BC2499" w:rsidP="0063031F">
      <w:pPr>
        <w:pStyle w:val="ListParagraph"/>
        <w:numPr>
          <w:ilvl w:val="0"/>
          <w:numId w:val="6"/>
        </w:numPr>
      </w:pPr>
      <w:r>
        <w:t>ANGLE: the bonds (if applicable) in molecules</w:t>
      </w:r>
    </w:p>
    <w:p w14:paraId="0C1F5863" w14:textId="77777777" w:rsidR="00BC2499" w:rsidRDefault="00BC2499" w:rsidP="0063031F">
      <w:pPr>
        <w:pStyle w:val="ListParagraph"/>
        <w:numPr>
          <w:ilvl w:val="0"/>
          <w:numId w:val="6"/>
        </w:numPr>
      </w:pPr>
      <w:r>
        <w:t>DIHEDRAL: the bonds (if applicable) in molecules</w:t>
      </w:r>
    </w:p>
    <w:p w14:paraId="298E81AB" w14:textId="77777777" w:rsidR="00BC2499" w:rsidRDefault="00BC2499" w:rsidP="0063031F">
      <w:pPr>
        <w:pStyle w:val="ListParagraph"/>
        <w:numPr>
          <w:ilvl w:val="0"/>
          <w:numId w:val="6"/>
        </w:numPr>
      </w:pPr>
      <w:r>
        <w:t>IMPROPER: the bonds (if applicable) in molecules</w:t>
      </w:r>
    </w:p>
    <w:p w14:paraId="5B113D55" w14:textId="77777777" w:rsidR="00BC2499" w:rsidRDefault="00BC2499" w:rsidP="0063031F">
      <w:pPr>
        <w:pStyle w:val="ListParagraph"/>
        <w:numPr>
          <w:ilvl w:val="0"/>
          <w:numId w:val="6"/>
        </w:numPr>
      </w:pPr>
      <w:r>
        <w:t>(other sections such as cross terms)</w:t>
      </w:r>
    </w:p>
    <w:p w14:paraId="3F6AD945" w14:textId="77777777" w:rsidR="00BC2499" w:rsidRDefault="00BC2499" w:rsidP="00BC2499">
      <w:pPr>
        <w:jc w:val="both"/>
      </w:pPr>
      <w:r>
        <w:t xml:space="preserve">The code currently skips the title section and reads the bonds, angles, dihedrals and </w:t>
      </w:r>
      <w:proofErr w:type="spellStart"/>
      <w:r>
        <w:t>impropers</w:t>
      </w:r>
      <w:proofErr w:type="spellEnd"/>
      <w:r>
        <w:t>.</w:t>
      </w:r>
      <w:r>
        <w:br/>
      </w:r>
    </w:p>
    <w:p w14:paraId="011DFB6B" w14:textId="77777777" w:rsidR="00BC2499" w:rsidRPr="00BF1266" w:rsidRDefault="00BC2499" w:rsidP="00BC2499">
      <w:pPr>
        <w:jc w:val="both"/>
        <w:rPr>
          <w:i/>
          <w:highlight w:val="yellow"/>
        </w:rPr>
      </w:pPr>
      <w:r w:rsidRPr="00BF1266">
        <w:rPr>
          <w:i/>
          <w:highlight w:val="yellow"/>
        </w:rPr>
        <w:t>A few important Notes/Warnings:</w:t>
      </w:r>
    </w:p>
    <w:p w14:paraId="7642F90E" w14:textId="77777777" w:rsidR="00BC2499" w:rsidRDefault="00BC2499" w:rsidP="0063031F">
      <w:pPr>
        <w:pStyle w:val="ListParagraph"/>
        <w:numPr>
          <w:ilvl w:val="0"/>
          <w:numId w:val="7"/>
        </w:numPr>
        <w:jc w:val="both"/>
        <w:rPr>
          <w:highlight w:val="yellow"/>
        </w:rPr>
      </w:pPr>
      <w:r>
        <w:rPr>
          <w:highlight w:val="yellow"/>
        </w:rPr>
        <w:t>The PSF file format is a highly redundant file format.  It repeats identical topology of thousands of molecules of a common kind in some cases.  GOMC follows the same approach as NAMD, allowing this excess information externally and compiling it in the code.</w:t>
      </w:r>
    </w:p>
    <w:p w14:paraId="02598F58" w14:textId="77777777" w:rsidR="00BC2499" w:rsidRPr="00BF1266" w:rsidRDefault="00BC2499" w:rsidP="0063031F">
      <w:pPr>
        <w:pStyle w:val="ListParagraph"/>
        <w:numPr>
          <w:ilvl w:val="0"/>
          <w:numId w:val="7"/>
        </w:numPr>
        <w:jc w:val="both"/>
        <w:rPr>
          <w:highlight w:val="yellow"/>
        </w:rPr>
      </w:pPr>
      <w:r w:rsidRPr="00BF1266">
        <w:rPr>
          <w:highlight w:val="yellow"/>
        </w:rPr>
        <w:t xml:space="preserve">Other sections (e.g. cross terms) </w:t>
      </w:r>
      <w:r>
        <w:rPr>
          <w:highlight w:val="yellow"/>
        </w:rPr>
        <w:t>contain</w:t>
      </w:r>
      <w:r w:rsidRPr="00BF1266">
        <w:rPr>
          <w:highlight w:val="yellow"/>
        </w:rPr>
        <w:t xml:space="preserve"> unsupported or legacy</w:t>
      </w:r>
      <w:r>
        <w:rPr>
          <w:highlight w:val="yellow"/>
        </w:rPr>
        <w:t xml:space="preserve"> parameters and</w:t>
      </w:r>
      <w:r w:rsidRPr="00BF1266">
        <w:rPr>
          <w:highlight w:val="yellow"/>
        </w:rPr>
        <w:t xml:space="preserve"> are ignored.</w:t>
      </w:r>
    </w:p>
    <w:p w14:paraId="40DCC85C" w14:textId="77777777" w:rsidR="00BC2499" w:rsidRPr="00BF1266" w:rsidRDefault="00BC2499" w:rsidP="0063031F">
      <w:pPr>
        <w:pStyle w:val="ListParagraph"/>
        <w:numPr>
          <w:ilvl w:val="0"/>
          <w:numId w:val="7"/>
        </w:numPr>
        <w:jc w:val="both"/>
        <w:rPr>
          <w:highlight w:val="yellow"/>
        </w:rPr>
      </w:pPr>
      <w:r w:rsidRPr="00BF1266">
        <w:rPr>
          <w:highlight w:val="yellow"/>
        </w:rPr>
        <w:t>Following the restrictions of VMD, the order of the PSF atoms must match the order in the PDB file.</w:t>
      </w:r>
    </w:p>
    <w:p w14:paraId="70FF3D66" w14:textId="77777777" w:rsidR="00BC2499" w:rsidRPr="00BF1266" w:rsidRDefault="00BC2499" w:rsidP="0063031F">
      <w:pPr>
        <w:pStyle w:val="ListParagraph"/>
        <w:numPr>
          <w:ilvl w:val="0"/>
          <w:numId w:val="7"/>
        </w:numPr>
        <w:jc w:val="both"/>
        <w:rPr>
          <w:highlight w:val="yellow"/>
        </w:rPr>
      </w:pPr>
      <w:r w:rsidRPr="00BF1266">
        <w:rPr>
          <w:highlight w:val="yellow"/>
        </w:rPr>
        <w:t>Improper entries are read and stored, but are not currently used.  Support will eventually be added for this.</w:t>
      </w:r>
    </w:p>
    <w:p w14:paraId="0AE369F2" w14:textId="77777777" w:rsidR="00BC2499" w:rsidRPr="00827E7E" w:rsidRDefault="00BC2499" w:rsidP="00BC2499">
      <w:pPr>
        <w:rPr>
          <w:rFonts w:ascii="Inconsolata" w:hAnsi="Inconsolata"/>
          <w:highlight w:val="lightGray"/>
        </w:rPr>
      </w:pPr>
      <w:r>
        <w:lastRenderedPageBreak/>
        <w:t xml:space="preserve">The PSF file is typically generated using </w:t>
      </w:r>
      <w:proofErr w:type="spellStart"/>
      <w:r>
        <w:t>PSFGen</w:t>
      </w:r>
      <w:proofErr w:type="spellEnd"/>
      <w:r>
        <w:t>.  It is convenient to make a script, such as the example below, to do this:</w:t>
      </w:r>
      <w:r>
        <w:br/>
      </w:r>
      <w:r>
        <w:rPr>
          <w:rFonts w:ascii="Inconsolata" w:hAnsi="Inconsolata"/>
        </w:rPr>
        <w:br/>
      </w:r>
      <w:proofErr w:type="spellStart"/>
      <w:r w:rsidRPr="00827E7E">
        <w:rPr>
          <w:rFonts w:ascii="Inconsolata" w:hAnsi="Inconsolata"/>
          <w:highlight w:val="lightGray"/>
        </w:rPr>
        <w:t>psfgen</w:t>
      </w:r>
      <w:proofErr w:type="spellEnd"/>
      <w:r w:rsidRPr="00827E7E">
        <w:rPr>
          <w:rFonts w:ascii="Inconsolata" w:hAnsi="Inconsolata"/>
          <w:highlight w:val="lightGray"/>
        </w:rPr>
        <w:t xml:space="preserve"> &lt;&lt; ENDMOL</w:t>
      </w:r>
      <w:r w:rsidRPr="00827E7E">
        <w:rPr>
          <w:rFonts w:ascii="Inconsolata" w:hAnsi="Inconsolata"/>
          <w:highlight w:val="lightGray"/>
        </w:rPr>
        <w:br/>
        <w:t>topology ./</w:t>
      </w:r>
      <w:proofErr w:type="spellStart"/>
      <w:r w:rsidRPr="00827E7E">
        <w:rPr>
          <w:rFonts w:ascii="Inconsolata" w:hAnsi="Inconsolata"/>
          <w:highlight w:val="lightGray"/>
        </w:rPr>
        <w:t>Top_Branched_Alkanes.inp</w:t>
      </w:r>
      <w:proofErr w:type="spellEnd"/>
      <w:r w:rsidRPr="00827E7E">
        <w:rPr>
          <w:rFonts w:ascii="Inconsolata" w:hAnsi="Inconsolata"/>
          <w:highlight w:val="lightGray"/>
        </w:rPr>
        <w:br/>
        <w:t>segment ISB {</w:t>
      </w:r>
      <w:r w:rsidRPr="00827E7E">
        <w:rPr>
          <w:rFonts w:ascii="Inconsolata" w:hAnsi="Inconsolata"/>
          <w:highlight w:val="lightGray"/>
        </w:rPr>
        <w:br/>
        <w:t xml:space="preserve">    </w:t>
      </w:r>
      <w:proofErr w:type="spellStart"/>
      <w:r w:rsidRPr="00827E7E">
        <w:rPr>
          <w:rFonts w:ascii="Inconsolata" w:hAnsi="Inconsolata"/>
          <w:highlight w:val="lightGray"/>
        </w:rPr>
        <w:t>pdb</w:t>
      </w:r>
      <w:proofErr w:type="spellEnd"/>
      <w:r w:rsidRPr="00827E7E">
        <w:rPr>
          <w:rFonts w:ascii="Inconsolata" w:hAnsi="Inconsolata"/>
          <w:highlight w:val="lightGray"/>
        </w:rPr>
        <w:t xml:space="preserve"> ./STEP2_ISB_packed_BOX_0.pdb</w:t>
      </w:r>
      <w:r w:rsidRPr="00827E7E">
        <w:rPr>
          <w:rFonts w:ascii="Inconsolata" w:hAnsi="Inconsolata"/>
          <w:highlight w:val="lightGray"/>
        </w:rPr>
        <w:br/>
        <w:t xml:space="preserve">    first none</w:t>
      </w:r>
      <w:r w:rsidRPr="00827E7E">
        <w:rPr>
          <w:rFonts w:ascii="Inconsolata" w:hAnsi="Inconsolata"/>
          <w:highlight w:val="lightGray"/>
        </w:rPr>
        <w:br/>
        <w:t xml:space="preserve">    last none</w:t>
      </w:r>
      <w:r w:rsidRPr="00827E7E">
        <w:rPr>
          <w:rFonts w:ascii="Inconsolata" w:hAnsi="Inconsolata"/>
          <w:highlight w:val="lightGray"/>
        </w:rPr>
        <w:br/>
        <w:t>}</w:t>
      </w:r>
    </w:p>
    <w:p w14:paraId="51640E01" w14:textId="77777777" w:rsidR="00BC2499" w:rsidRDefault="00BC2499" w:rsidP="00BC2499">
      <w:pPr>
        <w:rPr>
          <w:rFonts w:ascii="Inconsolata" w:hAnsi="Inconsolata"/>
          <w:highlight w:val="lightGray"/>
        </w:rPr>
      </w:pPr>
      <w:proofErr w:type="spellStart"/>
      <w:r w:rsidRPr="00827E7E">
        <w:rPr>
          <w:rFonts w:ascii="Inconsolata" w:hAnsi="Inconsolata"/>
          <w:highlight w:val="lightGray"/>
        </w:rPr>
        <w:t>coordpdb</w:t>
      </w:r>
      <w:proofErr w:type="spellEnd"/>
      <w:r w:rsidRPr="00827E7E">
        <w:rPr>
          <w:rFonts w:ascii="Inconsolata" w:hAnsi="Inconsolata"/>
          <w:highlight w:val="lightGray"/>
        </w:rPr>
        <w:t xml:space="preserve"> ./STEP2_ISB_packed_BOX_0.pdb ISB</w:t>
      </w:r>
    </w:p>
    <w:p w14:paraId="067A12D6" w14:textId="77777777" w:rsidR="00BC2499" w:rsidRPr="001E4C8C" w:rsidRDefault="00BC2499" w:rsidP="00BC2499">
      <w:pPr>
        <w:rPr>
          <w:rFonts w:ascii="Inconsolata" w:hAnsi="Inconsolata"/>
          <w:highlight w:val="lightGray"/>
        </w:rPr>
      </w:pPr>
      <w:proofErr w:type="spellStart"/>
      <w:r w:rsidRPr="00827E7E">
        <w:rPr>
          <w:rFonts w:ascii="Inconsolata" w:hAnsi="Inconsolata"/>
          <w:highlight w:val="lightGray"/>
        </w:rPr>
        <w:t>writepsf</w:t>
      </w:r>
      <w:proofErr w:type="spellEnd"/>
      <w:r w:rsidRPr="00827E7E">
        <w:rPr>
          <w:rFonts w:ascii="Inconsolata" w:hAnsi="Inconsolata"/>
          <w:highlight w:val="lightGray"/>
        </w:rPr>
        <w:t xml:space="preserve"> ./STEP3_START_ISB_sys_BOX_0.psf</w:t>
      </w:r>
      <w:r w:rsidRPr="00827E7E">
        <w:rPr>
          <w:rFonts w:ascii="Inconsolata" w:hAnsi="Inconsolata"/>
          <w:highlight w:val="lightGray"/>
        </w:rPr>
        <w:br/>
      </w:r>
      <w:proofErr w:type="spellStart"/>
      <w:r w:rsidRPr="00827E7E">
        <w:rPr>
          <w:rFonts w:ascii="Inconsolata" w:hAnsi="Inconsolata"/>
          <w:highlight w:val="lightGray"/>
        </w:rPr>
        <w:t>writepdb</w:t>
      </w:r>
      <w:proofErr w:type="spellEnd"/>
      <w:r w:rsidRPr="00827E7E">
        <w:rPr>
          <w:rFonts w:ascii="Inconsolata" w:hAnsi="Inconsolata"/>
          <w:highlight w:val="lightGray"/>
        </w:rPr>
        <w:t xml:space="preserve"> ./STEP3_START_ISB_sys_BOX_0.pdb</w:t>
      </w:r>
    </w:p>
    <w:p w14:paraId="14314063" w14:textId="77777777" w:rsidR="00BC2499" w:rsidRDefault="00BC2499" w:rsidP="00BC2499">
      <w:pPr>
        <w:jc w:val="both"/>
      </w:pPr>
      <w:r>
        <w:t>Typically, one script is run per box to generate a finalized PDB/PSF for that box.  The script requires one additional file, the NAMD-style topology file.  While GOMC does not directly read or interact with this file, it’s typically used to generate the PSF and, hence, is considered one of the integral file types.  It will be briefly discussed in the following section.</w:t>
      </w:r>
    </w:p>
    <w:p w14:paraId="407FC29F" w14:textId="77777777" w:rsidR="00BC2499" w:rsidRDefault="00BC2499" w:rsidP="00BC2499">
      <w:pPr>
        <w:jc w:val="both"/>
      </w:pPr>
      <w:r>
        <w:br/>
        <w:t>Here’s a peek at how the generated PSF file looks for a packed isobutane system (abridged):</w:t>
      </w:r>
    </w:p>
    <w:p w14:paraId="005A317F" w14:textId="77777777" w:rsidR="00BC2499" w:rsidRPr="00745B57" w:rsidRDefault="00BC2499" w:rsidP="00BC2499">
      <w:pPr>
        <w:spacing w:after="0"/>
        <w:outlineLvl w:val="0"/>
        <w:rPr>
          <w:rFonts w:ascii="Inconsolata" w:hAnsi="Inconsolata"/>
          <w:sz w:val="20"/>
          <w:highlight w:val="lightGray"/>
        </w:rPr>
      </w:pPr>
      <w:r w:rsidRPr="00745B57">
        <w:rPr>
          <w:rFonts w:ascii="Inconsolata" w:hAnsi="Inconsolata"/>
          <w:sz w:val="20"/>
          <w:highlight w:val="lightGray"/>
        </w:rPr>
        <w:t>PSF</w:t>
      </w:r>
    </w:p>
    <w:p w14:paraId="1F297F8C" w14:textId="77777777" w:rsidR="00BC2499" w:rsidRPr="00745B57" w:rsidRDefault="00BC2499" w:rsidP="00BC2499">
      <w:pPr>
        <w:spacing w:after="0"/>
        <w:rPr>
          <w:rFonts w:ascii="Inconsolata" w:hAnsi="Inconsolata"/>
          <w:sz w:val="20"/>
          <w:highlight w:val="lightGray"/>
        </w:rPr>
      </w:pPr>
    </w:p>
    <w:p w14:paraId="160EF05C" w14:textId="77777777" w:rsidR="00BC2499" w:rsidRPr="00745B57" w:rsidRDefault="00BC2499" w:rsidP="00BC2499">
      <w:pPr>
        <w:spacing w:after="0"/>
        <w:rPr>
          <w:rFonts w:ascii="Inconsolata" w:hAnsi="Inconsolata"/>
          <w:sz w:val="20"/>
          <w:highlight w:val="lightGray"/>
        </w:rPr>
      </w:pPr>
      <w:r w:rsidRPr="00745B57">
        <w:rPr>
          <w:rFonts w:ascii="Inconsolata" w:hAnsi="Inconsolata"/>
          <w:sz w:val="20"/>
          <w:highlight w:val="lightGray"/>
        </w:rPr>
        <w:t xml:space="preserve">       </w:t>
      </w:r>
      <w:proofErr w:type="gramStart"/>
      <w:r w:rsidRPr="00745B57">
        <w:rPr>
          <w:rFonts w:ascii="Inconsolata" w:hAnsi="Inconsolata"/>
          <w:sz w:val="20"/>
          <w:highlight w:val="lightGray"/>
        </w:rPr>
        <w:t>3 !NTITLE</w:t>
      </w:r>
      <w:proofErr w:type="gramEnd"/>
    </w:p>
    <w:p w14:paraId="5627BAC2" w14:textId="77777777" w:rsidR="00BC2499" w:rsidRPr="00745B57" w:rsidRDefault="00BC2499" w:rsidP="00BC2499">
      <w:pPr>
        <w:spacing w:after="0"/>
        <w:outlineLvl w:val="0"/>
        <w:rPr>
          <w:rFonts w:ascii="Inconsolata" w:hAnsi="Inconsolata"/>
          <w:sz w:val="20"/>
          <w:highlight w:val="lightGray"/>
        </w:rPr>
      </w:pPr>
      <w:r w:rsidRPr="00745B57">
        <w:rPr>
          <w:rFonts w:ascii="Inconsolata" w:hAnsi="Inconsolata"/>
          <w:sz w:val="20"/>
          <w:highlight w:val="lightGray"/>
        </w:rPr>
        <w:t xml:space="preserve"> REMARKS original generated structure x-</w:t>
      </w:r>
      <w:proofErr w:type="spellStart"/>
      <w:r w:rsidRPr="00745B57">
        <w:rPr>
          <w:rFonts w:ascii="Inconsolata" w:hAnsi="Inconsolata"/>
          <w:sz w:val="20"/>
          <w:highlight w:val="lightGray"/>
        </w:rPr>
        <w:t>plor</w:t>
      </w:r>
      <w:proofErr w:type="spellEnd"/>
      <w:r w:rsidRPr="00745B57">
        <w:rPr>
          <w:rFonts w:ascii="Inconsolata" w:hAnsi="Inconsolata"/>
          <w:sz w:val="20"/>
          <w:highlight w:val="lightGray"/>
        </w:rPr>
        <w:t xml:space="preserve"> </w:t>
      </w:r>
      <w:proofErr w:type="spellStart"/>
      <w:r w:rsidRPr="00745B57">
        <w:rPr>
          <w:rFonts w:ascii="Inconsolata" w:hAnsi="Inconsolata"/>
          <w:sz w:val="20"/>
          <w:highlight w:val="lightGray"/>
        </w:rPr>
        <w:t>psf</w:t>
      </w:r>
      <w:proofErr w:type="spellEnd"/>
      <w:r w:rsidRPr="00745B57">
        <w:rPr>
          <w:rFonts w:ascii="Inconsolata" w:hAnsi="Inconsolata"/>
          <w:sz w:val="20"/>
          <w:highlight w:val="lightGray"/>
        </w:rPr>
        <w:t xml:space="preserve"> file</w:t>
      </w:r>
    </w:p>
    <w:p w14:paraId="4D348D4D" w14:textId="77777777" w:rsidR="00BC2499" w:rsidRPr="00745B57" w:rsidRDefault="00BC2499" w:rsidP="00BC2499">
      <w:pPr>
        <w:spacing w:after="0"/>
        <w:rPr>
          <w:rFonts w:ascii="Inconsolata" w:hAnsi="Inconsolata"/>
          <w:sz w:val="20"/>
          <w:highlight w:val="lightGray"/>
        </w:rPr>
      </w:pPr>
      <w:r w:rsidRPr="00745B57">
        <w:rPr>
          <w:rFonts w:ascii="Inconsolata" w:hAnsi="Inconsolata"/>
          <w:sz w:val="20"/>
          <w:highlight w:val="lightGray"/>
        </w:rPr>
        <w:t xml:space="preserve"> REMARKS topology ./</w:t>
      </w:r>
      <w:proofErr w:type="spellStart"/>
      <w:r w:rsidRPr="00745B57">
        <w:rPr>
          <w:rFonts w:ascii="Inconsolata" w:hAnsi="Inconsolata"/>
          <w:sz w:val="20"/>
          <w:highlight w:val="lightGray"/>
        </w:rPr>
        <w:t>Top_Branched_Alkanes.inp</w:t>
      </w:r>
      <w:proofErr w:type="spellEnd"/>
    </w:p>
    <w:p w14:paraId="741DA13B" w14:textId="77777777" w:rsidR="00BC2499" w:rsidRPr="00745B57" w:rsidRDefault="00BC2499" w:rsidP="00BC2499">
      <w:pPr>
        <w:spacing w:after="0"/>
        <w:rPr>
          <w:rFonts w:ascii="Inconsolata" w:hAnsi="Inconsolata"/>
          <w:sz w:val="20"/>
          <w:highlight w:val="lightGray"/>
        </w:rPr>
      </w:pPr>
      <w:r w:rsidRPr="00745B57">
        <w:rPr>
          <w:rFonts w:ascii="Inconsolata" w:hAnsi="Inconsolata"/>
          <w:sz w:val="20"/>
          <w:highlight w:val="lightGray"/>
        </w:rPr>
        <w:t xml:space="preserve"> REMARKS segment ISB </w:t>
      </w:r>
      <w:proofErr w:type="gramStart"/>
      <w:r w:rsidRPr="00745B57">
        <w:rPr>
          <w:rFonts w:ascii="Inconsolata" w:hAnsi="Inconsolata"/>
          <w:sz w:val="20"/>
          <w:highlight w:val="lightGray"/>
        </w:rPr>
        <w:t>{ first</w:t>
      </w:r>
      <w:proofErr w:type="gramEnd"/>
      <w:r w:rsidRPr="00745B57">
        <w:rPr>
          <w:rFonts w:ascii="Inconsolata" w:hAnsi="Inconsolata"/>
          <w:sz w:val="20"/>
          <w:highlight w:val="lightGray"/>
        </w:rPr>
        <w:t xml:space="preserve"> NONE; last NONE; auto angles dihedrals }</w:t>
      </w:r>
    </w:p>
    <w:p w14:paraId="2FBF419B" w14:textId="77777777" w:rsidR="00BC2499" w:rsidRPr="00745B57" w:rsidRDefault="00BC2499" w:rsidP="00BC2499">
      <w:pPr>
        <w:spacing w:after="0"/>
        <w:rPr>
          <w:rFonts w:ascii="Inconsolata" w:hAnsi="Inconsolata"/>
          <w:sz w:val="20"/>
          <w:highlight w:val="lightGray"/>
        </w:rPr>
      </w:pPr>
    </w:p>
    <w:p w14:paraId="5744A3CF" w14:textId="77777777" w:rsidR="00BC2499" w:rsidRPr="00745B57" w:rsidRDefault="00BC2499" w:rsidP="00BC2499">
      <w:pPr>
        <w:spacing w:after="0"/>
        <w:rPr>
          <w:rFonts w:ascii="Inconsolata" w:hAnsi="Inconsolata"/>
          <w:sz w:val="20"/>
          <w:highlight w:val="lightGray"/>
        </w:rPr>
      </w:pPr>
      <w:r w:rsidRPr="00745B57">
        <w:rPr>
          <w:rFonts w:ascii="Inconsolata" w:hAnsi="Inconsolata"/>
          <w:sz w:val="20"/>
          <w:highlight w:val="lightGray"/>
        </w:rPr>
        <w:t xml:space="preserve">    </w:t>
      </w:r>
      <w:proofErr w:type="gramStart"/>
      <w:r w:rsidRPr="00745B57">
        <w:rPr>
          <w:rFonts w:ascii="Inconsolata" w:hAnsi="Inconsolata"/>
          <w:sz w:val="20"/>
          <w:highlight w:val="lightGray"/>
        </w:rPr>
        <w:t>4000 !NATOM</w:t>
      </w:r>
      <w:proofErr w:type="gramEnd"/>
    </w:p>
    <w:p w14:paraId="7F4D277E" w14:textId="77777777" w:rsidR="00BC2499" w:rsidRPr="00745B57" w:rsidRDefault="00BC2499" w:rsidP="00BC2499">
      <w:pPr>
        <w:spacing w:after="0"/>
        <w:rPr>
          <w:rFonts w:ascii="Inconsolata" w:hAnsi="Inconsolata"/>
          <w:sz w:val="20"/>
          <w:highlight w:val="lightGray"/>
        </w:rPr>
      </w:pPr>
      <w:r w:rsidRPr="00745B57">
        <w:rPr>
          <w:rFonts w:ascii="Inconsolata" w:hAnsi="Inconsolata"/>
          <w:sz w:val="20"/>
          <w:highlight w:val="lightGray"/>
        </w:rPr>
        <w:t xml:space="preserve">       1 ISB  1    </w:t>
      </w:r>
      <w:proofErr w:type="gramStart"/>
      <w:r w:rsidRPr="00745B57">
        <w:rPr>
          <w:rFonts w:ascii="Inconsolata" w:hAnsi="Inconsolata"/>
          <w:sz w:val="20"/>
          <w:highlight w:val="lightGray"/>
        </w:rPr>
        <w:t>ISB  C</w:t>
      </w:r>
      <w:proofErr w:type="gramEnd"/>
      <w:r w:rsidRPr="00745B57">
        <w:rPr>
          <w:rFonts w:ascii="Inconsolata" w:hAnsi="Inconsolata"/>
          <w:sz w:val="20"/>
          <w:highlight w:val="lightGray"/>
        </w:rPr>
        <w:t>1   CH1    0.000000       13.0190           0</w:t>
      </w:r>
    </w:p>
    <w:p w14:paraId="4DF1112C" w14:textId="77777777" w:rsidR="00BC2499" w:rsidRPr="00745B57" w:rsidRDefault="00BC2499" w:rsidP="00BC2499">
      <w:pPr>
        <w:spacing w:after="0"/>
        <w:rPr>
          <w:rFonts w:ascii="Inconsolata" w:hAnsi="Inconsolata"/>
          <w:sz w:val="20"/>
          <w:highlight w:val="lightGray"/>
        </w:rPr>
      </w:pPr>
      <w:r w:rsidRPr="00745B57">
        <w:rPr>
          <w:rFonts w:ascii="Inconsolata" w:hAnsi="Inconsolata"/>
          <w:sz w:val="20"/>
          <w:highlight w:val="lightGray"/>
        </w:rPr>
        <w:t xml:space="preserve">       2 ISB  1    </w:t>
      </w:r>
      <w:proofErr w:type="gramStart"/>
      <w:r w:rsidRPr="00745B57">
        <w:rPr>
          <w:rFonts w:ascii="Inconsolata" w:hAnsi="Inconsolata"/>
          <w:sz w:val="20"/>
          <w:highlight w:val="lightGray"/>
        </w:rPr>
        <w:t>ISB  C</w:t>
      </w:r>
      <w:proofErr w:type="gramEnd"/>
      <w:r w:rsidRPr="00745B57">
        <w:rPr>
          <w:rFonts w:ascii="Inconsolata" w:hAnsi="Inconsolata"/>
          <w:sz w:val="20"/>
          <w:highlight w:val="lightGray"/>
        </w:rPr>
        <w:t>2   CH3    0.000000       15.0350           0</w:t>
      </w:r>
    </w:p>
    <w:p w14:paraId="342C9D53" w14:textId="77777777" w:rsidR="00BC2499" w:rsidRPr="00745B57" w:rsidRDefault="00BC2499" w:rsidP="00BC2499">
      <w:pPr>
        <w:spacing w:after="0"/>
        <w:rPr>
          <w:rFonts w:ascii="Inconsolata" w:hAnsi="Inconsolata"/>
          <w:sz w:val="20"/>
          <w:highlight w:val="lightGray"/>
        </w:rPr>
      </w:pPr>
      <w:r w:rsidRPr="00745B57">
        <w:rPr>
          <w:rFonts w:ascii="Inconsolata" w:hAnsi="Inconsolata"/>
          <w:sz w:val="20"/>
          <w:highlight w:val="lightGray"/>
        </w:rPr>
        <w:t xml:space="preserve">       3 ISB  1    </w:t>
      </w:r>
      <w:proofErr w:type="gramStart"/>
      <w:r w:rsidRPr="00745B57">
        <w:rPr>
          <w:rFonts w:ascii="Inconsolata" w:hAnsi="Inconsolata"/>
          <w:sz w:val="20"/>
          <w:highlight w:val="lightGray"/>
        </w:rPr>
        <w:t>ISB  C</w:t>
      </w:r>
      <w:proofErr w:type="gramEnd"/>
      <w:r w:rsidRPr="00745B57">
        <w:rPr>
          <w:rFonts w:ascii="Inconsolata" w:hAnsi="Inconsolata"/>
          <w:sz w:val="20"/>
          <w:highlight w:val="lightGray"/>
        </w:rPr>
        <w:t>3   CH3    0.000000       15.0350           0</w:t>
      </w:r>
    </w:p>
    <w:p w14:paraId="2E9C58E9" w14:textId="77777777" w:rsidR="00BC2499" w:rsidRPr="00745B57" w:rsidRDefault="00BC2499" w:rsidP="00BC2499">
      <w:pPr>
        <w:spacing w:after="0"/>
        <w:rPr>
          <w:rFonts w:ascii="Inconsolata" w:hAnsi="Inconsolata"/>
          <w:sz w:val="20"/>
          <w:highlight w:val="lightGray"/>
        </w:rPr>
      </w:pPr>
      <w:r w:rsidRPr="00745B57">
        <w:rPr>
          <w:rFonts w:ascii="Inconsolata" w:hAnsi="Inconsolata"/>
          <w:sz w:val="20"/>
          <w:highlight w:val="lightGray"/>
        </w:rPr>
        <w:t xml:space="preserve">       4 ISB  1    </w:t>
      </w:r>
      <w:proofErr w:type="gramStart"/>
      <w:r w:rsidRPr="00745B57">
        <w:rPr>
          <w:rFonts w:ascii="Inconsolata" w:hAnsi="Inconsolata"/>
          <w:sz w:val="20"/>
          <w:highlight w:val="lightGray"/>
        </w:rPr>
        <w:t>ISB  C</w:t>
      </w:r>
      <w:proofErr w:type="gramEnd"/>
      <w:r w:rsidRPr="00745B57">
        <w:rPr>
          <w:rFonts w:ascii="Inconsolata" w:hAnsi="Inconsolata"/>
          <w:sz w:val="20"/>
          <w:highlight w:val="lightGray"/>
        </w:rPr>
        <w:t>4   CH3    0.000000       15.0350           0</w:t>
      </w:r>
    </w:p>
    <w:p w14:paraId="3F0BC1BB" w14:textId="77777777" w:rsidR="00BC2499" w:rsidRPr="00745B57" w:rsidRDefault="00BC2499" w:rsidP="00BC2499">
      <w:pPr>
        <w:spacing w:after="0"/>
        <w:rPr>
          <w:rFonts w:ascii="Inconsolata" w:hAnsi="Inconsolata"/>
          <w:sz w:val="20"/>
          <w:highlight w:val="lightGray"/>
        </w:rPr>
      </w:pPr>
      <w:r w:rsidRPr="00745B57">
        <w:rPr>
          <w:rFonts w:ascii="Inconsolata" w:hAnsi="Inconsolata"/>
          <w:sz w:val="20"/>
          <w:highlight w:val="lightGray"/>
        </w:rPr>
        <w:t xml:space="preserve">       5 ISB  2    </w:t>
      </w:r>
      <w:proofErr w:type="gramStart"/>
      <w:r w:rsidRPr="00745B57">
        <w:rPr>
          <w:rFonts w:ascii="Inconsolata" w:hAnsi="Inconsolata"/>
          <w:sz w:val="20"/>
          <w:highlight w:val="lightGray"/>
        </w:rPr>
        <w:t>ISB  C</w:t>
      </w:r>
      <w:proofErr w:type="gramEnd"/>
      <w:r w:rsidRPr="00745B57">
        <w:rPr>
          <w:rFonts w:ascii="Inconsolata" w:hAnsi="Inconsolata"/>
          <w:sz w:val="20"/>
          <w:highlight w:val="lightGray"/>
        </w:rPr>
        <w:t>1   CH1    0.000000       13.0190           0</w:t>
      </w:r>
    </w:p>
    <w:p w14:paraId="4113E9AB" w14:textId="77777777" w:rsidR="00BC2499" w:rsidRPr="00745B57" w:rsidRDefault="00BC2499" w:rsidP="00BC2499">
      <w:pPr>
        <w:spacing w:after="0"/>
        <w:rPr>
          <w:rFonts w:ascii="Inconsolata" w:hAnsi="Inconsolata"/>
          <w:sz w:val="20"/>
          <w:highlight w:val="lightGray"/>
        </w:rPr>
      </w:pPr>
      <w:r w:rsidRPr="00745B57">
        <w:rPr>
          <w:rFonts w:ascii="Inconsolata" w:hAnsi="Inconsolata"/>
          <w:sz w:val="20"/>
          <w:highlight w:val="lightGray"/>
        </w:rPr>
        <w:t xml:space="preserve">       6 ISB  2    </w:t>
      </w:r>
      <w:proofErr w:type="gramStart"/>
      <w:r w:rsidRPr="00745B57">
        <w:rPr>
          <w:rFonts w:ascii="Inconsolata" w:hAnsi="Inconsolata"/>
          <w:sz w:val="20"/>
          <w:highlight w:val="lightGray"/>
        </w:rPr>
        <w:t>ISB  C</w:t>
      </w:r>
      <w:proofErr w:type="gramEnd"/>
      <w:r w:rsidRPr="00745B57">
        <w:rPr>
          <w:rFonts w:ascii="Inconsolata" w:hAnsi="Inconsolata"/>
          <w:sz w:val="20"/>
          <w:highlight w:val="lightGray"/>
        </w:rPr>
        <w:t>2   CH3    0.000000       15.0350           0</w:t>
      </w:r>
    </w:p>
    <w:p w14:paraId="33F80A95" w14:textId="77777777" w:rsidR="00BC2499" w:rsidRPr="00745B57" w:rsidRDefault="00BC2499" w:rsidP="00BC2499">
      <w:pPr>
        <w:spacing w:after="0"/>
        <w:rPr>
          <w:rFonts w:ascii="Inconsolata" w:hAnsi="Inconsolata"/>
          <w:sz w:val="20"/>
          <w:highlight w:val="lightGray"/>
        </w:rPr>
      </w:pPr>
      <w:r w:rsidRPr="00745B57">
        <w:rPr>
          <w:rFonts w:ascii="Inconsolata" w:hAnsi="Inconsolata"/>
          <w:sz w:val="20"/>
          <w:highlight w:val="lightGray"/>
        </w:rPr>
        <w:t xml:space="preserve">       7 ISB  2    </w:t>
      </w:r>
      <w:proofErr w:type="gramStart"/>
      <w:r w:rsidRPr="00745B57">
        <w:rPr>
          <w:rFonts w:ascii="Inconsolata" w:hAnsi="Inconsolata"/>
          <w:sz w:val="20"/>
          <w:highlight w:val="lightGray"/>
        </w:rPr>
        <w:t>ISB  C</w:t>
      </w:r>
      <w:proofErr w:type="gramEnd"/>
      <w:r w:rsidRPr="00745B57">
        <w:rPr>
          <w:rFonts w:ascii="Inconsolata" w:hAnsi="Inconsolata"/>
          <w:sz w:val="20"/>
          <w:highlight w:val="lightGray"/>
        </w:rPr>
        <w:t>3   CH3    0.000000       15.0350           0</w:t>
      </w:r>
    </w:p>
    <w:p w14:paraId="4DBAB837" w14:textId="77777777" w:rsidR="00BC2499" w:rsidRDefault="00BC2499" w:rsidP="00BC2499">
      <w:pPr>
        <w:spacing w:after="0"/>
        <w:rPr>
          <w:rFonts w:ascii="Inconsolata" w:hAnsi="Inconsolata"/>
          <w:sz w:val="20"/>
          <w:highlight w:val="lightGray"/>
        </w:rPr>
      </w:pPr>
      <w:r w:rsidRPr="00745B57">
        <w:rPr>
          <w:rFonts w:ascii="Inconsolata" w:hAnsi="Inconsolata"/>
          <w:sz w:val="20"/>
          <w:highlight w:val="lightGray"/>
        </w:rPr>
        <w:t xml:space="preserve">       8 ISB  2    ISB  C4   CH3    0.000000       15.0350           0</w:t>
      </w:r>
      <w:r>
        <w:rPr>
          <w:rFonts w:ascii="Inconsolata" w:hAnsi="Inconsolata"/>
          <w:sz w:val="20"/>
          <w:highlight w:val="lightGray"/>
        </w:rPr>
        <w:br/>
        <w:t xml:space="preserve">       .</w:t>
      </w:r>
    </w:p>
    <w:p w14:paraId="0F39F7C4" w14:textId="77777777" w:rsidR="00BC2499" w:rsidRDefault="00BC2499" w:rsidP="00BC2499">
      <w:pPr>
        <w:spacing w:after="0"/>
        <w:rPr>
          <w:rFonts w:ascii="Inconsolata" w:hAnsi="Inconsolata"/>
          <w:sz w:val="20"/>
          <w:highlight w:val="lightGray"/>
        </w:rPr>
      </w:pPr>
      <w:r>
        <w:rPr>
          <w:rFonts w:ascii="Inconsolata" w:hAnsi="Inconsolata"/>
          <w:sz w:val="20"/>
          <w:highlight w:val="lightGray"/>
        </w:rPr>
        <w:t xml:space="preserve">       .</w:t>
      </w:r>
    </w:p>
    <w:p w14:paraId="3DE2CF41" w14:textId="77777777" w:rsidR="00BC2499" w:rsidRPr="00745B57" w:rsidRDefault="00BC2499" w:rsidP="00BC2499">
      <w:pPr>
        <w:spacing w:after="0"/>
        <w:rPr>
          <w:rFonts w:ascii="Inconsolata" w:hAnsi="Inconsolata"/>
          <w:sz w:val="20"/>
          <w:highlight w:val="lightGray"/>
        </w:rPr>
      </w:pPr>
      <w:r>
        <w:rPr>
          <w:rFonts w:ascii="Inconsolata" w:hAnsi="Inconsolata"/>
          <w:sz w:val="20"/>
          <w:highlight w:val="lightGray"/>
        </w:rPr>
        <w:t xml:space="preserve">       .</w:t>
      </w:r>
      <w:r w:rsidRPr="00745B57">
        <w:rPr>
          <w:rFonts w:ascii="Inconsolata" w:hAnsi="Inconsolata"/>
          <w:sz w:val="20"/>
          <w:highlight w:val="lightGray"/>
        </w:rPr>
        <w:br/>
        <w:t xml:space="preserve">    3997 ISB  1000 ISB  C1   CH1    0.000000       13.0190           0</w:t>
      </w:r>
    </w:p>
    <w:p w14:paraId="4135BB2B" w14:textId="77777777" w:rsidR="00BC2499" w:rsidRPr="00745B57" w:rsidRDefault="00BC2499" w:rsidP="00BC2499">
      <w:pPr>
        <w:spacing w:after="0"/>
        <w:rPr>
          <w:rFonts w:ascii="Inconsolata" w:hAnsi="Inconsolata"/>
          <w:sz w:val="20"/>
          <w:highlight w:val="lightGray"/>
        </w:rPr>
      </w:pPr>
      <w:r w:rsidRPr="00745B57">
        <w:rPr>
          <w:rFonts w:ascii="Inconsolata" w:hAnsi="Inconsolata"/>
          <w:sz w:val="20"/>
          <w:highlight w:val="lightGray"/>
        </w:rPr>
        <w:t xml:space="preserve">    3998 ISB  1000 </w:t>
      </w:r>
      <w:proofErr w:type="gramStart"/>
      <w:r w:rsidRPr="00745B57">
        <w:rPr>
          <w:rFonts w:ascii="Inconsolata" w:hAnsi="Inconsolata"/>
          <w:sz w:val="20"/>
          <w:highlight w:val="lightGray"/>
        </w:rPr>
        <w:t>ISB  C</w:t>
      </w:r>
      <w:proofErr w:type="gramEnd"/>
      <w:r w:rsidRPr="00745B57">
        <w:rPr>
          <w:rFonts w:ascii="Inconsolata" w:hAnsi="Inconsolata"/>
          <w:sz w:val="20"/>
          <w:highlight w:val="lightGray"/>
        </w:rPr>
        <w:t>2   CH3    0.000000       15.0350           0</w:t>
      </w:r>
    </w:p>
    <w:p w14:paraId="455A3032" w14:textId="77777777" w:rsidR="00BC2499" w:rsidRPr="00745B57" w:rsidRDefault="00BC2499" w:rsidP="00BC2499">
      <w:pPr>
        <w:spacing w:after="0"/>
        <w:rPr>
          <w:rFonts w:ascii="Inconsolata" w:hAnsi="Inconsolata"/>
          <w:sz w:val="20"/>
          <w:highlight w:val="lightGray"/>
        </w:rPr>
      </w:pPr>
      <w:r w:rsidRPr="00745B57">
        <w:rPr>
          <w:rFonts w:ascii="Inconsolata" w:hAnsi="Inconsolata"/>
          <w:sz w:val="20"/>
          <w:highlight w:val="lightGray"/>
        </w:rPr>
        <w:t xml:space="preserve">    3999 ISB  1000 </w:t>
      </w:r>
      <w:proofErr w:type="gramStart"/>
      <w:r w:rsidRPr="00745B57">
        <w:rPr>
          <w:rFonts w:ascii="Inconsolata" w:hAnsi="Inconsolata"/>
          <w:sz w:val="20"/>
          <w:highlight w:val="lightGray"/>
        </w:rPr>
        <w:t>ISB  C</w:t>
      </w:r>
      <w:proofErr w:type="gramEnd"/>
      <w:r w:rsidRPr="00745B57">
        <w:rPr>
          <w:rFonts w:ascii="Inconsolata" w:hAnsi="Inconsolata"/>
          <w:sz w:val="20"/>
          <w:highlight w:val="lightGray"/>
        </w:rPr>
        <w:t>3   CH3    0.000000       15.0350           0</w:t>
      </w:r>
    </w:p>
    <w:p w14:paraId="2FF7C442" w14:textId="77777777" w:rsidR="00BC2499" w:rsidRPr="00745B57" w:rsidRDefault="00BC2499" w:rsidP="00BC2499">
      <w:pPr>
        <w:spacing w:after="0" w:line="240" w:lineRule="auto"/>
        <w:rPr>
          <w:rFonts w:ascii="Inconsolata" w:hAnsi="Inconsolata"/>
          <w:sz w:val="20"/>
          <w:highlight w:val="lightGray"/>
        </w:rPr>
      </w:pPr>
      <w:r w:rsidRPr="00745B57">
        <w:rPr>
          <w:rFonts w:ascii="Inconsolata" w:hAnsi="Inconsolata"/>
          <w:sz w:val="20"/>
          <w:highlight w:val="lightGray"/>
        </w:rPr>
        <w:t xml:space="preserve">    4000 ISB  1000 </w:t>
      </w:r>
      <w:proofErr w:type="gramStart"/>
      <w:r w:rsidRPr="00745B57">
        <w:rPr>
          <w:rFonts w:ascii="Inconsolata" w:hAnsi="Inconsolata"/>
          <w:sz w:val="20"/>
          <w:highlight w:val="lightGray"/>
        </w:rPr>
        <w:t>ISB  C</w:t>
      </w:r>
      <w:proofErr w:type="gramEnd"/>
      <w:r w:rsidRPr="00745B57">
        <w:rPr>
          <w:rFonts w:ascii="Inconsolata" w:hAnsi="Inconsolata"/>
          <w:sz w:val="20"/>
          <w:highlight w:val="lightGray"/>
        </w:rPr>
        <w:t>4   CH3    0.000000       15.0350           0</w:t>
      </w:r>
    </w:p>
    <w:p w14:paraId="4F30E680" w14:textId="77777777" w:rsidR="00BC2499" w:rsidRPr="00745B57" w:rsidRDefault="00BC2499" w:rsidP="00BC2499">
      <w:pPr>
        <w:spacing w:after="0" w:line="240" w:lineRule="auto"/>
        <w:rPr>
          <w:rFonts w:ascii="Inconsolata" w:hAnsi="Inconsolata"/>
          <w:sz w:val="20"/>
          <w:highlight w:val="lightGray"/>
        </w:rPr>
      </w:pPr>
    </w:p>
    <w:p w14:paraId="2207A421" w14:textId="77777777" w:rsidR="00BC2499" w:rsidRDefault="00BC2499" w:rsidP="00BC2499">
      <w:pPr>
        <w:rPr>
          <w:rFonts w:ascii="Inconsolata" w:hAnsi="Inconsolata"/>
          <w:sz w:val="20"/>
          <w:highlight w:val="lightGray"/>
        </w:rPr>
      </w:pPr>
      <w:r>
        <w:rPr>
          <w:rFonts w:ascii="Inconsolata" w:hAnsi="Inconsolata"/>
          <w:sz w:val="20"/>
          <w:highlight w:val="lightGray"/>
        </w:rPr>
        <w:br w:type="page"/>
      </w:r>
    </w:p>
    <w:p w14:paraId="1A30417C" w14:textId="77777777" w:rsidR="00BC2499" w:rsidRPr="00745B57" w:rsidRDefault="00BC2499" w:rsidP="00BC2499">
      <w:pPr>
        <w:spacing w:after="0" w:line="240" w:lineRule="auto"/>
        <w:rPr>
          <w:rFonts w:ascii="Inconsolata" w:hAnsi="Inconsolata"/>
          <w:sz w:val="20"/>
          <w:highlight w:val="lightGray"/>
        </w:rPr>
      </w:pPr>
      <w:r w:rsidRPr="00745B57">
        <w:rPr>
          <w:rFonts w:ascii="Inconsolata" w:hAnsi="Inconsolata"/>
          <w:sz w:val="20"/>
          <w:highlight w:val="lightGray"/>
        </w:rPr>
        <w:lastRenderedPageBreak/>
        <w:t xml:space="preserve">    </w:t>
      </w:r>
      <w:proofErr w:type="gramStart"/>
      <w:r w:rsidRPr="00745B57">
        <w:rPr>
          <w:rFonts w:ascii="Inconsolata" w:hAnsi="Inconsolata"/>
          <w:sz w:val="20"/>
          <w:highlight w:val="lightGray"/>
        </w:rPr>
        <w:t>3000 !NBOND</w:t>
      </w:r>
      <w:proofErr w:type="gramEnd"/>
      <w:r w:rsidRPr="00745B57">
        <w:rPr>
          <w:rFonts w:ascii="Inconsolata" w:hAnsi="Inconsolata"/>
          <w:sz w:val="20"/>
          <w:highlight w:val="lightGray"/>
        </w:rPr>
        <w:t>: bonds</w:t>
      </w:r>
    </w:p>
    <w:p w14:paraId="484CEE10" w14:textId="77777777" w:rsidR="00BC2499" w:rsidRPr="00745B57" w:rsidRDefault="00BC2499" w:rsidP="00BC2499">
      <w:pPr>
        <w:spacing w:after="0" w:line="240" w:lineRule="auto"/>
        <w:rPr>
          <w:rFonts w:ascii="Inconsolata" w:hAnsi="Inconsolata"/>
          <w:sz w:val="20"/>
          <w:highlight w:val="lightGray"/>
        </w:rPr>
      </w:pPr>
      <w:r w:rsidRPr="00745B57">
        <w:rPr>
          <w:rFonts w:ascii="Inconsolata" w:hAnsi="Inconsolata"/>
          <w:sz w:val="20"/>
          <w:highlight w:val="lightGray"/>
        </w:rPr>
        <w:t xml:space="preserve">       1       2       1       3       1       4       5       6</w:t>
      </w:r>
    </w:p>
    <w:p w14:paraId="4A55C89C" w14:textId="77777777" w:rsidR="00BC2499" w:rsidRPr="00407C5B" w:rsidRDefault="00BC2499" w:rsidP="00BC2499">
      <w:pPr>
        <w:spacing w:after="0" w:line="240" w:lineRule="auto"/>
        <w:rPr>
          <w:rFonts w:ascii="Inconsolata" w:hAnsi="Inconsolata"/>
          <w:sz w:val="20"/>
        </w:rPr>
      </w:pPr>
      <w:r w:rsidRPr="00745B57">
        <w:rPr>
          <w:rFonts w:ascii="Inconsolata" w:hAnsi="Inconsolata"/>
          <w:sz w:val="20"/>
          <w:highlight w:val="lightGray"/>
        </w:rPr>
        <w:t xml:space="preserve"> </w:t>
      </w:r>
      <w:r>
        <w:rPr>
          <w:rFonts w:ascii="Inconsolata" w:hAnsi="Inconsolata"/>
          <w:sz w:val="20"/>
          <w:highlight w:val="lightGray"/>
        </w:rPr>
        <w:t xml:space="preserve">      5       7       5       8</w:t>
      </w:r>
      <w:r>
        <w:rPr>
          <w:rFonts w:ascii="Inconsolata" w:hAnsi="Inconsolata"/>
          <w:sz w:val="20"/>
          <w:highlight w:val="lightGray"/>
        </w:rPr>
        <w:br/>
        <w:t xml:space="preserve">      .</w:t>
      </w:r>
    </w:p>
    <w:p w14:paraId="57FDD89F" w14:textId="77777777" w:rsidR="00BC2499" w:rsidRDefault="00BC2499" w:rsidP="00BC2499">
      <w:pPr>
        <w:spacing w:after="0" w:line="240" w:lineRule="auto"/>
        <w:rPr>
          <w:rFonts w:ascii="Inconsolata" w:hAnsi="Inconsolata"/>
          <w:sz w:val="20"/>
          <w:highlight w:val="lightGray"/>
        </w:rPr>
      </w:pPr>
      <w:r>
        <w:rPr>
          <w:rFonts w:ascii="Inconsolata" w:hAnsi="Inconsolata"/>
          <w:sz w:val="20"/>
          <w:highlight w:val="lightGray"/>
        </w:rPr>
        <w:t xml:space="preserve">      .</w:t>
      </w:r>
    </w:p>
    <w:p w14:paraId="406C1E55" w14:textId="77777777" w:rsidR="00BC2499" w:rsidRPr="00745B57" w:rsidRDefault="00BC2499" w:rsidP="00BC2499">
      <w:pPr>
        <w:spacing w:after="0" w:line="240" w:lineRule="auto"/>
        <w:rPr>
          <w:rFonts w:ascii="Inconsolata" w:hAnsi="Inconsolata"/>
          <w:sz w:val="20"/>
          <w:highlight w:val="lightGray"/>
        </w:rPr>
      </w:pPr>
      <w:r>
        <w:rPr>
          <w:rFonts w:ascii="Inconsolata" w:hAnsi="Inconsolata"/>
          <w:sz w:val="20"/>
          <w:highlight w:val="lightGray"/>
        </w:rPr>
        <w:t xml:space="preserve">      .</w:t>
      </w:r>
    </w:p>
    <w:p w14:paraId="0ED4832A" w14:textId="77777777" w:rsidR="00BC2499" w:rsidRPr="00745B57" w:rsidRDefault="00BC2499" w:rsidP="00BC2499">
      <w:pPr>
        <w:spacing w:after="0" w:line="240" w:lineRule="auto"/>
        <w:rPr>
          <w:rFonts w:ascii="Inconsolata" w:hAnsi="Inconsolata"/>
          <w:sz w:val="20"/>
          <w:highlight w:val="lightGray"/>
        </w:rPr>
      </w:pPr>
      <w:r w:rsidRPr="00745B57">
        <w:rPr>
          <w:rFonts w:ascii="Inconsolata" w:hAnsi="Inconsolata"/>
          <w:sz w:val="20"/>
          <w:highlight w:val="lightGray"/>
        </w:rPr>
        <w:t>3997    3998    3997    3999    3997    4000</w:t>
      </w:r>
    </w:p>
    <w:p w14:paraId="09B8A566" w14:textId="77777777" w:rsidR="00BC2499" w:rsidRPr="00745B57" w:rsidRDefault="00BC2499" w:rsidP="00BC2499">
      <w:pPr>
        <w:spacing w:after="0" w:line="240" w:lineRule="auto"/>
        <w:rPr>
          <w:rFonts w:ascii="Inconsolata" w:hAnsi="Inconsolata"/>
          <w:sz w:val="20"/>
          <w:highlight w:val="lightGray"/>
        </w:rPr>
      </w:pPr>
    </w:p>
    <w:p w14:paraId="0BADE3F1" w14:textId="77777777" w:rsidR="00BC2499" w:rsidRPr="00745B57" w:rsidRDefault="00BC2499" w:rsidP="00BC2499">
      <w:pPr>
        <w:spacing w:after="0" w:line="240" w:lineRule="auto"/>
        <w:rPr>
          <w:rFonts w:ascii="Inconsolata" w:hAnsi="Inconsolata"/>
          <w:sz w:val="20"/>
          <w:highlight w:val="lightGray"/>
        </w:rPr>
      </w:pPr>
      <w:r w:rsidRPr="00745B57">
        <w:rPr>
          <w:rFonts w:ascii="Inconsolata" w:hAnsi="Inconsolata"/>
          <w:sz w:val="20"/>
          <w:highlight w:val="lightGray"/>
        </w:rPr>
        <w:t xml:space="preserve">    </w:t>
      </w:r>
      <w:proofErr w:type="gramStart"/>
      <w:r w:rsidRPr="00745B57">
        <w:rPr>
          <w:rFonts w:ascii="Inconsolata" w:hAnsi="Inconsolata"/>
          <w:sz w:val="20"/>
          <w:highlight w:val="lightGray"/>
        </w:rPr>
        <w:t>3000 !NTHETA</w:t>
      </w:r>
      <w:proofErr w:type="gramEnd"/>
      <w:r w:rsidRPr="00745B57">
        <w:rPr>
          <w:rFonts w:ascii="Inconsolata" w:hAnsi="Inconsolata"/>
          <w:sz w:val="20"/>
          <w:highlight w:val="lightGray"/>
        </w:rPr>
        <w:t>: angles</w:t>
      </w:r>
    </w:p>
    <w:p w14:paraId="290E5CA2" w14:textId="77777777" w:rsidR="00BC2499" w:rsidRPr="00745B57" w:rsidRDefault="00BC2499" w:rsidP="00BC2499">
      <w:pPr>
        <w:spacing w:after="0" w:line="240" w:lineRule="auto"/>
        <w:rPr>
          <w:rFonts w:ascii="Inconsolata" w:hAnsi="Inconsolata"/>
          <w:sz w:val="20"/>
          <w:highlight w:val="lightGray"/>
        </w:rPr>
      </w:pPr>
      <w:r w:rsidRPr="00745B57">
        <w:rPr>
          <w:rFonts w:ascii="Inconsolata" w:hAnsi="Inconsolata"/>
          <w:sz w:val="20"/>
          <w:highlight w:val="lightGray"/>
        </w:rPr>
        <w:t xml:space="preserve">       2       1       4       2       1       3       3       1       4</w:t>
      </w:r>
    </w:p>
    <w:p w14:paraId="270482A7" w14:textId="77777777" w:rsidR="00BC2499" w:rsidRPr="00745B57" w:rsidRDefault="00BC2499" w:rsidP="00BC2499">
      <w:pPr>
        <w:spacing w:after="0" w:line="240" w:lineRule="auto"/>
        <w:rPr>
          <w:rFonts w:ascii="Inconsolata" w:hAnsi="Inconsolata"/>
          <w:sz w:val="20"/>
          <w:highlight w:val="lightGray"/>
        </w:rPr>
      </w:pPr>
      <w:r w:rsidRPr="00745B57">
        <w:rPr>
          <w:rFonts w:ascii="Inconsolata" w:hAnsi="Inconsolata"/>
          <w:sz w:val="20"/>
          <w:highlight w:val="lightGray"/>
        </w:rPr>
        <w:t xml:space="preserve">       6       5       8       6       5       7       7       5       8</w:t>
      </w:r>
    </w:p>
    <w:p w14:paraId="7315054D" w14:textId="77777777" w:rsidR="00BC2499" w:rsidRDefault="00BC2499" w:rsidP="00BC2499">
      <w:pPr>
        <w:spacing w:after="0" w:line="240" w:lineRule="auto"/>
        <w:rPr>
          <w:rFonts w:ascii="Inconsolata" w:hAnsi="Inconsolata"/>
          <w:sz w:val="20"/>
          <w:highlight w:val="lightGray"/>
        </w:rPr>
      </w:pPr>
      <w:r>
        <w:rPr>
          <w:rFonts w:ascii="Inconsolata" w:hAnsi="Inconsolata"/>
          <w:sz w:val="20"/>
          <w:highlight w:val="lightGray"/>
        </w:rPr>
        <w:t xml:space="preserve">      .</w:t>
      </w:r>
    </w:p>
    <w:p w14:paraId="08794380" w14:textId="77777777" w:rsidR="00BC2499" w:rsidRDefault="00BC2499" w:rsidP="00BC2499">
      <w:pPr>
        <w:spacing w:after="0" w:line="240" w:lineRule="auto"/>
        <w:rPr>
          <w:rFonts w:ascii="Inconsolata" w:hAnsi="Inconsolata"/>
          <w:sz w:val="20"/>
          <w:highlight w:val="lightGray"/>
        </w:rPr>
      </w:pPr>
      <w:r>
        <w:rPr>
          <w:rFonts w:ascii="Inconsolata" w:hAnsi="Inconsolata"/>
          <w:sz w:val="20"/>
          <w:highlight w:val="lightGray"/>
        </w:rPr>
        <w:t xml:space="preserve">      .</w:t>
      </w:r>
    </w:p>
    <w:p w14:paraId="2F1F47F6" w14:textId="77777777" w:rsidR="00BC2499" w:rsidRPr="00745B57" w:rsidRDefault="00BC2499" w:rsidP="00BC2499">
      <w:pPr>
        <w:spacing w:after="0" w:line="240" w:lineRule="auto"/>
        <w:rPr>
          <w:rFonts w:ascii="Inconsolata" w:hAnsi="Inconsolata"/>
          <w:sz w:val="20"/>
          <w:highlight w:val="lightGray"/>
        </w:rPr>
      </w:pPr>
      <w:r>
        <w:rPr>
          <w:rFonts w:ascii="Inconsolata" w:hAnsi="Inconsolata"/>
          <w:sz w:val="20"/>
          <w:highlight w:val="lightGray"/>
        </w:rPr>
        <w:t xml:space="preserve">      .</w:t>
      </w:r>
    </w:p>
    <w:p w14:paraId="5E1886A0" w14:textId="77777777" w:rsidR="00BC2499" w:rsidRPr="00745B57" w:rsidRDefault="00BC2499" w:rsidP="00BC2499">
      <w:pPr>
        <w:spacing w:after="0" w:line="240" w:lineRule="auto"/>
        <w:rPr>
          <w:rFonts w:ascii="Inconsolata" w:hAnsi="Inconsolata"/>
          <w:sz w:val="20"/>
          <w:highlight w:val="lightGray"/>
        </w:rPr>
      </w:pPr>
      <w:r w:rsidRPr="00745B57">
        <w:rPr>
          <w:rFonts w:ascii="Inconsolata" w:hAnsi="Inconsolata"/>
          <w:sz w:val="20"/>
          <w:highlight w:val="lightGray"/>
        </w:rPr>
        <w:t xml:space="preserve">    3998    3997    4000    3998    3997    3999    3999    3997    4000</w:t>
      </w:r>
    </w:p>
    <w:p w14:paraId="6DF1954B" w14:textId="77777777" w:rsidR="00BC2499" w:rsidRPr="00745B57" w:rsidRDefault="00BC2499" w:rsidP="00BC2499">
      <w:pPr>
        <w:spacing w:after="0" w:line="240" w:lineRule="auto"/>
        <w:rPr>
          <w:rFonts w:ascii="Inconsolata" w:hAnsi="Inconsolata"/>
          <w:sz w:val="20"/>
          <w:highlight w:val="lightGray"/>
        </w:rPr>
      </w:pPr>
    </w:p>
    <w:p w14:paraId="67F95109" w14:textId="77777777" w:rsidR="00BC2499" w:rsidRPr="00745B57" w:rsidRDefault="00BC2499" w:rsidP="00BC2499">
      <w:pPr>
        <w:spacing w:after="0" w:line="240" w:lineRule="auto"/>
        <w:rPr>
          <w:rFonts w:ascii="Inconsolata" w:hAnsi="Inconsolata"/>
          <w:sz w:val="20"/>
          <w:highlight w:val="lightGray"/>
        </w:rPr>
      </w:pPr>
      <w:r w:rsidRPr="00745B57">
        <w:rPr>
          <w:rFonts w:ascii="Inconsolata" w:hAnsi="Inconsolata"/>
          <w:sz w:val="20"/>
          <w:highlight w:val="lightGray"/>
        </w:rPr>
        <w:t xml:space="preserve">       </w:t>
      </w:r>
      <w:proofErr w:type="gramStart"/>
      <w:r w:rsidRPr="00745B57">
        <w:rPr>
          <w:rFonts w:ascii="Inconsolata" w:hAnsi="Inconsolata"/>
          <w:sz w:val="20"/>
          <w:highlight w:val="lightGray"/>
        </w:rPr>
        <w:t>0 !NPHI</w:t>
      </w:r>
      <w:proofErr w:type="gramEnd"/>
      <w:r w:rsidRPr="00745B57">
        <w:rPr>
          <w:rFonts w:ascii="Inconsolata" w:hAnsi="Inconsolata"/>
          <w:sz w:val="20"/>
          <w:highlight w:val="lightGray"/>
        </w:rPr>
        <w:t>: dihedrals</w:t>
      </w:r>
    </w:p>
    <w:p w14:paraId="62A6AA99" w14:textId="77777777" w:rsidR="00BC2499" w:rsidRPr="00745B57" w:rsidRDefault="00BC2499" w:rsidP="00BC2499">
      <w:pPr>
        <w:spacing w:after="0" w:line="240" w:lineRule="auto"/>
        <w:rPr>
          <w:rFonts w:ascii="Inconsolata" w:hAnsi="Inconsolata"/>
          <w:sz w:val="20"/>
          <w:highlight w:val="lightGray"/>
        </w:rPr>
      </w:pPr>
    </w:p>
    <w:p w14:paraId="2EEB91BD" w14:textId="77777777" w:rsidR="00BC2499" w:rsidRDefault="00BC2499" w:rsidP="00BC2499">
      <w:pPr>
        <w:spacing w:after="0" w:line="240" w:lineRule="auto"/>
        <w:rPr>
          <w:rFonts w:ascii="Inconsolata" w:hAnsi="Inconsolata"/>
          <w:sz w:val="20"/>
          <w:highlight w:val="lightGray"/>
        </w:rPr>
      </w:pPr>
      <w:r w:rsidRPr="00745B57">
        <w:rPr>
          <w:rFonts w:ascii="Inconsolata" w:hAnsi="Inconsolata"/>
          <w:sz w:val="20"/>
          <w:highlight w:val="lightGray"/>
        </w:rPr>
        <w:t xml:space="preserve">       </w:t>
      </w:r>
      <w:proofErr w:type="gramStart"/>
      <w:r w:rsidRPr="00745B57">
        <w:rPr>
          <w:rFonts w:ascii="Inconsolata" w:hAnsi="Inconsolata"/>
          <w:sz w:val="20"/>
          <w:highlight w:val="lightGray"/>
        </w:rPr>
        <w:t>0 !NIMPHI</w:t>
      </w:r>
      <w:proofErr w:type="gramEnd"/>
      <w:r w:rsidRPr="00745B57">
        <w:rPr>
          <w:rFonts w:ascii="Inconsolata" w:hAnsi="Inconsolata"/>
          <w:sz w:val="20"/>
          <w:highlight w:val="lightGray"/>
        </w:rPr>
        <w:t xml:space="preserve">: </w:t>
      </w:r>
      <w:proofErr w:type="spellStart"/>
      <w:r w:rsidRPr="00745B57">
        <w:rPr>
          <w:rFonts w:ascii="Inconsolata" w:hAnsi="Inconsolata"/>
          <w:sz w:val="20"/>
          <w:highlight w:val="lightGray"/>
        </w:rPr>
        <w:t>impropers</w:t>
      </w:r>
      <w:proofErr w:type="spellEnd"/>
    </w:p>
    <w:p w14:paraId="1E42D78E" w14:textId="77777777" w:rsidR="00BC2499" w:rsidRPr="00745B57" w:rsidRDefault="00BC2499" w:rsidP="00BC2499">
      <w:pPr>
        <w:spacing w:after="0" w:line="240" w:lineRule="auto"/>
        <w:rPr>
          <w:rFonts w:ascii="Inconsolata" w:hAnsi="Inconsolata"/>
          <w:sz w:val="20"/>
          <w:highlight w:val="lightGray"/>
        </w:rPr>
      </w:pPr>
    </w:p>
    <w:p w14:paraId="0554188A" w14:textId="77777777" w:rsidR="00BC2499" w:rsidRPr="00745B57" w:rsidRDefault="00BC2499" w:rsidP="00BC2499">
      <w:pPr>
        <w:spacing w:after="0" w:line="240" w:lineRule="auto"/>
        <w:rPr>
          <w:rFonts w:ascii="Inconsolata" w:hAnsi="Inconsolata"/>
          <w:sz w:val="20"/>
          <w:highlight w:val="lightGray"/>
        </w:rPr>
      </w:pPr>
      <w:r w:rsidRPr="00745B57">
        <w:rPr>
          <w:rFonts w:ascii="Inconsolata" w:hAnsi="Inconsolata"/>
          <w:sz w:val="20"/>
          <w:highlight w:val="lightGray"/>
        </w:rPr>
        <w:t xml:space="preserve">       </w:t>
      </w:r>
      <w:proofErr w:type="gramStart"/>
      <w:r w:rsidRPr="00745B57">
        <w:rPr>
          <w:rFonts w:ascii="Inconsolata" w:hAnsi="Inconsolata"/>
          <w:sz w:val="20"/>
          <w:highlight w:val="lightGray"/>
        </w:rPr>
        <w:t>0 !NDON</w:t>
      </w:r>
      <w:proofErr w:type="gramEnd"/>
      <w:r w:rsidRPr="00745B57">
        <w:rPr>
          <w:rFonts w:ascii="Inconsolata" w:hAnsi="Inconsolata"/>
          <w:sz w:val="20"/>
          <w:highlight w:val="lightGray"/>
        </w:rPr>
        <w:t>: donors</w:t>
      </w:r>
    </w:p>
    <w:p w14:paraId="063E1138" w14:textId="77777777" w:rsidR="00BC2499" w:rsidRPr="00745B57" w:rsidRDefault="00BC2499" w:rsidP="00BC2499">
      <w:pPr>
        <w:spacing w:after="0" w:line="240" w:lineRule="auto"/>
        <w:rPr>
          <w:rFonts w:ascii="Inconsolata" w:hAnsi="Inconsolata"/>
          <w:sz w:val="20"/>
          <w:highlight w:val="lightGray"/>
        </w:rPr>
      </w:pPr>
    </w:p>
    <w:p w14:paraId="162755D5" w14:textId="77777777" w:rsidR="00BC2499" w:rsidRPr="00745B57" w:rsidRDefault="00BC2499" w:rsidP="00BC2499">
      <w:pPr>
        <w:spacing w:after="0" w:line="240" w:lineRule="auto"/>
        <w:rPr>
          <w:rFonts w:ascii="Inconsolata" w:hAnsi="Inconsolata"/>
          <w:sz w:val="20"/>
          <w:highlight w:val="lightGray"/>
        </w:rPr>
      </w:pPr>
      <w:r w:rsidRPr="00745B57">
        <w:rPr>
          <w:rFonts w:ascii="Inconsolata" w:hAnsi="Inconsolata"/>
          <w:sz w:val="20"/>
          <w:highlight w:val="lightGray"/>
        </w:rPr>
        <w:t xml:space="preserve">       </w:t>
      </w:r>
      <w:proofErr w:type="gramStart"/>
      <w:r w:rsidRPr="00745B57">
        <w:rPr>
          <w:rFonts w:ascii="Inconsolata" w:hAnsi="Inconsolata"/>
          <w:sz w:val="20"/>
          <w:highlight w:val="lightGray"/>
        </w:rPr>
        <w:t>0 !NACC</w:t>
      </w:r>
      <w:proofErr w:type="gramEnd"/>
      <w:r w:rsidRPr="00745B57">
        <w:rPr>
          <w:rFonts w:ascii="Inconsolata" w:hAnsi="Inconsolata"/>
          <w:sz w:val="20"/>
          <w:highlight w:val="lightGray"/>
        </w:rPr>
        <w:t>: acceptors</w:t>
      </w:r>
    </w:p>
    <w:p w14:paraId="7E14809A" w14:textId="77777777" w:rsidR="00BC2499" w:rsidRPr="00745B57" w:rsidRDefault="00BC2499" w:rsidP="00BC2499">
      <w:pPr>
        <w:spacing w:after="0" w:line="240" w:lineRule="auto"/>
        <w:rPr>
          <w:rFonts w:ascii="Inconsolata" w:hAnsi="Inconsolata"/>
          <w:sz w:val="20"/>
          <w:highlight w:val="lightGray"/>
        </w:rPr>
      </w:pPr>
    </w:p>
    <w:p w14:paraId="739684EF" w14:textId="77777777" w:rsidR="00BC2499" w:rsidRPr="00745B57" w:rsidRDefault="00BC2499" w:rsidP="00BC2499">
      <w:pPr>
        <w:spacing w:after="0" w:line="240" w:lineRule="auto"/>
        <w:rPr>
          <w:rFonts w:ascii="Inconsolata" w:hAnsi="Inconsolata"/>
          <w:sz w:val="20"/>
          <w:highlight w:val="lightGray"/>
        </w:rPr>
      </w:pPr>
      <w:r w:rsidRPr="00745B57">
        <w:rPr>
          <w:rFonts w:ascii="Inconsolata" w:hAnsi="Inconsolata"/>
          <w:sz w:val="20"/>
          <w:highlight w:val="lightGray"/>
        </w:rPr>
        <w:t xml:space="preserve">       </w:t>
      </w:r>
      <w:proofErr w:type="gramStart"/>
      <w:r w:rsidRPr="00745B57">
        <w:rPr>
          <w:rFonts w:ascii="Inconsolata" w:hAnsi="Inconsolata"/>
          <w:sz w:val="20"/>
          <w:highlight w:val="lightGray"/>
        </w:rPr>
        <w:t>0 !NNB</w:t>
      </w:r>
      <w:proofErr w:type="gramEnd"/>
    </w:p>
    <w:p w14:paraId="7076C1BA" w14:textId="77777777" w:rsidR="00BC2499" w:rsidRPr="00745B57" w:rsidRDefault="00BC2499" w:rsidP="00BC2499">
      <w:pPr>
        <w:spacing w:after="0" w:line="240" w:lineRule="auto"/>
        <w:rPr>
          <w:rFonts w:ascii="Inconsolata" w:hAnsi="Inconsolata"/>
          <w:sz w:val="20"/>
          <w:highlight w:val="lightGray"/>
        </w:rPr>
      </w:pPr>
    </w:p>
    <w:p w14:paraId="16F2F4FC" w14:textId="77777777" w:rsidR="00BC2499" w:rsidRPr="00745B57" w:rsidRDefault="00BC2499" w:rsidP="00BC2499">
      <w:pPr>
        <w:spacing w:after="0" w:line="240" w:lineRule="auto"/>
        <w:rPr>
          <w:rFonts w:ascii="Inconsolata" w:hAnsi="Inconsolata"/>
          <w:sz w:val="20"/>
          <w:highlight w:val="lightGray"/>
        </w:rPr>
      </w:pPr>
      <w:r w:rsidRPr="00745B57">
        <w:rPr>
          <w:rFonts w:ascii="Inconsolata" w:hAnsi="Inconsolata"/>
          <w:sz w:val="20"/>
          <w:highlight w:val="lightGray"/>
        </w:rPr>
        <w:t xml:space="preserve">       0       0       0       0       0       0       0       0</w:t>
      </w:r>
    </w:p>
    <w:p w14:paraId="01AD1721" w14:textId="77777777" w:rsidR="00BC2499" w:rsidRPr="00745B57" w:rsidRDefault="00BC2499" w:rsidP="00BC2499">
      <w:pPr>
        <w:spacing w:after="0" w:line="240" w:lineRule="auto"/>
        <w:rPr>
          <w:rFonts w:ascii="Inconsolata" w:hAnsi="Inconsolata"/>
          <w:sz w:val="20"/>
          <w:highlight w:val="lightGray"/>
        </w:rPr>
      </w:pPr>
      <w:r w:rsidRPr="00745B57">
        <w:rPr>
          <w:rFonts w:ascii="Inconsolata" w:hAnsi="Inconsolata"/>
          <w:sz w:val="20"/>
          <w:highlight w:val="lightGray"/>
        </w:rPr>
        <w:t xml:space="preserve">       0       0       0       0       0       0       0       0</w:t>
      </w:r>
    </w:p>
    <w:p w14:paraId="685D0D93" w14:textId="77777777" w:rsidR="00BC2499" w:rsidRPr="00F2268A" w:rsidRDefault="00BC2499" w:rsidP="00BC2499">
      <w:pPr>
        <w:spacing w:after="0" w:line="240" w:lineRule="auto"/>
        <w:rPr>
          <w:rFonts w:ascii="Inconsolata" w:hAnsi="Inconsolata"/>
          <w:sz w:val="20"/>
          <w:highlight w:val="lightGray"/>
        </w:rPr>
      </w:pPr>
      <w:r>
        <w:rPr>
          <w:rFonts w:ascii="Inconsolata" w:hAnsi="Inconsolata"/>
          <w:sz w:val="20"/>
          <w:highlight w:val="lightGray"/>
        </w:rPr>
        <w:t xml:space="preserve">   </w:t>
      </w:r>
      <w:r w:rsidRPr="00F2268A">
        <w:rPr>
          <w:rFonts w:ascii="Inconsolata" w:hAnsi="Inconsolata"/>
          <w:sz w:val="20"/>
          <w:highlight w:val="lightGray"/>
        </w:rPr>
        <w:t xml:space="preserve">    .</w:t>
      </w:r>
    </w:p>
    <w:p w14:paraId="54DEB046" w14:textId="77777777" w:rsidR="00BC2499" w:rsidRPr="00F2268A" w:rsidRDefault="00BC2499" w:rsidP="00BC2499">
      <w:pPr>
        <w:spacing w:after="0" w:line="240" w:lineRule="auto"/>
        <w:rPr>
          <w:rFonts w:ascii="Inconsolata" w:hAnsi="Inconsolata"/>
          <w:sz w:val="20"/>
          <w:highlight w:val="lightGray"/>
        </w:rPr>
      </w:pPr>
      <w:r w:rsidRPr="00F2268A">
        <w:rPr>
          <w:rFonts w:ascii="Inconsolata" w:hAnsi="Inconsolata"/>
          <w:sz w:val="20"/>
          <w:highlight w:val="lightGray"/>
        </w:rPr>
        <w:t xml:space="preserve">       .</w:t>
      </w:r>
    </w:p>
    <w:p w14:paraId="7E1D3F2C" w14:textId="77777777" w:rsidR="00BC2499" w:rsidRDefault="00BC2499" w:rsidP="00BC2499">
      <w:pPr>
        <w:spacing w:after="0" w:line="240" w:lineRule="auto"/>
      </w:pPr>
      <w:r w:rsidRPr="00F2268A">
        <w:rPr>
          <w:rFonts w:ascii="Inconsolata" w:hAnsi="Inconsolata"/>
          <w:sz w:val="20"/>
          <w:highlight w:val="lightGray"/>
        </w:rPr>
        <w:t xml:space="preserve">       .</w:t>
      </w:r>
      <w:r>
        <w:br/>
      </w:r>
    </w:p>
    <w:p w14:paraId="430D81B5" w14:textId="77777777" w:rsidR="00BC2499" w:rsidRDefault="00BC2499" w:rsidP="00BC2499">
      <w:pPr>
        <w:spacing w:after="0" w:line="240" w:lineRule="auto"/>
      </w:pPr>
    </w:p>
    <w:p w14:paraId="7835C701" w14:textId="77777777" w:rsidR="00BC2499" w:rsidRDefault="00BC2499" w:rsidP="00BC2499">
      <w:pPr>
        <w:spacing w:after="0" w:line="240" w:lineRule="auto"/>
      </w:pPr>
    </w:p>
    <w:p w14:paraId="422071CA" w14:textId="77777777" w:rsidR="00BC2499" w:rsidRDefault="00BC2499" w:rsidP="00BC2499">
      <w:pPr>
        <w:spacing w:after="0" w:line="240" w:lineRule="auto"/>
      </w:pPr>
    </w:p>
    <w:p w14:paraId="71BA391B" w14:textId="77777777" w:rsidR="00BC2499" w:rsidRPr="007A3165" w:rsidRDefault="00BC2499" w:rsidP="00BC2499">
      <w:pPr>
        <w:outlineLvl w:val="0"/>
        <w:rPr>
          <w:b/>
          <w:color w:val="538135" w:themeColor="accent6" w:themeShade="BF"/>
        </w:rPr>
      </w:pPr>
      <w:r w:rsidRPr="007A3165">
        <w:rPr>
          <w:b/>
          <w:color w:val="538135" w:themeColor="accent6" w:themeShade="BF"/>
        </w:rPr>
        <w:t>Topology File</w:t>
      </w:r>
    </w:p>
    <w:p w14:paraId="102DC223" w14:textId="77777777" w:rsidR="00BC2499" w:rsidRDefault="00BC2499" w:rsidP="00BC2499">
      <w:pPr>
        <w:jc w:val="both"/>
      </w:pPr>
      <w:r>
        <w:t xml:space="preserve">The topology is a whitespace separated file format, which contains a list of atoms </w:t>
      </w:r>
      <w:proofErr w:type="gramStart"/>
      <w:r>
        <w:t>and  their</w:t>
      </w:r>
      <w:proofErr w:type="gramEnd"/>
      <w:r>
        <w:t xml:space="preserve"> corresponding masses, and a list of residue information (charges, composition, and topology).  Essentially, it is a non-redundant lookup table equivalent to the PSF file.</w:t>
      </w:r>
    </w:p>
    <w:p w14:paraId="467D7FF9" w14:textId="77777777" w:rsidR="00BC2499" w:rsidRDefault="00BC2499" w:rsidP="00BC2499">
      <w:pPr>
        <w:jc w:val="both"/>
      </w:pPr>
      <w:r>
        <w:t xml:space="preserve">This is followed by a series of residues, which tell </w:t>
      </w:r>
      <w:proofErr w:type="spellStart"/>
      <w:r>
        <w:t>PSFGen</w:t>
      </w:r>
      <w:proofErr w:type="spellEnd"/>
      <w:r>
        <w:t xml:space="preserve"> what atoms are bonded to a given atom.  Each residue is comprised of four key elements:</w:t>
      </w:r>
    </w:p>
    <w:p w14:paraId="57A34354" w14:textId="77777777" w:rsidR="00BC2499" w:rsidRDefault="00BC2499" w:rsidP="0063031F">
      <w:pPr>
        <w:pStyle w:val="ListParagraph"/>
        <w:numPr>
          <w:ilvl w:val="0"/>
          <w:numId w:val="8"/>
        </w:numPr>
        <w:jc w:val="both"/>
      </w:pPr>
      <w:r>
        <w:t xml:space="preserve">A header beginning with the keyword </w:t>
      </w:r>
      <w:r w:rsidRPr="00827E7E">
        <w:rPr>
          <w:rFonts w:ascii="Inconsolata" w:hAnsi="Inconsolata"/>
          <w:b/>
          <w:color w:val="7F7F7F" w:themeColor="text1" w:themeTint="80"/>
          <w:sz w:val="28"/>
        </w:rPr>
        <w:t>RESI</w:t>
      </w:r>
      <w:r>
        <w:t xml:space="preserve"> with the residue name and net charge</w:t>
      </w:r>
    </w:p>
    <w:p w14:paraId="2D5ADF7C" w14:textId="77777777" w:rsidR="00BC2499" w:rsidRDefault="00BC2499" w:rsidP="0063031F">
      <w:pPr>
        <w:pStyle w:val="ListParagraph"/>
        <w:numPr>
          <w:ilvl w:val="0"/>
          <w:numId w:val="8"/>
        </w:numPr>
        <w:jc w:val="both"/>
      </w:pPr>
      <w:r>
        <w:t xml:space="preserve">A body with multiple </w:t>
      </w:r>
      <w:r w:rsidRPr="00827E7E">
        <w:rPr>
          <w:rFonts w:ascii="Inconsolata" w:hAnsi="Inconsolata"/>
          <w:b/>
          <w:color w:val="7F7F7F" w:themeColor="text1" w:themeTint="80"/>
          <w:sz w:val="28"/>
        </w:rPr>
        <w:t>ATOM</w:t>
      </w:r>
      <w:r>
        <w:t xml:space="preserve"> entries (not to be confused with the PDB-style entries of the same name), which list the partial charge on the particle and what kind of atom each named atom in a specific molecule/residue is.</w:t>
      </w:r>
    </w:p>
    <w:p w14:paraId="123C5617" w14:textId="77777777" w:rsidR="00BC2499" w:rsidRDefault="00BC2499" w:rsidP="0063031F">
      <w:pPr>
        <w:pStyle w:val="ListParagraph"/>
        <w:numPr>
          <w:ilvl w:val="0"/>
          <w:numId w:val="8"/>
        </w:numPr>
        <w:jc w:val="both"/>
      </w:pPr>
      <w:r>
        <w:t xml:space="preserve">A section of lines starting with the word </w:t>
      </w:r>
      <w:r w:rsidRPr="00827E7E">
        <w:rPr>
          <w:rFonts w:ascii="Inconsolata" w:hAnsi="Inconsolata"/>
          <w:b/>
          <w:color w:val="7F7F7F" w:themeColor="text1" w:themeTint="80"/>
          <w:sz w:val="28"/>
        </w:rPr>
        <w:t>BOND</w:t>
      </w:r>
      <w:r>
        <w:t xml:space="preserve"> contains pairs of bonded atoms (typically 3 per line)</w:t>
      </w:r>
    </w:p>
    <w:p w14:paraId="2FBF731E" w14:textId="77777777" w:rsidR="00BC2499" w:rsidRDefault="00BC2499" w:rsidP="0063031F">
      <w:pPr>
        <w:pStyle w:val="ListParagraph"/>
        <w:numPr>
          <w:ilvl w:val="0"/>
          <w:numId w:val="8"/>
        </w:numPr>
        <w:jc w:val="both"/>
      </w:pPr>
      <w:r>
        <w:t xml:space="preserve">A closing section with instructions for </w:t>
      </w:r>
      <w:proofErr w:type="spellStart"/>
      <w:r>
        <w:t>PSFGen</w:t>
      </w:r>
      <w:proofErr w:type="spellEnd"/>
      <w:r>
        <w:t>.</w:t>
      </w:r>
    </w:p>
    <w:p w14:paraId="5EB019AB" w14:textId="77777777" w:rsidR="00BC2499" w:rsidRDefault="00BC2499" w:rsidP="00BC2499"/>
    <w:p w14:paraId="24D591CF" w14:textId="77777777" w:rsidR="00BC2499" w:rsidRPr="00827E7E" w:rsidRDefault="00BC2499" w:rsidP="00BC2499">
      <w:pPr>
        <w:rPr>
          <w:rFonts w:ascii="Inconsolata" w:hAnsi="Inconsolata"/>
        </w:rPr>
      </w:pPr>
      <w:r>
        <w:lastRenderedPageBreak/>
        <w:t>Here’s an example of a residue definition for isobutane:</w:t>
      </w:r>
      <w:r>
        <w:br/>
      </w:r>
      <w:r>
        <w:br/>
      </w:r>
      <w:r w:rsidRPr="00827E7E">
        <w:rPr>
          <w:rFonts w:ascii="Inconsolata" w:hAnsi="Inconsolata"/>
          <w:highlight w:val="lightGray"/>
        </w:rPr>
        <w:t xml:space="preserve">RESI ISB        0.00 ! isobutane </w:t>
      </w:r>
      <w:r w:rsidRPr="00827E7E">
        <w:rPr>
          <w:rFonts w:ascii="Courier New" w:hAnsi="Courier New" w:cs="Courier New"/>
          <w:highlight w:val="lightGray"/>
        </w:rPr>
        <w:t>–</w:t>
      </w:r>
      <w:r w:rsidRPr="00827E7E">
        <w:rPr>
          <w:rFonts w:ascii="Inconsolata" w:hAnsi="Inconsolata"/>
          <w:highlight w:val="lightGray"/>
        </w:rPr>
        <w:t xml:space="preserve"> </w:t>
      </w:r>
      <w:proofErr w:type="spellStart"/>
      <w:r w:rsidRPr="00827E7E">
        <w:rPr>
          <w:rFonts w:ascii="Inconsolata" w:hAnsi="Inconsolata"/>
          <w:highlight w:val="lightGray"/>
        </w:rPr>
        <w:t>TraPPE</w:t>
      </w:r>
      <w:proofErr w:type="spellEnd"/>
      <w:r w:rsidRPr="00827E7E">
        <w:rPr>
          <w:rFonts w:ascii="Inconsolata" w:hAnsi="Inconsolata"/>
          <w:highlight w:val="lightGray"/>
        </w:rPr>
        <w:br/>
        <w:t>GROUP</w:t>
      </w:r>
      <w:r w:rsidRPr="00827E7E">
        <w:rPr>
          <w:rFonts w:ascii="Inconsolata" w:hAnsi="Inconsolata"/>
          <w:highlight w:val="lightGray"/>
        </w:rPr>
        <w:br/>
        <w:t>ATOM C1 CH1     0.00 !      C3</w:t>
      </w:r>
      <w:r w:rsidRPr="00827E7E">
        <w:rPr>
          <w:rFonts w:ascii="Inconsolata" w:hAnsi="Inconsolata"/>
          <w:highlight w:val="lightGray"/>
        </w:rPr>
        <w:br/>
        <w:t>ATOM C2 CH3     0.00 ! C2-C1</w:t>
      </w:r>
      <w:r w:rsidRPr="00827E7E">
        <w:rPr>
          <w:rFonts w:ascii="Inconsolata" w:hAnsi="Inconsolata"/>
          <w:highlight w:val="lightGray"/>
        </w:rPr>
        <w:br/>
        <w:t>ATOM C3 CH3     0.00 !      C4</w:t>
      </w:r>
      <w:r w:rsidRPr="00827E7E">
        <w:rPr>
          <w:rFonts w:ascii="Inconsolata" w:hAnsi="Inconsolata"/>
          <w:highlight w:val="lightGray"/>
        </w:rPr>
        <w:br/>
        <w:t>ATOM C4 CH3     0.00 !</w:t>
      </w:r>
      <w:r w:rsidRPr="00827E7E">
        <w:rPr>
          <w:rFonts w:ascii="Inconsolata" w:hAnsi="Inconsolata"/>
          <w:highlight w:val="lightGray"/>
        </w:rPr>
        <w:br/>
        <w:t>BOND C1 C2 C1 C3 C1 C4</w:t>
      </w:r>
      <w:r w:rsidRPr="00827E7E">
        <w:rPr>
          <w:rFonts w:ascii="Inconsolata" w:hAnsi="Inconsolata"/>
          <w:highlight w:val="lightGray"/>
        </w:rPr>
        <w:br/>
        <w:t>PATCHING FIRS NONE LAST NONE</w:t>
      </w:r>
    </w:p>
    <w:p w14:paraId="30478020" w14:textId="77777777" w:rsidR="00BC2499" w:rsidRDefault="00BC2499" w:rsidP="00BC2499">
      <w:r>
        <w:t>Here’s a full parameter file prepared to pack a system of isobutane:</w:t>
      </w:r>
    </w:p>
    <w:p w14:paraId="420B21DE" w14:textId="77777777" w:rsidR="00BC2499" w:rsidRPr="006B02C6" w:rsidRDefault="00BC2499" w:rsidP="00BC2499">
      <w:pPr>
        <w:spacing w:after="0"/>
        <w:rPr>
          <w:rFonts w:ascii="Inconsolata" w:hAnsi="Inconsolata"/>
          <w:highlight w:val="lightGray"/>
        </w:rPr>
      </w:pPr>
      <w:r w:rsidRPr="0018793C">
        <w:rPr>
          <w:rFonts w:ascii="Inconsolata" w:hAnsi="Inconsolata"/>
          <w:highlight w:val="lightGray"/>
        </w:rPr>
        <w:t>*</w:t>
      </w:r>
      <w:r w:rsidRPr="0018793C">
        <w:rPr>
          <w:rFonts w:ascii="Inconsolata" w:hAnsi="Inconsolata"/>
          <w:highlight w:val="lightGray"/>
        </w:rPr>
        <w:br/>
        <w:t>* Custom top f</w:t>
      </w:r>
      <w:r>
        <w:rPr>
          <w:rFonts w:ascii="Inconsolata" w:hAnsi="Inconsolata"/>
          <w:highlight w:val="lightGray"/>
        </w:rPr>
        <w:t>ile -- branched alkanes</w:t>
      </w:r>
      <w:r>
        <w:rPr>
          <w:rFonts w:ascii="Inconsolata" w:hAnsi="Inconsolata"/>
          <w:highlight w:val="lightGray"/>
        </w:rPr>
        <w:br/>
        <w:t>*</w:t>
      </w:r>
      <w:r>
        <w:rPr>
          <w:rFonts w:ascii="Inconsolata" w:hAnsi="Inconsolata"/>
          <w:highlight w:val="lightGray"/>
        </w:rPr>
        <w:br/>
        <w:t>1  1</w:t>
      </w:r>
      <w:r w:rsidRPr="0018793C">
        <w:rPr>
          <w:rFonts w:ascii="Inconsolata" w:hAnsi="Inconsolata"/>
          <w:highlight w:val="lightGray"/>
        </w:rPr>
        <w:br/>
        <w:t>!</w:t>
      </w:r>
      <w:r w:rsidRPr="006B02C6">
        <w:rPr>
          <w:rFonts w:ascii="Lucida Console" w:hAnsi="Lucida Console" w:cs="Lucida Console"/>
          <w:sz w:val="18"/>
          <w:szCs w:val="18"/>
        </w:rPr>
        <w:t xml:space="preserve"> </w:t>
      </w:r>
    </w:p>
    <w:p w14:paraId="401F1E1C" w14:textId="77777777" w:rsidR="00BC2499" w:rsidRPr="006B02C6" w:rsidRDefault="00BC2499" w:rsidP="00BC2499">
      <w:pPr>
        <w:spacing w:after="0"/>
        <w:rPr>
          <w:rFonts w:ascii="Inconsolata" w:hAnsi="Inconsolata"/>
          <w:highlight w:val="lightGray"/>
        </w:rPr>
      </w:pPr>
      <w:r w:rsidRPr="006B02C6">
        <w:rPr>
          <w:rFonts w:ascii="Inconsolata" w:hAnsi="Inconsolata"/>
          <w:highlight w:val="lightGray"/>
        </w:rPr>
        <w:t xml:space="preserve">MASS   </w:t>
      </w:r>
      <w:proofErr w:type="gramStart"/>
      <w:r w:rsidRPr="006B02C6">
        <w:rPr>
          <w:rFonts w:ascii="Inconsolata" w:hAnsi="Inconsolata"/>
          <w:highlight w:val="lightGray"/>
        </w:rPr>
        <w:t>1  CH</w:t>
      </w:r>
      <w:proofErr w:type="gramEnd"/>
      <w:r w:rsidRPr="006B02C6">
        <w:rPr>
          <w:rFonts w:ascii="Inconsolata" w:hAnsi="Inconsolata"/>
          <w:highlight w:val="lightGray"/>
        </w:rPr>
        <w:t>3    15.035 C  !</w:t>
      </w:r>
    </w:p>
    <w:p w14:paraId="04D2F78F" w14:textId="77777777" w:rsidR="00BC2499" w:rsidRPr="00EB6C61" w:rsidRDefault="00BC2499" w:rsidP="00BC2499">
      <w:pPr>
        <w:spacing w:after="0"/>
        <w:rPr>
          <w:noProof/>
        </w:rPr>
      </w:pPr>
      <w:r w:rsidRPr="006B02C6">
        <w:rPr>
          <w:rFonts w:ascii="Inconsolata" w:hAnsi="Inconsolata"/>
          <w:highlight w:val="lightGray"/>
        </w:rPr>
        <w:t xml:space="preserve">MASS   </w:t>
      </w:r>
      <w:proofErr w:type="gramStart"/>
      <w:r>
        <w:rPr>
          <w:rFonts w:ascii="Inconsolata" w:hAnsi="Inconsolata"/>
          <w:highlight w:val="lightGray"/>
        </w:rPr>
        <w:t>2</w:t>
      </w:r>
      <w:r w:rsidRPr="006B02C6">
        <w:rPr>
          <w:rFonts w:ascii="Inconsolata" w:hAnsi="Inconsolata"/>
          <w:highlight w:val="lightGray"/>
        </w:rPr>
        <w:t xml:space="preserve">  CH</w:t>
      </w:r>
      <w:proofErr w:type="gramEnd"/>
      <w:r w:rsidRPr="006B02C6">
        <w:rPr>
          <w:rFonts w:ascii="Inconsolata" w:hAnsi="Inconsolata"/>
          <w:highlight w:val="lightGray"/>
        </w:rPr>
        <w:t>1    13.019 C  !</w:t>
      </w:r>
    </w:p>
    <w:p w14:paraId="2C6FE531" w14:textId="77777777" w:rsidR="00BC2499" w:rsidRDefault="00BC2499" w:rsidP="00BC2499">
      <w:r w:rsidRPr="00EB6C61">
        <w:rPr>
          <w:noProof/>
        </w:rPr>
        <w:t xml:space="preserve"> </w:t>
      </w:r>
      <w:r w:rsidRPr="0018793C">
        <w:rPr>
          <w:rFonts w:ascii="Inconsolata" w:hAnsi="Inconsolata"/>
          <w:highlight w:val="lightGray"/>
        </w:rPr>
        <w:br/>
      </w:r>
      <w:r w:rsidRPr="00827E7E">
        <w:rPr>
          <w:rFonts w:ascii="Inconsolata" w:hAnsi="Inconsolata"/>
          <w:highlight w:val="lightGray"/>
        </w:rPr>
        <w:t xml:space="preserve">RESI ISB        0.00 ! isobutane </w:t>
      </w:r>
      <w:r w:rsidRPr="00827E7E">
        <w:rPr>
          <w:rFonts w:ascii="Courier New" w:hAnsi="Courier New" w:cs="Courier New"/>
          <w:highlight w:val="lightGray"/>
        </w:rPr>
        <w:t>–</w:t>
      </w:r>
      <w:r w:rsidRPr="00827E7E">
        <w:rPr>
          <w:rFonts w:ascii="Inconsolata" w:hAnsi="Inconsolata"/>
          <w:highlight w:val="lightGray"/>
        </w:rPr>
        <w:t xml:space="preserve"> </w:t>
      </w:r>
      <w:proofErr w:type="spellStart"/>
      <w:r w:rsidRPr="00827E7E">
        <w:rPr>
          <w:rFonts w:ascii="Inconsolata" w:hAnsi="Inconsolata"/>
          <w:highlight w:val="lightGray"/>
        </w:rPr>
        <w:t>TraPPE</w:t>
      </w:r>
      <w:proofErr w:type="spellEnd"/>
      <w:r w:rsidRPr="00827E7E">
        <w:rPr>
          <w:rFonts w:ascii="Inconsolata" w:hAnsi="Inconsolata"/>
          <w:highlight w:val="lightGray"/>
        </w:rPr>
        <w:br/>
        <w:t>GROUP</w:t>
      </w:r>
      <w:r w:rsidRPr="00827E7E">
        <w:rPr>
          <w:rFonts w:ascii="Inconsolata" w:hAnsi="Inconsolata"/>
          <w:highlight w:val="lightGray"/>
        </w:rPr>
        <w:br/>
        <w:t>ATOM C1 CH1     0.00 !      C3</w:t>
      </w:r>
      <w:r w:rsidRPr="00827E7E">
        <w:rPr>
          <w:rFonts w:ascii="Inconsolata" w:hAnsi="Inconsolata"/>
          <w:highlight w:val="lightGray"/>
        </w:rPr>
        <w:br/>
        <w:t>ATOM C2 CH3     0.00 ! C2-C1</w:t>
      </w:r>
      <w:r w:rsidRPr="00827E7E">
        <w:rPr>
          <w:rFonts w:ascii="Inconsolata" w:hAnsi="Inconsolata"/>
          <w:highlight w:val="lightGray"/>
        </w:rPr>
        <w:br/>
        <w:t>ATOM C3 CH3     0.00 !      C4</w:t>
      </w:r>
      <w:r w:rsidRPr="00827E7E">
        <w:rPr>
          <w:rFonts w:ascii="Inconsolata" w:hAnsi="Inconsolata"/>
          <w:highlight w:val="lightGray"/>
        </w:rPr>
        <w:br/>
        <w:t>ATOM C4 CH3     0.00 !</w:t>
      </w:r>
      <w:r w:rsidRPr="00827E7E">
        <w:rPr>
          <w:rFonts w:ascii="Inconsolata" w:hAnsi="Inconsolata"/>
          <w:highlight w:val="lightGray"/>
        </w:rPr>
        <w:br/>
        <w:t>BOND C1 C2 C1 C3 C1 C4</w:t>
      </w:r>
      <w:r w:rsidRPr="00827E7E">
        <w:rPr>
          <w:rFonts w:ascii="Inconsolata" w:hAnsi="Inconsolata"/>
          <w:highlight w:val="lightGray"/>
        </w:rPr>
        <w:br/>
        <w:t>PATCHING FIRS NONE LAST NONE</w:t>
      </w:r>
      <w:r>
        <w:rPr>
          <w:rFonts w:ascii="Inconsolata" w:hAnsi="Inconsolata"/>
          <w:highlight w:val="lightGray"/>
        </w:rPr>
        <w:br/>
      </w:r>
      <w:r>
        <w:rPr>
          <w:rFonts w:ascii="Inconsolata" w:hAnsi="Inconsolata"/>
          <w:highlight w:val="lightGray"/>
        </w:rPr>
        <w:br/>
      </w:r>
      <w:r w:rsidRPr="0018793C">
        <w:rPr>
          <w:rFonts w:ascii="Inconsolata" w:hAnsi="Inconsolata"/>
          <w:highlight w:val="lightGray"/>
        </w:rPr>
        <w:t>END</w:t>
      </w:r>
      <w:r>
        <w:br/>
      </w:r>
    </w:p>
    <w:p w14:paraId="5BB86423" w14:textId="77777777" w:rsidR="00BC2499" w:rsidRPr="006B02C6" w:rsidRDefault="00BC2499" w:rsidP="00BC2499">
      <w:pPr>
        <w:jc w:val="both"/>
        <w:rPr>
          <w:rFonts w:ascii="Inconsolata" w:hAnsi="Inconsolata"/>
          <w:highlight w:val="lightGray"/>
        </w:rPr>
      </w:pPr>
      <w:r>
        <w:t xml:space="preserve">Note that the keyword </w:t>
      </w:r>
      <w:r>
        <w:rPr>
          <w:rFonts w:ascii="Inconsolata" w:hAnsi="Inconsolata"/>
          <w:b/>
          <w:color w:val="7F7F7F" w:themeColor="text1" w:themeTint="80"/>
          <w:sz w:val="28"/>
        </w:rPr>
        <w:t>E</w:t>
      </w:r>
      <w:r w:rsidRPr="00827E7E">
        <w:rPr>
          <w:rFonts w:ascii="Inconsolata" w:hAnsi="Inconsolata"/>
          <w:b/>
          <w:color w:val="7F7F7F" w:themeColor="text1" w:themeTint="80"/>
          <w:sz w:val="28"/>
        </w:rPr>
        <w:t>ND</w:t>
      </w:r>
      <w:r>
        <w:t xml:space="preserve"> must be used to terminate this file and keywords related to the auto-generation process must be placed near the top of the file, after the </w:t>
      </w:r>
      <w:r>
        <w:rPr>
          <w:rFonts w:ascii="Inconsolata" w:hAnsi="Inconsolata"/>
          <w:b/>
          <w:color w:val="7F7F7F" w:themeColor="text1" w:themeTint="80"/>
          <w:sz w:val="28"/>
        </w:rPr>
        <w:t>MASS</w:t>
      </w:r>
      <w:r>
        <w:t xml:space="preserve"> definitions.</w:t>
      </w:r>
    </w:p>
    <w:p w14:paraId="4BE67CAA" w14:textId="77777777" w:rsidR="00BC2499" w:rsidRDefault="00BC2499" w:rsidP="00BC2499">
      <w:r>
        <w:t>More in-depth information can be found in the following links:</w:t>
      </w:r>
    </w:p>
    <w:p w14:paraId="64495973" w14:textId="77777777" w:rsidR="00BC2499" w:rsidRDefault="00BC2499" w:rsidP="00BC2499">
      <w:r>
        <w:t>“Topology Tutorial” (PDF, in-depth)</w:t>
      </w:r>
      <w:r>
        <w:rPr>
          <w:rFonts w:ascii="PMingLiU" w:eastAsia="PMingLiU" w:hAnsi="PMingLiU" w:cs="PMingLiU"/>
        </w:rPr>
        <w:br/>
      </w:r>
      <w:hyperlink r:id="rId45" w:history="1">
        <w:r w:rsidRPr="00D110DF">
          <w:rPr>
            <w:rStyle w:val="Hyperlink"/>
          </w:rPr>
          <w:t>http://www.ks.uiuc.edu/Training/Tutorials/science/topology/topology-tutorial.pdf</w:t>
        </w:r>
      </w:hyperlink>
      <w:r>
        <w:br/>
        <w:t xml:space="preserve">“NAMD Tutorial: 4. Examining the </w:t>
      </w:r>
      <w:r w:rsidRPr="00606AED">
        <w:t>Topology File</w:t>
      </w:r>
      <w:r>
        <w:t>”</w:t>
      </w:r>
      <w:r>
        <w:rPr>
          <w:rFonts w:ascii="PMingLiU" w:eastAsia="PMingLiU" w:hAnsi="PMingLiU" w:cs="PMingLiU"/>
        </w:rPr>
        <w:br/>
      </w:r>
      <w:hyperlink r:id="rId46" w:history="1">
        <w:r w:rsidRPr="00D110DF">
          <w:rPr>
            <w:rStyle w:val="Hyperlink"/>
          </w:rPr>
          <w:t>http://www.ks.uiuc.edu/Training/Tutorials/science/topology/topology-html/node4.html</w:t>
        </w:r>
      </w:hyperlink>
      <w:r>
        <w:br/>
        <w:t>“</w:t>
      </w:r>
      <w:r w:rsidRPr="00606AED">
        <w:t>Developing Topology and Parameter Files</w:t>
      </w:r>
      <w:r>
        <w:t>”</w:t>
      </w:r>
      <w:r>
        <w:rPr>
          <w:rFonts w:ascii="PMingLiU" w:eastAsia="PMingLiU" w:hAnsi="PMingLiU" w:cs="PMingLiU"/>
        </w:rPr>
        <w:br/>
      </w:r>
      <w:hyperlink r:id="rId47" w:history="1">
        <w:r w:rsidRPr="00D110DF">
          <w:rPr>
            <w:rStyle w:val="Hyperlink"/>
          </w:rPr>
          <w:t>http://www.ks.uiuc.edu/Training/Tutorials/science/</w:t>
        </w:r>
        <w:r>
          <w:rPr>
            <w:rStyle w:val="Hyperlink"/>
          </w:rPr>
          <w:t>force field</w:t>
        </w:r>
        <w:r w:rsidRPr="00D110DF">
          <w:rPr>
            <w:rStyle w:val="Hyperlink"/>
          </w:rPr>
          <w:t>-tutorial/</w:t>
        </w:r>
        <w:r>
          <w:rPr>
            <w:rStyle w:val="Hyperlink"/>
          </w:rPr>
          <w:t>force field</w:t>
        </w:r>
        <w:r w:rsidRPr="00D110DF">
          <w:rPr>
            <w:rStyle w:val="Hyperlink"/>
          </w:rPr>
          <w:t>-html/node6.html</w:t>
        </w:r>
      </w:hyperlink>
      <w:r>
        <w:br/>
        <w:t xml:space="preserve">“NAMD Tutorial: 25. </w:t>
      </w:r>
      <w:r w:rsidRPr="00606AED">
        <w:t>Topology Files</w:t>
      </w:r>
      <w:r>
        <w:t>”</w:t>
      </w:r>
      <w:r>
        <w:rPr>
          <w:rFonts w:ascii="PMingLiU" w:eastAsia="PMingLiU" w:hAnsi="PMingLiU" w:cs="PMingLiU"/>
        </w:rPr>
        <w:br/>
      </w:r>
      <w:hyperlink r:id="rId48" w:history="1">
        <w:r w:rsidRPr="00D110DF">
          <w:rPr>
            <w:rStyle w:val="Hyperlink"/>
          </w:rPr>
          <w:t>http://www.ks.uiuc.edu/Training/Tutorials/namd/namd-tutorial-win-html/node25.html</w:t>
        </w:r>
      </w:hyperlink>
    </w:p>
    <w:p w14:paraId="6CF98CDB" w14:textId="77777777" w:rsidR="00BC2499" w:rsidRDefault="00BC2499" w:rsidP="00BC2499">
      <w:r>
        <w:t>courtesy of UIUC.</w:t>
      </w:r>
    </w:p>
    <w:p w14:paraId="3C9DA5F8" w14:textId="77777777" w:rsidR="00BC2499" w:rsidRPr="00606AED" w:rsidRDefault="00BC2499" w:rsidP="00BC2499">
      <w:pPr>
        <w:outlineLvl w:val="0"/>
        <w:rPr>
          <w:b/>
          <w:color w:val="BF8F00" w:themeColor="accent4" w:themeShade="BF"/>
        </w:rPr>
      </w:pPr>
      <w:r w:rsidRPr="00606AED">
        <w:rPr>
          <w:b/>
          <w:color w:val="BF8F00" w:themeColor="accent4" w:themeShade="BF"/>
        </w:rPr>
        <w:lastRenderedPageBreak/>
        <w:t>Parameter File(s):</w:t>
      </w:r>
    </w:p>
    <w:p w14:paraId="06F4F10A" w14:textId="77777777" w:rsidR="00BC2499" w:rsidRDefault="00BC2499" w:rsidP="00BC2499">
      <w:pPr>
        <w:jc w:val="both"/>
      </w:pPr>
      <w:r>
        <w:t>Currently, GOMC uses a single parameter file and the user has the two kinds of parameter file choices:</w:t>
      </w:r>
    </w:p>
    <w:p w14:paraId="7DCFCD38" w14:textId="77777777" w:rsidR="00BC2499" w:rsidRDefault="00BC2499" w:rsidP="0063031F">
      <w:pPr>
        <w:pStyle w:val="ListParagraph"/>
        <w:numPr>
          <w:ilvl w:val="0"/>
          <w:numId w:val="9"/>
        </w:numPr>
        <w:jc w:val="both"/>
      </w:pPr>
      <w:r>
        <w:t xml:space="preserve">CHARMM </w:t>
      </w:r>
      <w:r w:rsidRPr="007F0A3E">
        <w:t xml:space="preserve">(Chemistry at </w:t>
      </w:r>
      <w:commentRangeStart w:id="9"/>
      <w:r w:rsidRPr="007F0A3E">
        <w:t>H</w:t>
      </w:r>
      <w:r>
        <w:t>ar</w:t>
      </w:r>
      <w:r w:rsidRPr="007F0A3E">
        <w:t>vard</w:t>
      </w:r>
      <w:commentRangeEnd w:id="9"/>
      <w:r>
        <w:rPr>
          <w:rStyle w:val="CommentReference"/>
        </w:rPr>
        <w:commentReference w:id="9"/>
      </w:r>
      <w:r w:rsidRPr="007F0A3E">
        <w:t xml:space="preserve"> Molecular Mechanics) </w:t>
      </w:r>
      <w:r>
        <w:t>compatible parameter file</w:t>
      </w:r>
    </w:p>
    <w:p w14:paraId="2800CD37" w14:textId="77777777" w:rsidR="00BC2499" w:rsidRDefault="00BC2499" w:rsidP="0063031F">
      <w:pPr>
        <w:pStyle w:val="ListParagraph"/>
        <w:numPr>
          <w:ilvl w:val="0"/>
          <w:numId w:val="9"/>
        </w:numPr>
      </w:pPr>
      <w:r>
        <w:t>“EXOTIC” parameter file</w:t>
      </w:r>
    </w:p>
    <w:p w14:paraId="41CD71CD" w14:textId="77777777" w:rsidR="00BC2499" w:rsidRDefault="00BC2499" w:rsidP="00BC2499">
      <w:r>
        <w:t>If the parameter file type is not specified or if the chosen file is missing, an error will result.</w:t>
      </w:r>
    </w:p>
    <w:p w14:paraId="01938F82" w14:textId="77777777" w:rsidR="00BC2499" w:rsidRDefault="00BC2499" w:rsidP="00BC2499">
      <w:pPr>
        <w:jc w:val="both"/>
      </w:pPr>
      <w:r>
        <w:t xml:space="preserve">Both force field file options are whitespace separated files with sections preceded by a tag.  When a known tag (representing a molecular interaction in the model) is encountered, reading of that section of the force field begins.  Comments (anything after a </w:t>
      </w:r>
      <w:r w:rsidRPr="00C76DBA">
        <w:rPr>
          <w:highlight w:val="lightGray"/>
        </w:rPr>
        <w:t>*</w:t>
      </w:r>
      <w:r>
        <w:t xml:space="preserve"> </w:t>
      </w:r>
      <w:proofErr w:type="gramStart"/>
      <w:r>
        <w:t xml:space="preserve">or </w:t>
      </w:r>
      <w:r w:rsidRPr="00C76DBA">
        <w:rPr>
          <w:highlight w:val="lightGray"/>
        </w:rPr>
        <w:t>!</w:t>
      </w:r>
      <w:proofErr w:type="gramEnd"/>
      <w:r>
        <w:t>) and whitespace are ignored.  Reading concludes when the end of the file is reached or another section tag is encountered.</w:t>
      </w:r>
    </w:p>
    <w:p w14:paraId="14F50D06" w14:textId="77777777" w:rsidR="00BC2499" w:rsidRDefault="00BC2499" w:rsidP="00BC2499"/>
    <w:p w14:paraId="18016BC3" w14:textId="77777777" w:rsidR="00BC2499" w:rsidRPr="00F8624D" w:rsidRDefault="00BC2499" w:rsidP="00BC2499">
      <w:pPr>
        <w:outlineLvl w:val="0"/>
        <w:rPr>
          <w:i/>
          <w:u w:val="single"/>
        </w:rPr>
      </w:pPr>
      <w:r>
        <w:rPr>
          <w:i/>
          <w:u w:val="single"/>
        </w:rPr>
        <w:t>CHARMM format parameter file</w:t>
      </w:r>
    </w:p>
    <w:p w14:paraId="098FC8E2" w14:textId="77777777" w:rsidR="00BC2499" w:rsidRDefault="00BC2499" w:rsidP="00BC2499">
      <w:pPr>
        <w:jc w:val="both"/>
      </w:pPr>
      <w:r>
        <w:t>CHARMM contains a widely used model for describing energies in Monte Carlo and molecular dynamics simulations.  It is intended to be compatible with other codes that use such a format, such as NAMD.</w:t>
      </w:r>
    </w:p>
    <w:p w14:paraId="6C1A484C" w14:textId="77777777" w:rsidR="00BC2499" w:rsidRDefault="00BC2499" w:rsidP="00BC2499">
      <w:r>
        <w:t>For a general overview of the CHARMM force field, see:</w:t>
      </w:r>
    </w:p>
    <w:p w14:paraId="47548B06" w14:textId="77777777" w:rsidR="00BC2499" w:rsidRDefault="00587CB2" w:rsidP="00BC2499">
      <w:hyperlink r:id="rId49" w:history="1">
        <w:r w:rsidR="00BC2499" w:rsidRPr="00D110DF">
          <w:rPr>
            <w:rStyle w:val="Hyperlink"/>
          </w:rPr>
          <w:t>http://www.charmmtutorial.org/index.php/The_Energy_Function</w:t>
        </w:r>
      </w:hyperlink>
    </w:p>
    <w:p w14:paraId="11664DB5" w14:textId="77777777" w:rsidR="00BC2499" w:rsidRDefault="00BC2499" w:rsidP="00BC2499">
      <w:r>
        <w:t>Here’s the basic CHARMM contributions that are supported in GOMC:</w:t>
      </w:r>
    </w:p>
    <w:p w14:paraId="1CBFDB25" w14:textId="77777777" w:rsidR="00BC2499" w:rsidRDefault="00BC2499" w:rsidP="00BC24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2"/>
        <w:gridCol w:w="4698"/>
      </w:tblGrid>
      <w:tr w:rsidR="00BC2499" w14:paraId="666DA91A" w14:textId="77777777" w:rsidTr="00FE068E">
        <w:trPr>
          <w:trHeight w:val="864"/>
        </w:trPr>
        <w:tc>
          <w:tcPr>
            <w:tcW w:w="4788" w:type="dxa"/>
            <w:vAlign w:val="center"/>
          </w:tcPr>
          <w:commentRangeStart w:id="10"/>
          <w:p w14:paraId="0746CB60" w14:textId="77777777" w:rsidR="00BC2499" w:rsidRPr="00135EFE" w:rsidRDefault="00587CB2" w:rsidP="00FE068E">
            <m:oMathPara>
              <m:oMathParaPr>
                <m:jc m:val="left"/>
              </m:oMathParaPr>
              <m:oMath>
                <m:sSub>
                  <m:sSubPr>
                    <m:ctrlPr>
                      <w:ins w:id="11" w:author="3139808605" w:date="2017-04-24T10:18:00Z">
                        <w:rPr>
                          <w:rFonts w:ascii="Cambria Math" w:hAnsi="Cambria Math"/>
                          <w:i/>
                        </w:rPr>
                      </w:ins>
                    </m:ctrlPr>
                  </m:sSubPr>
                  <m:e>
                    <m:r>
                      <w:rPr>
                        <w:rFonts w:ascii="Cambria Math" w:hAnsi="Cambria Math"/>
                      </w:rPr>
                      <m:t>U</m:t>
                    </m:r>
                  </m:e>
                  <m:sub>
                    <m:r>
                      <w:rPr>
                        <w:rFonts w:ascii="Cambria Math" w:hAnsi="Cambria Math"/>
                      </w:rPr>
                      <m:t>bond</m:t>
                    </m:r>
                  </m:sub>
                </m:sSub>
                <m:r>
                  <w:rPr>
                    <w:rFonts w:ascii="Cambria Math" w:hAnsi="Cambria Math"/>
                  </w:rPr>
                  <m:t>=</m:t>
                </m:r>
                <m:nary>
                  <m:naryPr>
                    <m:chr m:val="∑"/>
                    <m:limLoc m:val="undOvr"/>
                    <m:supHide m:val="1"/>
                    <m:ctrlPr>
                      <w:ins w:id="12" w:author="3139808605" w:date="2017-04-24T10:18:00Z">
                        <w:rPr>
                          <w:rFonts w:ascii="Cambria Math" w:hAnsi="Cambria Math"/>
                          <w:i/>
                        </w:rPr>
                      </w:ins>
                    </m:ctrlPr>
                  </m:naryPr>
                  <m:sub>
                    <m:r>
                      <w:rPr>
                        <w:rFonts w:ascii="Cambria Math" w:hAnsi="Cambria Math"/>
                      </w:rPr>
                      <m:t>bonds</m:t>
                    </m:r>
                  </m:sub>
                  <m:sup/>
                  <m:e>
                    <m:sSub>
                      <m:sSubPr>
                        <m:ctrlPr>
                          <w:ins w:id="13" w:author="3139808605" w:date="2017-04-24T10:18:00Z">
                            <w:rPr>
                              <w:rFonts w:ascii="Cambria Math" w:hAnsi="Cambria Math"/>
                              <w:i/>
                            </w:rPr>
                          </w:ins>
                        </m:ctrlPr>
                      </m:sSubPr>
                      <m:e>
                        <m:r>
                          <w:rPr>
                            <w:rFonts w:ascii="Cambria Math" w:hAnsi="Cambria Math"/>
                          </w:rPr>
                          <m:t>K</m:t>
                        </m:r>
                      </m:e>
                      <m:sub>
                        <m:r>
                          <w:rPr>
                            <w:rFonts w:ascii="Cambria Math" w:hAnsi="Cambria Math"/>
                          </w:rPr>
                          <m:t>b</m:t>
                        </m:r>
                      </m:sub>
                    </m:sSub>
                    <m:sSup>
                      <m:sSupPr>
                        <m:ctrlPr>
                          <w:ins w:id="14" w:author="3139808605" w:date="2017-04-24T10:18:00Z">
                            <w:rPr>
                              <w:rFonts w:ascii="Cambria Math" w:hAnsi="Cambria Math"/>
                              <w:i/>
                            </w:rPr>
                          </w:ins>
                        </m:ctrlPr>
                      </m:sSupPr>
                      <m:e>
                        <m:d>
                          <m:dPr>
                            <m:ctrlPr>
                              <w:ins w:id="15" w:author="3139808605" w:date="2017-04-24T10:18:00Z">
                                <w:rPr>
                                  <w:rFonts w:ascii="Cambria Math" w:hAnsi="Cambria Math"/>
                                  <w:i/>
                                </w:rPr>
                              </w:ins>
                            </m:ctrlPr>
                          </m:dPr>
                          <m:e>
                            <m:r>
                              <w:rPr>
                                <w:rFonts w:ascii="Cambria Math" w:hAnsi="Cambria Math"/>
                              </w:rPr>
                              <m:t>b-</m:t>
                            </m:r>
                            <m:sSup>
                              <m:sSupPr>
                                <m:ctrlPr>
                                  <w:ins w:id="16" w:author="3139808605" w:date="2017-04-24T10:18:00Z">
                                    <w:rPr>
                                      <w:rFonts w:ascii="Cambria Math" w:hAnsi="Cambria Math"/>
                                      <w:i/>
                                    </w:rPr>
                                  </w:ins>
                                </m:ctrlPr>
                              </m:sSupPr>
                              <m:e>
                                <m:r>
                                  <w:rPr>
                                    <w:rFonts w:ascii="Cambria Math" w:hAnsi="Cambria Math"/>
                                  </w:rPr>
                                  <m:t>b</m:t>
                                </m:r>
                              </m:e>
                              <m:sup>
                                <m:r>
                                  <w:rPr>
                                    <w:rFonts w:ascii="Cambria Math" w:hAnsi="Cambria Math"/>
                                  </w:rPr>
                                  <m:t>0</m:t>
                                </m:r>
                              </m:sup>
                            </m:sSup>
                          </m:e>
                        </m:d>
                      </m:e>
                      <m:sup>
                        <m:r>
                          <w:rPr>
                            <w:rFonts w:ascii="Cambria Math" w:hAnsi="Cambria Math"/>
                          </w:rPr>
                          <m:t>2</m:t>
                        </m:r>
                      </m:sup>
                    </m:sSup>
                  </m:e>
                </m:nary>
              </m:oMath>
            </m:oMathPara>
          </w:p>
        </w:tc>
        <w:tc>
          <w:tcPr>
            <w:tcW w:w="4788" w:type="dxa"/>
            <w:vAlign w:val="center"/>
          </w:tcPr>
          <w:p w14:paraId="41F4C671" w14:textId="77777777" w:rsidR="00BC2499" w:rsidRPr="00135EFE" w:rsidRDefault="00587CB2" w:rsidP="00FE068E">
            <m:oMathPara>
              <m:oMathParaPr>
                <m:jc m:val="left"/>
              </m:oMathParaPr>
              <m:oMath>
                <m:sSub>
                  <m:sSubPr>
                    <m:ctrlPr>
                      <w:ins w:id="17" w:author="3139808605" w:date="2017-04-24T10:18:00Z">
                        <w:rPr>
                          <w:rFonts w:ascii="Cambria Math" w:hAnsi="Cambria Math"/>
                          <w:i/>
                        </w:rPr>
                      </w:ins>
                    </m:ctrlPr>
                  </m:sSubPr>
                  <m:e>
                    <m:r>
                      <w:rPr>
                        <w:rFonts w:ascii="Cambria Math" w:hAnsi="Cambria Math"/>
                      </w:rPr>
                      <m:t>U</m:t>
                    </m:r>
                  </m:e>
                  <m:sub>
                    <m:r>
                      <w:rPr>
                        <w:rFonts w:ascii="Cambria Math" w:hAnsi="Cambria Math"/>
                      </w:rPr>
                      <m:t>LJ</m:t>
                    </m:r>
                  </m:sub>
                </m:sSub>
                <m:r>
                  <w:rPr>
                    <w:rFonts w:ascii="Cambria Math" w:hAnsi="Cambria Math"/>
                  </w:rPr>
                  <m:t>=</m:t>
                </m:r>
                <m:nary>
                  <m:naryPr>
                    <m:chr m:val="∑"/>
                    <m:limLoc m:val="undOvr"/>
                    <m:supHide m:val="1"/>
                    <m:ctrlPr>
                      <w:ins w:id="18" w:author="3139808605" w:date="2017-04-24T10:18:00Z">
                        <w:rPr>
                          <w:rFonts w:ascii="Cambria Math" w:hAnsi="Cambria Math"/>
                          <w:i/>
                        </w:rPr>
                      </w:ins>
                    </m:ctrlPr>
                  </m:naryPr>
                  <m:sub>
                    <m:r>
                      <w:rPr>
                        <w:rFonts w:ascii="Cambria Math" w:hAnsi="Cambria Math"/>
                      </w:rPr>
                      <m:t>nonb, pairs</m:t>
                    </m:r>
                  </m:sub>
                  <m:sup/>
                  <m:e>
                    <m:sSub>
                      <m:sSubPr>
                        <m:ctrlPr>
                          <w:ins w:id="19" w:author="3139808605" w:date="2017-04-24T10:18:00Z">
                            <w:rPr>
                              <w:rFonts w:ascii="Cambria Math" w:hAnsi="Cambria Math"/>
                              <w:i/>
                            </w:rPr>
                          </w:ins>
                        </m:ctrlPr>
                      </m:sSubPr>
                      <m:e>
                        <m:r>
                          <w:rPr>
                            <w:rFonts w:ascii="Cambria Math" w:hAnsi="Cambria Math"/>
                          </w:rPr>
                          <m:t>ε</m:t>
                        </m:r>
                      </m:e>
                      <m:sub>
                        <m:r>
                          <w:rPr>
                            <w:rFonts w:ascii="Cambria Math" w:hAnsi="Cambria Math"/>
                          </w:rPr>
                          <m:t>ij</m:t>
                        </m:r>
                      </m:sub>
                    </m:sSub>
                    <m:d>
                      <m:dPr>
                        <m:begChr m:val="["/>
                        <m:endChr m:val="]"/>
                        <m:ctrlPr>
                          <w:ins w:id="20" w:author="3139808605" w:date="2017-04-24T10:18:00Z">
                            <w:rPr>
                              <w:rFonts w:ascii="Cambria Math" w:hAnsi="Cambria Math"/>
                              <w:i/>
                            </w:rPr>
                          </w:ins>
                        </m:ctrlPr>
                      </m:dPr>
                      <m:e>
                        <m:sSup>
                          <m:sSupPr>
                            <m:ctrlPr>
                              <w:ins w:id="21" w:author="3139808605" w:date="2017-04-24T10:18:00Z">
                                <w:rPr>
                                  <w:rFonts w:ascii="Cambria Math" w:hAnsi="Cambria Math"/>
                                  <w:i/>
                                </w:rPr>
                              </w:ins>
                            </m:ctrlPr>
                          </m:sSupPr>
                          <m:e>
                            <m:d>
                              <m:dPr>
                                <m:ctrlPr>
                                  <w:ins w:id="22" w:author="3139808605" w:date="2017-04-24T10:18:00Z">
                                    <w:rPr>
                                      <w:rFonts w:ascii="Cambria Math" w:hAnsi="Cambria Math"/>
                                      <w:i/>
                                    </w:rPr>
                                  </w:ins>
                                </m:ctrlPr>
                              </m:dPr>
                              <m:e>
                                <m:f>
                                  <m:fPr>
                                    <m:ctrlPr>
                                      <w:ins w:id="23" w:author="3139808605" w:date="2017-04-24T10:18:00Z">
                                        <w:rPr>
                                          <w:rFonts w:ascii="Cambria Math" w:hAnsi="Cambria Math"/>
                                          <w:i/>
                                        </w:rPr>
                                      </w:ins>
                                    </m:ctrlPr>
                                  </m:fPr>
                                  <m:num>
                                    <m:sSubSup>
                                      <m:sSubSupPr>
                                        <m:ctrlPr>
                                          <w:ins w:id="24" w:author="3139808605" w:date="2017-04-24T10:18:00Z">
                                            <w:rPr>
                                              <w:rFonts w:ascii="Cambria Math" w:hAnsi="Cambria Math"/>
                                              <w:i/>
                                            </w:rPr>
                                          </w:ins>
                                        </m:ctrlPr>
                                      </m:sSubSupPr>
                                      <m:e>
                                        <m:r>
                                          <w:rPr>
                                            <w:rFonts w:ascii="Cambria Math" w:hAnsi="Cambria Math"/>
                                          </w:rPr>
                                          <m:t>r</m:t>
                                        </m:r>
                                      </m:e>
                                      <m:sub>
                                        <m:r>
                                          <w:rPr>
                                            <w:rFonts w:ascii="Cambria Math" w:hAnsi="Cambria Math"/>
                                          </w:rPr>
                                          <m:t>ij</m:t>
                                        </m:r>
                                      </m:sub>
                                      <m:sup>
                                        <m:r>
                                          <w:rPr>
                                            <w:rFonts w:ascii="Cambria Math" w:hAnsi="Cambria Math"/>
                                          </w:rPr>
                                          <m:t>min</m:t>
                                        </m:r>
                                      </m:sup>
                                    </m:sSubSup>
                                  </m:num>
                                  <m:den>
                                    <m:sSub>
                                      <m:sSubPr>
                                        <m:ctrlPr>
                                          <w:ins w:id="25" w:author="3139808605" w:date="2017-04-24T10:18:00Z">
                                            <w:rPr>
                                              <w:rFonts w:ascii="Cambria Math" w:hAnsi="Cambria Math"/>
                                              <w:i/>
                                            </w:rPr>
                                          </w:ins>
                                        </m:ctrlPr>
                                      </m:sSubPr>
                                      <m:e>
                                        <m:r>
                                          <w:rPr>
                                            <w:rFonts w:ascii="Cambria Math" w:hAnsi="Cambria Math"/>
                                          </w:rPr>
                                          <m:t>r</m:t>
                                        </m:r>
                                      </m:e>
                                      <m:sub>
                                        <m:r>
                                          <w:rPr>
                                            <w:rFonts w:ascii="Cambria Math" w:hAnsi="Cambria Math"/>
                                          </w:rPr>
                                          <m:t>ij</m:t>
                                        </m:r>
                                      </m:sub>
                                    </m:sSub>
                                  </m:den>
                                </m:f>
                              </m:e>
                            </m:d>
                          </m:e>
                          <m:sup>
                            <m:r>
                              <w:rPr>
                                <w:rFonts w:ascii="Cambria Math" w:hAnsi="Cambria Math"/>
                              </w:rPr>
                              <m:t>12</m:t>
                            </m:r>
                          </m:sup>
                        </m:sSup>
                        <m:r>
                          <w:rPr>
                            <w:rFonts w:ascii="Cambria Math" w:hAnsi="Cambria Math"/>
                          </w:rPr>
                          <m:t>-2</m:t>
                        </m:r>
                        <m:sSup>
                          <m:sSupPr>
                            <m:ctrlPr>
                              <w:ins w:id="26" w:author="3139808605" w:date="2017-04-24T10:18:00Z">
                                <w:rPr>
                                  <w:rFonts w:ascii="Cambria Math" w:hAnsi="Cambria Math"/>
                                  <w:i/>
                                </w:rPr>
                              </w:ins>
                            </m:ctrlPr>
                          </m:sSupPr>
                          <m:e>
                            <m:d>
                              <m:dPr>
                                <m:ctrlPr>
                                  <w:ins w:id="27" w:author="3139808605" w:date="2017-04-24T10:18:00Z">
                                    <w:rPr>
                                      <w:rFonts w:ascii="Cambria Math" w:hAnsi="Cambria Math"/>
                                      <w:i/>
                                    </w:rPr>
                                  </w:ins>
                                </m:ctrlPr>
                              </m:dPr>
                              <m:e>
                                <m:f>
                                  <m:fPr>
                                    <m:ctrlPr>
                                      <w:ins w:id="28" w:author="3139808605" w:date="2017-04-24T10:18:00Z">
                                        <w:rPr>
                                          <w:rFonts w:ascii="Cambria Math" w:hAnsi="Cambria Math"/>
                                          <w:i/>
                                        </w:rPr>
                                      </w:ins>
                                    </m:ctrlPr>
                                  </m:fPr>
                                  <m:num>
                                    <m:sSubSup>
                                      <m:sSubSupPr>
                                        <m:ctrlPr>
                                          <w:ins w:id="29" w:author="3139808605" w:date="2017-04-24T10:18:00Z">
                                            <w:rPr>
                                              <w:rFonts w:ascii="Cambria Math" w:hAnsi="Cambria Math"/>
                                              <w:i/>
                                            </w:rPr>
                                          </w:ins>
                                        </m:ctrlPr>
                                      </m:sSubSupPr>
                                      <m:e>
                                        <m:r>
                                          <w:rPr>
                                            <w:rFonts w:ascii="Cambria Math" w:hAnsi="Cambria Math"/>
                                          </w:rPr>
                                          <m:t>r</m:t>
                                        </m:r>
                                      </m:e>
                                      <m:sub>
                                        <m:r>
                                          <w:rPr>
                                            <w:rFonts w:ascii="Cambria Math" w:hAnsi="Cambria Math"/>
                                          </w:rPr>
                                          <m:t>ij</m:t>
                                        </m:r>
                                      </m:sub>
                                      <m:sup>
                                        <m:r>
                                          <w:rPr>
                                            <w:rFonts w:ascii="Cambria Math" w:hAnsi="Cambria Math"/>
                                          </w:rPr>
                                          <m:t>min</m:t>
                                        </m:r>
                                      </m:sup>
                                    </m:sSubSup>
                                  </m:num>
                                  <m:den>
                                    <m:sSub>
                                      <m:sSubPr>
                                        <m:ctrlPr>
                                          <w:ins w:id="30" w:author="3139808605" w:date="2017-04-24T10:18:00Z">
                                            <w:rPr>
                                              <w:rFonts w:ascii="Cambria Math" w:hAnsi="Cambria Math"/>
                                              <w:i/>
                                            </w:rPr>
                                          </w:ins>
                                        </m:ctrlPr>
                                      </m:sSubPr>
                                      <m:e>
                                        <m:r>
                                          <w:rPr>
                                            <w:rFonts w:ascii="Cambria Math" w:hAnsi="Cambria Math"/>
                                          </w:rPr>
                                          <m:t>r</m:t>
                                        </m:r>
                                      </m:e>
                                      <m:sub>
                                        <m:r>
                                          <w:rPr>
                                            <w:rFonts w:ascii="Cambria Math" w:hAnsi="Cambria Math"/>
                                          </w:rPr>
                                          <m:t>ij</m:t>
                                        </m:r>
                                      </m:sub>
                                    </m:sSub>
                                  </m:den>
                                </m:f>
                              </m:e>
                            </m:d>
                          </m:e>
                          <m:sup>
                            <m:r>
                              <w:rPr>
                                <w:rFonts w:ascii="Cambria Math" w:hAnsi="Cambria Math"/>
                              </w:rPr>
                              <m:t>6</m:t>
                            </m:r>
                          </m:sup>
                        </m:sSup>
                      </m:e>
                    </m:d>
                  </m:e>
                </m:nary>
              </m:oMath>
            </m:oMathPara>
          </w:p>
        </w:tc>
      </w:tr>
      <w:tr w:rsidR="00BC2499" w14:paraId="1C4648BF" w14:textId="77777777" w:rsidTr="00FE068E">
        <w:trPr>
          <w:trHeight w:val="278"/>
        </w:trPr>
        <w:tc>
          <w:tcPr>
            <w:tcW w:w="4788" w:type="dxa"/>
            <w:vAlign w:val="center"/>
          </w:tcPr>
          <w:p w14:paraId="17FD324C" w14:textId="77777777" w:rsidR="00BC2499" w:rsidRPr="00135EFE" w:rsidRDefault="00587CB2" w:rsidP="00FE068E">
            <m:oMathPara>
              <m:oMathParaPr>
                <m:jc m:val="left"/>
              </m:oMathParaPr>
              <m:oMath>
                <m:sSub>
                  <m:sSubPr>
                    <m:ctrlPr>
                      <w:ins w:id="31" w:author="3139808605" w:date="2017-04-24T10:18:00Z">
                        <w:rPr>
                          <w:rFonts w:ascii="Cambria Math" w:hAnsi="Cambria Math"/>
                          <w:i/>
                        </w:rPr>
                      </w:ins>
                    </m:ctrlPr>
                  </m:sSubPr>
                  <m:e>
                    <m:r>
                      <w:rPr>
                        <w:rFonts w:ascii="Cambria Math" w:hAnsi="Cambria Math"/>
                      </w:rPr>
                      <m:t>U</m:t>
                    </m:r>
                  </m:e>
                  <m:sub>
                    <m:r>
                      <w:rPr>
                        <w:rFonts w:ascii="Cambria Math" w:hAnsi="Cambria Math"/>
                      </w:rPr>
                      <m:t>angle</m:t>
                    </m:r>
                  </m:sub>
                </m:sSub>
                <m:r>
                  <w:rPr>
                    <w:rFonts w:ascii="Cambria Math" w:hAnsi="Cambria Math"/>
                  </w:rPr>
                  <m:t>=</m:t>
                </m:r>
                <m:nary>
                  <m:naryPr>
                    <m:chr m:val="∑"/>
                    <m:limLoc m:val="undOvr"/>
                    <m:supHide m:val="1"/>
                    <m:ctrlPr>
                      <w:ins w:id="32" w:author="3139808605" w:date="2017-04-24T10:18:00Z">
                        <w:rPr>
                          <w:rFonts w:ascii="Cambria Math" w:hAnsi="Cambria Math"/>
                          <w:i/>
                        </w:rPr>
                      </w:ins>
                    </m:ctrlPr>
                  </m:naryPr>
                  <m:sub>
                    <m:r>
                      <w:rPr>
                        <w:rFonts w:ascii="Cambria Math" w:hAnsi="Cambria Math"/>
                      </w:rPr>
                      <m:t>angles</m:t>
                    </m:r>
                  </m:sub>
                  <m:sup/>
                  <m:e>
                    <m:sSub>
                      <m:sSubPr>
                        <m:ctrlPr>
                          <w:ins w:id="33" w:author="3139808605" w:date="2017-04-24T10:18:00Z">
                            <w:rPr>
                              <w:rFonts w:ascii="Cambria Math" w:hAnsi="Cambria Math"/>
                              <w:i/>
                            </w:rPr>
                          </w:ins>
                        </m:ctrlPr>
                      </m:sSubPr>
                      <m:e>
                        <m:r>
                          <w:rPr>
                            <w:rFonts w:ascii="Cambria Math" w:hAnsi="Cambria Math"/>
                          </w:rPr>
                          <m:t>K</m:t>
                        </m:r>
                      </m:e>
                      <m:sub>
                        <m:r>
                          <w:rPr>
                            <w:rFonts w:ascii="Cambria Math" w:hAnsi="Cambria Math"/>
                          </w:rPr>
                          <m:t>θ</m:t>
                        </m:r>
                      </m:sub>
                    </m:sSub>
                    <m:sSup>
                      <m:sSupPr>
                        <m:ctrlPr>
                          <w:ins w:id="34" w:author="3139808605" w:date="2017-04-24T10:18:00Z">
                            <w:rPr>
                              <w:rFonts w:ascii="Cambria Math" w:hAnsi="Cambria Math"/>
                              <w:i/>
                            </w:rPr>
                          </w:ins>
                        </m:ctrlPr>
                      </m:sSupPr>
                      <m:e>
                        <m:d>
                          <m:dPr>
                            <m:ctrlPr>
                              <w:ins w:id="35" w:author="3139808605" w:date="2017-04-24T10:18:00Z">
                                <w:rPr>
                                  <w:rFonts w:ascii="Cambria Math" w:hAnsi="Cambria Math"/>
                                  <w:i/>
                                </w:rPr>
                              </w:ins>
                            </m:ctrlPr>
                          </m:dPr>
                          <m:e>
                            <m:r>
                              <w:rPr>
                                <w:rFonts w:ascii="Cambria Math" w:hAnsi="Cambria Math"/>
                              </w:rPr>
                              <m:t>θ-</m:t>
                            </m:r>
                            <m:sSup>
                              <m:sSupPr>
                                <m:ctrlPr>
                                  <w:ins w:id="36" w:author="3139808605" w:date="2017-04-24T10:18:00Z">
                                    <w:rPr>
                                      <w:rFonts w:ascii="Cambria Math" w:hAnsi="Cambria Math"/>
                                      <w:i/>
                                    </w:rPr>
                                  </w:ins>
                                </m:ctrlPr>
                              </m:sSupPr>
                              <m:e>
                                <m:r>
                                  <w:rPr>
                                    <w:rFonts w:ascii="Cambria Math" w:hAnsi="Cambria Math"/>
                                  </w:rPr>
                                  <m:t>θ</m:t>
                                </m:r>
                              </m:e>
                              <m:sup>
                                <m:r>
                                  <w:rPr>
                                    <w:rFonts w:ascii="Cambria Math" w:hAnsi="Cambria Math"/>
                                  </w:rPr>
                                  <m:t>0</m:t>
                                </m:r>
                              </m:sup>
                            </m:sSup>
                          </m:e>
                        </m:d>
                      </m:e>
                      <m:sup>
                        <m:r>
                          <w:rPr>
                            <w:rFonts w:ascii="Cambria Math" w:hAnsi="Cambria Math"/>
                          </w:rPr>
                          <m:t>2</m:t>
                        </m:r>
                      </m:sup>
                    </m:sSup>
                  </m:e>
                </m:nary>
              </m:oMath>
            </m:oMathPara>
          </w:p>
        </w:tc>
        <w:tc>
          <w:tcPr>
            <w:tcW w:w="4788" w:type="dxa"/>
            <w:vAlign w:val="center"/>
          </w:tcPr>
          <w:p w14:paraId="677F5E01" w14:textId="77777777" w:rsidR="00BC2499" w:rsidRPr="00135EFE" w:rsidRDefault="00587CB2" w:rsidP="00FE068E">
            <m:oMathPara>
              <m:oMathParaPr>
                <m:jc m:val="left"/>
              </m:oMathParaPr>
              <m:oMath>
                <m:sSub>
                  <m:sSubPr>
                    <m:ctrlPr>
                      <w:ins w:id="37" w:author="3139808605" w:date="2017-04-24T10:18:00Z">
                        <w:rPr>
                          <w:rFonts w:ascii="Cambria Math" w:hAnsi="Cambria Math"/>
                          <w:i/>
                        </w:rPr>
                      </w:ins>
                    </m:ctrlPr>
                  </m:sSubPr>
                  <m:e>
                    <m:r>
                      <w:rPr>
                        <w:rFonts w:ascii="Cambria Math" w:hAnsi="Cambria Math"/>
                      </w:rPr>
                      <m:t>U</m:t>
                    </m:r>
                  </m:e>
                  <m:sub>
                    <m:r>
                      <w:rPr>
                        <w:rFonts w:ascii="Cambria Math" w:hAnsi="Cambria Math"/>
                      </w:rPr>
                      <m:t>elec</m:t>
                    </m:r>
                  </m:sub>
                </m:sSub>
                <m:r>
                  <w:rPr>
                    <w:rFonts w:ascii="Cambria Math" w:hAnsi="Cambria Math"/>
                  </w:rPr>
                  <m:t>=</m:t>
                </m:r>
                <m:nary>
                  <m:naryPr>
                    <m:chr m:val="∑"/>
                    <m:limLoc m:val="undOvr"/>
                    <m:supHide m:val="1"/>
                    <m:ctrlPr>
                      <w:ins w:id="38" w:author="3139808605" w:date="2017-04-24T10:18:00Z">
                        <w:rPr>
                          <w:rFonts w:ascii="Cambria Math" w:hAnsi="Cambria Math"/>
                          <w:i/>
                        </w:rPr>
                      </w:ins>
                    </m:ctrlPr>
                  </m:naryPr>
                  <m:sub>
                    <m:r>
                      <w:rPr>
                        <w:rFonts w:ascii="Cambria Math" w:hAnsi="Cambria Math"/>
                      </w:rPr>
                      <m:t>nonb, pairs</m:t>
                    </m:r>
                  </m:sub>
                  <m:sup/>
                  <m:e>
                    <m:f>
                      <m:fPr>
                        <m:ctrlPr>
                          <w:ins w:id="39" w:author="3139808605" w:date="2017-04-24T10:18:00Z">
                            <w:rPr>
                              <w:rFonts w:ascii="Cambria Math" w:hAnsi="Cambria Math"/>
                              <w:i/>
                            </w:rPr>
                          </w:ins>
                        </m:ctrlPr>
                      </m:fPr>
                      <m:num>
                        <m:sSub>
                          <m:sSubPr>
                            <m:ctrlPr>
                              <w:ins w:id="40" w:author="3139808605" w:date="2017-04-24T10:18:00Z">
                                <w:rPr>
                                  <w:rFonts w:ascii="Cambria Math" w:hAnsi="Cambria Math"/>
                                  <w:i/>
                                </w:rPr>
                              </w:ins>
                            </m:ctrlPr>
                          </m:sSubPr>
                          <m:e>
                            <m:r>
                              <w:rPr>
                                <w:rFonts w:ascii="Cambria Math" w:hAnsi="Cambria Math"/>
                              </w:rPr>
                              <m:t>q</m:t>
                            </m:r>
                          </m:e>
                          <m:sub>
                            <m:r>
                              <w:rPr>
                                <w:rFonts w:ascii="Cambria Math" w:hAnsi="Cambria Math"/>
                              </w:rPr>
                              <m:t>i</m:t>
                            </m:r>
                          </m:sub>
                        </m:sSub>
                        <m:sSub>
                          <m:sSubPr>
                            <m:ctrlPr>
                              <w:ins w:id="41" w:author="3139808605" w:date="2017-04-24T10:18:00Z">
                                <w:rPr>
                                  <w:rFonts w:ascii="Cambria Math" w:hAnsi="Cambria Math"/>
                                  <w:i/>
                                </w:rPr>
                              </w:ins>
                            </m:ctrlPr>
                          </m:sSubPr>
                          <m:e>
                            <m:r>
                              <w:rPr>
                                <w:rFonts w:ascii="Cambria Math" w:hAnsi="Cambria Math"/>
                              </w:rPr>
                              <m:t>q</m:t>
                            </m:r>
                          </m:e>
                          <m:sub>
                            <m:r>
                              <w:rPr>
                                <w:rFonts w:ascii="Cambria Math" w:hAnsi="Cambria Math"/>
                              </w:rPr>
                              <m:t>j</m:t>
                            </m:r>
                          </m:sub>
                        </m:sSub>
                      </m:num>
                      <m:den>
                        <m:sSub>
                          <m:sSubPr>
                            <m:ctrlPr>
                              <w:ins w:id="42" w:author="3139808605" w:date="2017-04-24T10:18:00Z">
                                <w:rPr>
                                  <w:rFonts w:ascii="Cambria Math" w:hAnsi="Cambria Math"/>
                                  <w:i/>
                                </w:rPr>
                              </w:ins>
                            </m:ctrlPr>
                          </m:sSubPr>
                          <m:e>
                            <m:r>
                              <w:rPr>
                                <w:rFonts w:ascii="Cambria Math" w:hAnsi="Cambria Math"/>
                              </w:rPr>
                              <m:t>4πϵr</m:t>
                            </m:r>
                          </m:e>
                          <m:sub>
                            <m:r>
                              <w:rPr>
                                <w:rFonts w:ascii="Cambria Math" w:hAnsi="Cambria Math"/>
                              </w:rPr>
                              <m:t>ij</m:t>
                            </m:r>
                          </m:sub>
                        </m:sSub>
                      </m:den>
                    </m:f>
                  </m:e>
                </m:nary>
              </m:oMath>
            </m:oMathPara>
          </w:p>
        </w:tc>
      </w:tr>
      <w:tr w:rsidR="00BC2499" w14:paraId="0EAD0818" w14:textId="77777777" w:rsidTr="00FE068E">
        <w:tc>
          <w:tcPr>
            <w:tcW w:w="4788" w:type="dxa"/>
            <w:vAlign w:val="center"/>
          </w:tcPr>
          <w:p w14:paraId="4F618EF1" w14:textId="77777777" w:rsidR="00BC2499" w:rsidRPr="00135EFE" w:rsidRDefault="00587CB2" w:rsidP="00FE068E">
            <m:oMathPara>
              <m:oMathParaPr>
                <m:jc m:val="left"/>
              </m:oMathParaPr>
              <m:oMath>
                <m:sSub>
                  <m:sSubPr>
                    <m:ctrlPr>
                      <w:ins w:id="43" w:author="3139808605" w:date="2017-04-24T10:18:00Z">
                        <w:rPr>
                          <w:rFonts w:ascii="Cambria Math" w:hAnsi="Cambria Math"/>
                          <w:i/>
                        </w:rPr>
                      </w:ins>
                    </m:ctrlPr>
                  </m:sSubPr>
                  <m:e>
                    <m:r>
                      <w:rPr>
                        <w:rFonts w:ascii="Cambria Math" w:hAnsi="Cambria Math"/>
                      </w:rPr>
                      <m:t>U</m:t>
                    </m:r>
                  </m:e>
                  <m:sub>
                    <m:r>
                      <w:rPr>
                        <w:rFonts w:ascii="Cambria Math" w:hAnsi="Cambria Math"/>
                      </w:rPr>
                      <m:t>dihedral</m:t>
                    </m:r>
                  </m:sub>
                </m:sSub>
                <m:r>
                  <w:rPr>
                    <w:rFonts w:ascii="Cambria Math" w:hAnsi="Cambria Math"/>
                  </w:rPr>
                  <m:t>=</m:t>
                </m:r>
                <m:nary>
                  <m:naryPr>
                    <m:chr m:val="∑"/>
                    <m:limLoc m:val="undOvr"/>
                    <m:supHide m:val="1"/>
                    <m:ctrlPr>
                      <w:ins w:id="44" w:author="3139808605" w:date="2017-04-24T10:18:00Z">
                        <w:rPr>
                          <w:rFonts w:ascii="Cambria Math" w:hAnsi="Cambria Math"/>
                          <w:i/>
                        </w:rPr>
                      </w:ins>
                    </m:ctrlPr>
                  </m:naryPr>
                  <m:sub>
                    <m:r>
                      <w:rPr>
                        <w:rFonts w:ascii="Cambria Math" w:hAnsi="Cambria Math"/>
                      </w:rPr>
                      <m:t>dihedrals</m:t>
                    </m:r>
                  </m:sub>
                  <m:sup/>
                  <m:e>
                    <m:sSub>
                      <m:sSubPr>
                        <m:ctrlPr>
                          <w:ins w:id="45" w:author="3139808605" w:date="2017-04-24T10:18:00Z">
                            <w:rPr>
                              <w:rFonts w:ascii="Cambria Math" w:hAnsi="Cambria Math"/>
                              <w:i/>
                            </w:rPr>
                          </w:ins>
                        </m:ctrlPr>
                      </m:sSubPr>
                      <m:e>
                        <m:r>
                          <w:rPr>
                            <w:rFonts w:ascii="Cambria Math" w:hAnsi="Cambria Math"/>
                          </w:rPr>
                          <m:t>K</m:t>
                        </m:r>
                      </m:e>
                      <m:sub>
                        <m:r>
                          <w:rPr>
                            <w:rFonts w:ascii="Cambria Math" w:hAnsi="Cambria Math"/>
                          </w:rPr>
                          <m:t>φ</m:t>
                        </m:r>
                      </m:sub>
                    </m:sSub>
                    <m:r>
                      <w:rPr>
                        <w:rFonts w:ascii="Cambria Math" w:hAnsi="Cambria Math"/>
                      </w:rPr>
                      <m:t>(1+</m:t>
                    </m:r>
                    <m:r>
                      <m:rPr>
                        <m:sty m:val="p"/>
                      </m:rPr>
                      <w:rPr>
                        <w:rFonts w:ascii="Cambria Math" w:hAnsi="Cambria Math"/>
                      </w:rPr>
                      <m:t>cos⁡</m:t>
                    </m:r>
                    <m:r>
                      <w:rPr>
                        <w:rFonts w:ascii="Cambria Math" w:hAnsi="Cambria Math"/>
                      </w:rPr>
                      <m:t>(nφ-δ))</m:t>
                    </m:r>
                  </m:e>
                </m:nary>
              </m:oMath>
            </m:oMathPara>
          </w:p>
        </w:tc>
        <w:tc>
          <w:tcPr>
            <w:tcW w:w="4788" w:type="dxa"/>
            <w:vAlign w:val="center"/>
          </w:tcPr>
          <w:p w14:paraId="6CB59F4C" w14:textId="77777777" w:rsidR="00BC2499" w:rsidRDefault="00BC2499" w:rsidP="00FE068E"/>
        </w:tc>
      </w:tr>
    </w:tbl>
    <w:p w14:paraId="1F1C4056" w14:textId="77777777" w:rsidR="00BC2499" w:rsidRDefault="00BC2499" w:rsidP="00BC2499">
      <w:r>
        <w:br/>
      </w:r>
    </w:p>
    <w:commentRangeEnd w:id="10"/>
    <w:p w14:paraId="19DCDEE3" w14:textId="77777777" w:rsidR="00BC2499" w:rsidRDefault="00BC2499" w:rsidP="00BC2499">
      <w:r>
        <w:rPr>
          <w:rStyle w:val="CommentReference"/>
        </w:rPr>
        <w:commentReference w:id="10"/>
      </w:r>
      <w:r>
        <w:br w:type="page"/>
      </w:r>
    </w:p>
    <w:p w14:paraId="495F746B" w14:textId="77777777" w:rsidR="00BC2499" w:rsidRDefault="00BC2499" w:rsidP="00BC2499">
      <w:pPr>
        <w:jc w:val="both"/>
      </w:pPr>
      <w:r>
        <w:lastRenderedPageBreak/>
        <w:t>As seen above, the following are recognized, read and used:</w:t>
      </w:r>
    </w:p>
    <w:p w14:paraId="6E02116C" w14:textId="77777777" w:rsidR="00BC2499" w:rsidRDefault="00BC2499" w:rsidP="0063031F">
      <w:pPr>
        <w:pStyle w:val="ListParagraph"/>
        <w:numPr>
          <w:ilvl w:val="0"/>
          <w:numId w:val="11"/>
        </w:numPr>
      </w:pPr>
      <w:r w:rsidRPr="0031638B">
        <w:rPr>
          <w:rFonts w:ascii="Inconsolata" w:hAnsi="Inconsolata"/>
          <w:b/>
          <w:color w:val="7F7F7F" w:themeColor="text1" w:themeTint="80"/>
          <w:sz w:val="28"/>
        </w:rPr>
        <w:t>B</w:t>
      </w:r>
      <w:r>
        <w:rPr>
          <w:rFonts w:ascii="Inconsolata" w:hAnsi="Inconsolata"/>
          <w:b/>
          <w:color w:val="7F7F7F" w:themeColor="text1" w:themeTint="80"/>
          <w:sz w:val="28"/>
        </w:rPr>
        <w:t>ON</w:t>
      </w:r>
      <w:r w:rsidRPr="0031638B">
        <w:rPr>
          <w:rFonts w:ascii="Inconsolata" w:hAnsi="Inconsolata"/>
          <w:b/>
          <w:color w:val="7F7F7F" w:themeColor="text1" w:themeTint="80"/>
          <w:sz w:val="28"/>
        </w:rPr>
        <w:t>DS</w:t>
      </w:r>
      <w:r w:rsidRPr="000074B9">
        <w:t xml:space="preserve"> </w:t>
      </w:r>
    </w:p>
    <w:p w14:paraId="6063534B" w14:textId="77777777" w:rsidR="00BC2499" w:rsidRDefault="00BC2499" w:rsidP="0063031F">
      <w:pPr>
        <w:pStyle w:val="ListParagraph"/>
        <w:numPr>
          <w:ilvl w:val="1"/>
          <w:numId w:val="11"/>
        </w:numPr>
      </w:pPr>
      <w:r>
        <w:t>Quadratic expression describing bond stretching based on bond length (</w:t>
      </w:r>
      <w:r>
        <w:rPr>
          <w:i/>
        </w:rPr>
        <w:t>b</w:t>
      </w:r>
      <w:r>
        <w:t>) in Angstrom</w:t>
      </w:r>
    </w:p>
    <w:p w14:paraId="5D7F5636" w14:textId="77777777" w:rsidR="00BC2499" w:rsidRDefault="00BC2499" w:rsidP="0063031F">
      <w:pPr>
        <w:pStyle w:val="ListParagraph"/>
        <w:numPr>
          <w:ilvl w:val="1"/>
          <w:numId w:val="11"/>
        </w:numPr>
      </w:pPr>
      <w:r>
        <w:t xml:space="preserve">Typically, it is ignored as bonds are rigid for Monte Carlo simulations.  To specify that it is to be ignored, put a very large value i.e. “999999999999” for </w:t>
      </w:r>
      <m:oMath>
        <m:sSub>
          <m:sSubPr>
            <m:ctrlPr>
              <w:ins w:id="46" w:author="3139808605" w:date="2017-04-24T10:18:00Z">
                <w:rPr>
                  <w:rFonts w:ascii="Cambria Math" w:hAnsi="Cambria Math"/>
                  <w:i/>
                </w:rPr>
              </w:ins>
            </m:ctrlPr>
          </m:sSubPr>
          <m:e>
            <m:r>
              <w:rPr>
                <w:rFonts w:ascii="Cambria Math" w:hAnsi="Cambria Math"/>
              </w:rPr>
              <m:t>K</m:t>
            </m:r>
          </m:e>
          <m:sub>
            <m:r>
              <w:rPr>
                <w:rFonts w:ascii="Cambria Math" w:hAnsi="Cambria Math"/>
              </w:rPr>
              <m:t>b</m:t>
            </m:r>
          </m:sub>
        </m:sSub>
      </m:oMath>
      <w:r>
        <w:t>.</w:t>
      </w:r>
    </w:p>
    <w:p w14:paraId="791B3A05" w14:textId="77777777" w:rsidR="00BC2499" w:rsidRPr="009D2891" w:rsidRDefault="00BC2499" w:rsidP="00BC2499">
      <w:pPr>
        <w:ind w:left="360" w:firstLine="720"/>
        <w:rPr>
          <w:i/>
          <w:highlight w:val="yellow"/>
        </w:rPr>
      </w:pPr>
      <w:r w:rsidRPr="009D2891">
        <w:rPr>
          <w:i/>
          <w:highlight w:val="yellow"/>
        </w:rPr>
        <w:t xml:space="preserve">Note: </w:t>
      </w:r>
    </w:p>
    <w:p w14:paraId="248DBAF1" w14:textId="77777777" w:rsidR="00BC2499" w:rsidRDefault="00BC2499" w:rsidP="00BC2499">
      <w:pPr>
        <w:ind w:left="360" w:firstLine="720"/>
      </w:pPr>
      <w:r w:rsidRPr="009D2891">
        <w:rPr>
          <w:highlight w:val="yellow"/>
        </w:rPr>
        <w:t>GOMC does not sample bond stretch.</w:t>
      </w:r>
      <w:r>
        <w:br/>
      </w:r>
      <w:r>
        <w:br/>
      </w:r>
      <w:r w:rsidRPr="000074B9">
        <w:rPr>
          <w:noProof/>
        </w:rPr>
        <w:drawing>
          <wp:inline distT="0" distB="0" distL="0" distR="0" wp14:anchorId="29FACFB3" wp14:editId="15FEDF32">
            <wp:extent cx="1714477" cy="2220686"/>
            <wp:effectExtent l="0" t="0" r="635" b="8255"/>
            <wp:docPr id="48" name="Picture 48" descr="http://upload.wikimedia.org/wikipedia/commons/thumb/6/63/Bond_stretching_energy.png/220px-Bond_stretching_ener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upload.wikimedia.org/wikipedia/commons/thumb/6/63/Bond_stretching_energy.png/220px-Bond_stretching_energy.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16693" cy="2223556"/>
                    </a:xfrm>
                    <a:prstGeom prst="rect">
                      <a:avLst/>
                    </a:prstGeom>
                    <a:noFill/>
                    <a:ln>
                      <a:noFill/>
                    </a:ln>
                  </pic:spPr>
                </pic:pic>
              </a:graphicData>
            </a:graphic>
          </wp:inline>
        </w:drawing>
      </w:r>
      <w:r>
        <w:br/>
      </w:r>
      <w:r>
        <w:br/>
        <w:t>[Image Courtesy of Wikimedia Commons]</w:t>
      </w:r>
      <w:r>
        <w:br/>
      </w:r>
      <w:r>
        <w:br/>
      </w:r>
      <w:r>
        <w:br/>
      </w:r>
    </w:p>
    <w:p w14:paraId="6C498365" w14:textId="77777777" w:rsidR="00BC2499" w:rsidRDefault="00BC2499" w:rsidP="0063031F">
      <w:pPr>
        <w:pStyle w:val="ListParagraph"/>
        <w:numPr>
          <w:ilvl w:val="0"/>
          <w:numId w:val="11"/>
        </w:numPr>
      </w:pPr>
      <w:r w:rsidRPr="0031638B">
        <w:rPr>
          <w:rFonts w:ascii="Inconsolata" w:hAnsi="Inconsolata"/>
          <w:b/>
          <w:color w:val="7F7F7F" w:themeColor="text1" w:themeTint="80"/>
          <w:sz w:val="28"/>
        </w:rPr>
        <w:t>ANGLES</w:t>
      </w:r>
      <w:r>
        <w:rPr>
          <w:rFonts w:ascii="Inconsolata" w:hAnsi="Inconsolata"/>
          <w:b/>
          <w:color w:val="7F7F7F" w:themeColor="text1" w:themeTint="80"/>
          <w:sz w:val="28"/>
        </w:rPr>
        <w:t xml:space="preserve"> </w:t>
      </w:r>
    </w:p>
    <w:p w14:paraId="5B429D58" w14:textId="77777777" w:rsidR="00BC2499" w:rsidRDefault="00BC2499" w:rsidP="0063031F">
      <w:pPr>
        <w:pStyle w:val="ListParagraph"/>
        <w:numPr>
          <w:ilvl w:val="1"/>
          <w:numId w:val="11"/>
        </w:numPr>
        <w:jc w:val="both"/>
      </w:pPr>
      <w:r>
        <w:t>Describes the conformational behavior of an angle (</w:t>
      </w:r>
      <w:r w:rsidRPr="00316F66">
        <w:rPr>
          <w:i/>
        </w:rPr>
        <w:t>θ</w:t>
      </w:r>
      <w:r w:rsidRPr="00316F66">
        <w:t>)</w:t>
      </w:r>
      <w:r>
        <w:t xml:space="preserve"> between three atoms, one of which is shared branch point to the other two. To fix any angle and ignore the related angle energy, put a very large value i.e. “999999999999” for </w:t>
      </w:r>
      <m:oMath>
        <m:sSub>
          <m:sSubPr>
            <m:ctrlPr>
              <w:ins w:id="47" w:author="3139808605" w:date="2017-04-24T10:18:00Z">
                <w:rPr>
                  <w:rFonts w:ascii="Cambria Math" w:hAnsi="Cambria Math"/>
                  <w:i/>
                </w:rPr>
              </w:ins>
            </m:ctrlPr>
          </m:sSubPr>
          <m:e>
            <m:r>
              <w:rPr>
                <w:rFonts w:ascii="Cambria Math" w:hAnsi="Cambria Math"/>
              </w:rPr>
              <m:t>K</m:t>
            </m:r>
          </m:e>
          <m:sub>
            <m:r>
              <w:rPr>
                <w:rFonts w:ascii="Cambria Math" w:hAnsi="Cambria Math"/>
              </w:rPr>
              <m:t>θ</m:t>
            </m:r>
          </m:sub>
        </m:sSub>
      </m:oMath>
      <w:r>
        <w:t>.</w:t>
      </w:r>
    </w:p>
    <w:p w14:paraId="259B294A" w14:textId="77777777" w:rsidR="00BC2499" w:rsidRDefault="00BC2499" w:rsidP="00BC2499">
      <w:pPr>
        <w:pStyle w:val="ListParagraph"/>
        <w:ind w:left="1440"/>
        <w:jc w:val="both"/>
      </w:pPr>
      <w:r>
        <w:br/>
      </w:r>
      <w:r>
        <w:rPr>
          <w:noProof/>
        </w:rPr>
        <w:drawing>
          <wp:inline distT="0" distB="0" distL="0" distR="0" wp14:anchorId="6DC53A7B" wp14:editId="42617F2A">
            <wp:extent cx="1763441" cy="1480457"/>
            <wp:effectExtent l="0" t="0" r="825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BEBA8EAE-BF5A-486C-A8C5-ECC9F3942E4B}">
                          <a14:imgProps xmlns:a14="http://schemas.microsoft.com/office/drawing/2010/main">
                            <a14:imgLayer r:embed="rId52">
                              <a14:imgEffect>
                                <a14:artisticPencilSketch/>
                              </a14:imgEffect>
                            </a14:imgLayer>
                          </a14:imgProps>
                        </a:ext>
                        <a:ext uri="{28A0092B-C50C-407E-A947-70E740481C1C}">
                          <a14:useLocalDpi xmlns:a14="http://schemas.microsoft.com/office/drawing/2010/main" val="0"/>
                        </a:ext>
                      </a:extLst>
                    </a:blip>
                    <a:srcRect/>
                    <a:stretch>
                      <a:fillRect/>
                    </a:stretch>
                  </pic:blipFill>
                  <pic:spPr bwMode="auto">
                    <a:xfrm>
                      <a:off x="0" y="0"/>
                      <a:ext cx="1763503" cy="1480509"/>
                    </a:xfrm>
                    <a:prstGeom prst="rect">
                      <a:avLst/>
                    </a:prstGeom>
                    <a:noFill/>
                    <a:ln>
                      <a:noFill/>
                    </a:ln>
                  </pic:spPr>
                </pic:pic>
              </a:graphicData>
            </a:graphic>
          </wp:inline>
        </w:drawing>
      </w:r>
    </w:p>
    <w:p w14:paraId="4C8BBA13" w14:textId="77777777" w:rsidR="00BC2499" w:rsidRDefault="00BC2499" w:rsidP="00BC2499">
      <w:pPr>
        <w:pStyle w:val="ListParagraph"/>
        <w:ind w:left="1440"/>
      </w:pPr>
      <w:r>
        <w:t>Image Courtesy of Wikimedia Commons</w:t>
      </w:r>
      <w:r>
        <w:br/>
      </w:r>
    </w:p>
    <w:p w14:paraId="276E3B9A" w14:textId="77777777" w:rsidR="00BC2499" w:rsidRDefault="00BC2499" w:rsidP="0063031F">
      <w:pPr>
        <w:pStyle w:val="ListParagraph"/>
        <w:numPr>
          <w:ilvl w:val="0"/>
          <w:numId w:val="11"/>
        </w:numPr>
        <w:jc w:val="both"/>
      </w:pPr>
      <w:r>
        <w:rPr>
          <w:rFonts w:ascii="Inconsolata" w:hAnsi="Inconsolata"/>
          <w:b/>
          <w:noProof/>
          <w:color w:val="000000" w:themeColor="text1"/>
          <w:sz w:val="28"/>
        </w:rPr>
        <w:lastRenderedPageBreak/>
        <mc:AlternateContent>
          <mc:Choice Requires="wps">
            <w:drawing>
              <wp:anchor distT="0" distB="0" distL="114300" distR="114300" simplePos="0" relativeHeight="251680768" behindDoc="0" locked="0" layoutInCell="1" allowOverlap="1" wp14:anchorId="3158391D" wp14:editId="2093D29F">
                <wp:simplePos x="0" y="0"/>
                <wp:positionH relativeFrom="column">
                  <wp:posOffset>1717040</wp:posOffset>
                </wp:positionH>
                <wp:positionV relativeFrom="paragraph">
                  <wp:posOffset>1893570</wp:posOffset>
                </wp:positionV>
                <wp:extent cx="695960" cy="208280"/>
                <wp:effectExtent l="57150" t="38100" r="27940" b="96520"/>
                <wp:wrapNone/>
                <wp:docPr id="57" name="Curved Up Arrow 57"/>
                <wp:cNvGraphicFramePr/>
                <a:graphic xmlns:a="http://schemas.openxmlformats.org/drawingml/2006/main">
                  <a:graphicData uri="http://schemas.microsoft.com/office/word/2010/wordprocessingShape">
                    <wps:wsp>
                      <wps:cNvSpPr/>
                      <wps:spPr>
                        <a:xfrm>
                          <a:off x="0" y="0"/>
                          <a:ext cx="695960" cy="208280"/>
                        </a:xfrm>
                        <a:prstGeom prst="curvedUp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0E42C6E" id="_x0000_t104" coordsize="21600,21600" o:spt="104" adj="12960,19440,7200" path="ar0@22@3@21,,0@4@21@14@22@1@21@7@21@12@2l@13@2@8,0@11@2wa0@22@3@21@10@2@16@24@14@22@1@21@16@24@14,0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57" o:spid="_x0000_s1026" type="#_x0000_t104" style="position:absolute;margin-left:135.2pt;margin-top:149.1pt;width:54.8pt;height:16.4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" adj="18368,20792,5400" fillcolor="#c3c3c3 [2166]" strokecolor="#a5a5a5 [3206]" strokeweight=".5pt">
                <v:fill color2="#b6b6b6 [2614]" rotate="t" colors="0 #d2d2d2;.5 #c8c8c8;1 silver" focus="100%" type="gradient">
                  <o:fill v:ext="view" type="gradientUnscaled"/>
                </v:fill>
              </v:shape>
            </w:pict>
          </mc:Fallback>
        </mc:AlternateContent>
      </w:r>
      <w:r>
        <w:rPr>
          <w:rFonts w:ascii="Inconsolata" w:hAnsi="Inconsolata"/>
          <w:b/>
          <w:noProof/>
          <w:color w:val="000000" w:themeColor="text1"/>
          <w:sz w:val="28"/>
        </w:rPr>
        <mc:AlternateContent>
          <mc:Choice Requires="wps">
            <w:drawing>
              <wp:anchor distT="0" distB="0" distL="114300" distR="114300" simplePos="0" relativeHeight="251679744" behindDoc="0" locked="0" layoutInCell="1" allowOverlap="1" wp14:anchorId="6203E35E" wp14:editId="4A368389">
                <wp:simplePos x="0" y="0"/>
                <wp:positionH relativeFrom="column">
                  <wp:posOffset>1603128</wp:posOffset>
                </wp:positionH>
                <wp:positionV relativeFrom="paragraph">
                  <wp:posOffset>1862773</wp:posOffset>
                </wp:positionV>
                <wp:extent cx="843280" cy="80645"/>
                <wp:effectExtent l="38417" t="18733" r="52388" b="14287"/>
                <wp:wrapNone/>
                <wp:docPr id="56" name="Rectangle 56"/>
                <wp:cNvGraphicFramePr/>
                <a:graphic xmlns:a="http://schemas.openxmlformats.org/drawingml/2006/main">
                  <a:graphicData uri="http://schemas.microsoft.com/office/word/2010/wordprocessingShape">
                    <wps:wsp>
                      <wps:cNvSpPr/>
                      <wps:spPr>
                        <a:xfrm rot="5585785">
                          <a:off x="0" y="0"/>
                          <a:ext cx="843280" cy="8064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761C8" id="Rectangle 56" o:spid="_x0000_s1026" style="position:absolute;margin-left:126.25pt;margin-top:146.7pt;width:66.4pt;height:6.35pt;rotation:6101167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" fillcolor="#70ad47 [3209]" strokecolor="#375623 [1609]" strokeweight="1pt"/>
            </w:pict>
          </mc:Fallback>
        </mc:AlternateContent>
      </w:r>
      <w:r>
        <w:rPr>
          <w:rFonts w:ascii="Inconsolata" w:hAnsi="Inconsolata"/>
          <w:b/>
          <w:noProof/>
          <w:color w:val="000000" w:themeColor="text1"/>
          <w:sz w:val="28"/>
        </w:rPr>
        <mc:AlternateContent>
          <mc:Choice Requires="wps">
            <w:drawing>
              <wp:anchor distT="0" distB="0" distL="114300" distR="114300" simplePos="0" relativeHeight="251678720" behindDoc="0" locked="0" layoutInCell="1" allowOverlap="1" wp14:anchorId="2860F850" wp14:editId="2B22CADD">
                <wp:simplePos x="0" y="0"/>
                <wp:positionH relativeFrom="column">
                  <wp:posOffset>1804035</wp:posOffset>
                </wp:positionH>
                <wp:positionV relativeFrom="paragraph">
                  <wp:posOffset>2667635</wp:posOffset>
                </wp:positionV>
                <wp:extent cx="910590" cy="76835"/>
                <wp:effectExtent l="245427" t="0" r="211138" b="0"/>
                <wp:wrapNone/>
                <wp:docPr id="55" name="Rectangle 55"/>
                <wp:cNvGraphicFramePr/>
                <a:graphic xmlns:a="http://schemas.openxmlformats.org/drawingml/2006/main">
                  <a:graphicData uri="http://schemas.microsoft.com/office/word/2010/wordprocessingShape">
                    <wps:wsp>
                      <wps:cNvSpPr/>
                      <wps:spPr>
                        <a:xfrm rot="3485195">
                          <a:off x="0" y="0"/>
                          <a:ext cx="910590" cy="768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61D92F7E" id="Rectangle 55" o:spid="_x0000_s1026" style="position:absolute;margin-left:142.05pt;margin-top:210.05pt;width:71.7pt;height:6.05pt;rotation:3806762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" fillcolor="#5b9bd5 [3204]" strokecolor="#1f4d78 [1604]" strokeweight="1pt">
                <v:textbox style="mso-fit-shape-to-text:t"/>
              </v:rect>
            </w:pict>
          </mc:Fallback>
        </mc:AlternateContent>
      </w:r>
      <w:r>
        <w:rPr>
          <w:rFonts w:ascii="Inconsolata" w:hAnsi="Inconsolata"/>
          <w:b/>
          <w:noProof/>
          <w:color w:val="000000" w:themeColor="text1"/>
          <w:sz w:val="28"/>
        </w:rPr>
        <mc:AlternateContent>
          <mc:Choice Requires="wps">
            <w:drawing>
              <wp:anchor distT="0" distB="0" distL="114300" distR="114300" simplePos="0" relativeHeight="251677696" behindDoc="0" locked="0" layoutInCell="1" allowOverlap="1" wp14:anchorId="70CD43CB" wp14:editId="0DAEB5D7">
                <wp:simplePos x="0" y="0"/>
                <wp:positionH relativeFrom="column">
                  <wp:posOffset>1582420</wp:posOffset>
                </wp:positionH>
                <wp:positionV relativeFrom="paragraph">
                  <wp:posOffset>1195705</wp:posOffset>
                </wp:positionV>
                <wp:extent cx="602615" cy="86995"/>
                <wp:effectExtent l="143510" t="8890" r="169545" b="0"/>
                <wp:wrapNone/>
                <wp:docPr id="53" name="Rectangle 53"/>
                <wp:cNvGraphicFramePr/>
                <a:graphic xmlns:a="http://schemas.openxmlformats.org/drawingml/2006/main">
                  <a:graphicData uri="http://schemas.microsoft.com/office/word/2010/wordprocessingShape">
                    <wps:wsp>
                      <wps:cNvSpPr/>
                      <wps:spPr>
                        <a:xfrm rot="3485195">
                          <a:off x="0" y="0"/>
                          <a:ext cx="602615" cy="869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C5D56" id="Rectangle 53" o:spid="_x0000_s1026" style="position:absolute;margin-left:124.6pt;margin-top:94.15pt;width:47.45pt;height:6.85pt;rotation:3806762fd;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" fillcolor="#5b9bd5 [3204]" strokecolor="#1f4d78 [1604]" strokeweight="1pt"/>
            </w:pict>
          </mc:Fallback>
        </mc:AlternateContent>
      </w:r>
      <w:r w:rsidRPr="0031638B">
        <w:rPr>
          <w:rFonts w:ascii="Inconsolata" w:hAnsi="Inconsolata"/>
          <w:b/>
          <w:color w:val="7F7F7F" w:themeColor="text1" w:themeTint="80"/>
          <w:sz w:val="28"/>
        </w:rPr>
        <w:t>DIHEDRALS</w:t>
      </w:r>
      <w:r>
        <w:rPr>
          <w:rFonts w:ascii="Inconsolata" w:hAnsi="Inconsolata"/>
          <w:b/>
          <w:color w:val="7F7F7F" w:themeColor="text1" w:themeTint="80"/>
          <w:sz w:val="28"/>
        </w:rPr>
        <w:t xml:space="preserve"> </w:t>
      </w:r>
      <w:r>
        <w:t>Describes crankshaft-like rotation behavior about a central bond in a series of three consecutive bonds (rotation is given as ϕ)</w:t>
      </w:r>
    </w:p>
    <w:p w14:paraId="4AF14E79" w14:textId="77777777" w:rsidR="00BC2499" w:rsidRDefault="00BC2499" w:rsidP="00BC2499">
      <w:pPr>
        <w:pStyle w:val="ListParagraph"/>
      </w:pPr>
      <w:r>
        <w:br/>
      </w:r>
      <w:r>
        <w:br/>
        <w:t xml:space="preserve">                                </w:t>
      </w:r>
      <w:r>
        <w:rPr>
          <w:noProof/>
        </w:rPr>
        <w:drawing>
          <wp:inline distT="0" distB="0" distL="0" distR="0" wp14:anchorId="0282AC96" wp14:editId="6A23A1CC">
            <wp:extent cx="2257051"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BEBA8EAE-BF5A-486C-A8C5-ECC9F3942E4B}">
                          <a14:imgProps xmlns:a14="http://schemas.microsoft.com/office/drawing/2010/main">
                            <a14:imgLayer r:embed="rId54">
                              <a14:imgEffect>
                                <a14:artisticPencilSketch/>
                              </a14:imgEffect>
                            </a14:imgLayer>
                          </a14:imgProps>
                        </a:ext>
                        <a:ext uri="{28A0092B-C50C-407E-A947-70E740481C1C}">
                          <a14:useLocalDpi xmlns:a14="http://schemas.microsoft.com/office/drawing/2010/main" val="0"/>
                        </a:ext>
                      </a:extLst>
                    </a:blip>
                    <a:srcRect/>
                    <a:stretch>
                      <a:fillRect/>
                    </a:stretch>
                  </pic:blipFill>
                  <pic:spPr bwMode="auto">
                    <a:xfrm>
                      <a:off x="0" y="0"/>
                      <a:ext cx="2256991" cy="2743127"/>
                    </a:xfrm>
                    <a:prstGeom prst="rect">
                      <a:avLst/>
                    </a:prstGeom>
                    <a:noFill/>
                    <a:ln>
                      <a:noFill/>
                    </a:ln>
                  </pic:spPr>
                </pic:pic>
              </a:graphicData>
            </a:graphic>
          </wp:inline>
        </w:drawing>
      </w:r>
      <w:r>
        <w:br/>
        <w:t xml:space="preserve">                            Image Courtesy of Wikimedia Commons</w:t>
      </w:r>
      <w:r>
        <w:br/>
      </w:r>
      <w:r>
        <w:br/>
      </w:r>
    </w:p>
    <w:p w14:paraId="265C5565" w14:textId="77777777" w:rsidR="00BC2499" w:rsidRDefault="00BC2499" w:rsidP="0063031F">
      <w:pPr>
        <w:pStyle w:val="ListParagraph"/>
        <w:numPr>
          <w:ilvl w:val="0"/>
          <w:numId w:val="11"/>
        </w:numPr>
        <w:jc w:val="both"/>
      </w:pPr>
      <w:r w:rsidRPr="0031638B">
        <w:rPr>
          <w:rFonts w:ascii="Inconsolata" w:hAnsi="Inconsolata"/>
          <w:b/>
          <w:color w:val="7F7F7F" w:themeColor="text1" w:themeTint="80"/>
          <w:sz w:val="28"/>
        </w:rPr>
        <w:t>NONBONDED</w:t>
      </w:r>
      <w:r>
        <w:rPr>
          <w:rFonts w:ascii="Inconsolata" w:hAnsi="Inconsolata"/>
          <w:b/>
          <w:color w:val="7F7F7F" w:themeColor="text1" w:themeTint="80"/>
          <w:sz w:val="28"/>
        </w:rPr>
        <w:t xml:space="preserve"> </w:t>
      </w:r>
      <w:r w:rsidRPr="00135EFE">
        <w:t>This tag name only should be used if CHARMM force file</w:t>
      </w:r>
      <w:r>
        <w:t>s</w:t>
      </w:r>
      <w:r w:rsidRPr="00135EFE">
        <w:t xml:space="preserve"> </w:t>
      </w:r>
      <w:r>
        <w:t>are</w:t>
      </w:r>
      <w:r w:rsidRPr="00135EFE">
        <w:t xml:space="preserve"> being used.  This section describes 12-6 (Lennard-Jones) non</w:t>
      </w:r>
      <w:r>
        <w:t>-</w:t>
      </w:r>
      <w:r w:rsidRPr="00135EFE">
        <w:t>bonded interactions. Non</w:t>
      </w:r>
      <w:r>
        <w:t>-</w:t>
      </w:r>
      <w:r w:rsidRPr="00135EFE">
        <w:t xml:space="preserve">bonded parameters </w:t>
      </w:r>
      <w:r>
        <w:t>are</w:t>
      </w:r>
      <w:r w:rsidRPr="00135EFE">
        <w:t xml:space="preserve"> assigned by specifying atom type name followed by polarizabilities (</w:t>
      </w:r>
      <w:r>
        <w:t xml:space="preserve">which </w:t>
      </w:r>
      <w:r w:rsidRPr="00135EFE">
        <w:t>will be ignored), minimum energy</w:t>
      </w:r>
      <w:r>
        <w:t>,</w:t>
      </w:r>
      <w:r w:rsidRPr="00135EFE">
        <w:t xml:space="preserve"> and (minimum radius)/2. In order to modify 1-4 interaction, a second polarizabilit</w:t>
      </w:r>
      <w:r>
        <w:t xml:space="preserve">y </w:t>
      </w:r>
      <w:r w:rsidRPr="00135EFE">
        <w:t>(</w:t>
      </w:r>
      <w:r>
        <w:t xml:space="preserve">again, </w:t>
      </w:r>
      <w:r w:rsidRPr="00135EFE">
        <w:t>will be ignored), minimum energy</w:t>
      </w:r>
      <w:r>
        <w:t>,</w:t>
      </w:r>
      <w:r w:rsidRPr="00135EFE">
        <w:t xml:space="preserve"> and (minimum radius)/2 need to be defined</w:t>
      </w:r>
      <w:r>
        <w:t>;</w:t>
      </w:r>
      <w:r w:rsidRPr="00135EFE">
        <w:t xml:space="preserve"> otherwise</w:t>
      </w:r>
      <w:r>
        <w:t>, the</w:t>
      </w:r>
      <w:r w:rsidRPr="00135EFE">
        <w:t xml:space="preserve"> same parameter will be considered for 1-4 interaction.</w:t>
      </w:r>
    </w:p>
    <w:p w14:paraId="3F44CA93" w14:textId="77777777" w:rsidR="00BC2499" w:rsidRDefault="00BC2499" w:rsidP="00BC2499">
      <w:pPr>
        <w:pStyle w:val="ListParagraph"/>
        <w:jc w:val="both"/>
      </w:pPr>
      <w:r>
        <w:br/>
      </w:r>
      <w:r w:rsidRPr="00DD4FE4">
        <w:rPr>
          <w:noProof/>
        </w:rPr>
        <w:drawing>
          <wp:inline distT="0" distB="0" distL="0" distR="0" wp14:anchorId="74030EDD" wp14:editId="345E1984">
            <wp:extent cx="3267075" cy="1984164"/>
            <wp:effectExtent l="0" t="0" r="0" b="0"/>
            <wp:docPr id="58" name="Picture 58" descr="http://www.chm.bris.ac.uk/~chdms/Teaching/Chemical_Interactions/images/pic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chm.bris.ac.uk/~chdms/Teaching/Chemical_Interactions/images/pic03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72130" cy="1987234"/>
                    </a:xfrm>
                    <a:prstGeom prst="rect">
                      <a:avLst/>
                    </a:prstGeom>
                    <a:noFill/>
                    <a:ln>
                      <a:noFill/>
                    </a:ln>
                  </pic:spPr>
                </pic:pic>
              </a:graphicData>
            </a:graphic>
          </wp:inline>
        </w:drawing>
      </w:r>
      <w:r>
        <w:br/>
        <w:t>Image Courtesy of the Univ. of Bristol</w:t>
      </w:r>
    </w:p>
    <w:p w14:paraId="4D1C3CCC" w14:textId="77777777" w:rsidR="00BC2499" w:rsidRDefault="00BC2499" w:rsidP="00BC2499">
      <w:pPr>
        <w:pStyle w:val="ListParagraph"/>
      </w:pPr>
    </w:p>
    <w:p w14:paraId="4F553E51" w14:textId="77777777" w:rsidR="00BC2499" w:rsidRPr="00A53575" w:rsidRDefault="00BC2499" w:rsidP="0063031F">
      <w:pPr>
        <w:pStyle w:val="ListParagraph"/>
        <w:numPr>
          <w:ilvl w:val="0"/>
          <w:numId w:val="11"/>
        </w:numPr>
        <w:jc w:val="both"/>
      </w:pPr>
      <w:r>
        <w:rPr>
          <w:rFonts w:ascii="Inconsolata" w:hAnsi="Inconsolata"/>
          <w:b/>
          <w:color w:val="7F7F7F" w:themeColor="text1" w:themeTint="80"/>
          <w:sz w:val="28"/>
        </w:rPr>
        <w:lastRenderedPageBreak/>
        <w:t xml:space="preserve">NBFIX </w:t>
      </w:r>
      <w:r w:rsidRPr="004F2480">
        <w:t xml:space="preserve">This tag name only should be used if CHARMM force </w:t>
      </w:r>
      <w:r>
        <w:t>field</w:t>
      </w:r>
      <w:r w:rsidRPr="004F2480">
        <w:t xml:space="preserve"> is being used. This section allows interaction between </w:t>
      </w:r>
      <w:r>
        <w:t>two</w:t>
      </w:r>
      <w:r w:rsidRPr="004F2480">
        <w:t xml:space="preserve"> pair</w:t>
      </w:r>
      <w:r>
        <w:t>s</w:t>
      </w:r>
      <w:r w:rsidRPr="004F2480">
        <w:t xml:space="preserve"> of atoms </w:t>
      </w:r>
      <w:r>
        <w:t xml:space="preserve">to </w:t>
      </w:r>
      <w:r w:rsidRPr="004F2480">
        <w:t>be modified</w:t>
      </w:r>
      <w:r>
        <w:t>,</w:t>
      </w:r>
      <w:r w:rsidRPr="004F2480">
        <w:t xml:space="preserve"> done by specifying two atom type name</w:t>
      </w:r>
      <w:r>
        <w:t>s</w:t>
      </w:r>
      <w:r w:rsidRPr="004F2480">
        <w:t xml:space="preserve"> followed by minimum energy and minimum radius. In order to modify 1-4 interaction, a second minimum energy and minimum radius need to be defined</w:t>
      </w:r>
      <w:r>
        <w:t>;</w:t>
      </w:r>
      <w:r w:rsidRPr="004F2480">
        <w:t xml:space="preserve"> otherwise</w:t>
      </w:r>
      <w:r>
        <w:t>, the</w:t>
      </w:r>
      <w:r w:rsidRPr="004F2480">
        <w:t xml:space="preserve"> same parameter will be considered for 1-4 interaction.</w:t>
      </w:r>
      <w:r>
        <w:rPr>
          <w:rFonts w:asciiTheme="majorHAnsi" w:hAnsiTheme="majorHAnsi"/>
        </w:rPr>
        <w:t xml:space="preserve"> </w:t>
      </w:r>
    </w:p>
    <w:p w14:paraId="14448BF6" w14:textId="77777777" w:rsidR="00BC2499" w:rsidRDefault="00BC2499" w:rsidP="00BC2499">
      <w:pPr>
        <w:ind w:firstLine="720"/>
        <w:outlineLvl w:val="0"/>
        <w:rPr>
          <w:highlight w:val="yellow"/>
        </w:rPr>
      </w:pPr>
      <w:r w:rsidRPr="004F2480">
        <w:rPr>
          <w:i/>
          <w:highlight w:val="yellow"/>
        </w:rPr>
        <w:t>NOTE</w:t>
      </w:r>
      <w:r>
        <w:rPr>
          <w:highlight w:val="yellow"/>
        </w:rPr>
        <w:t>:</w:t>
      </w:r>
    </w:p>
    <w:p w14:paraId="24BA0A60" w14:textId="77777777" w:rsidR="00BC2499" w:rsidRDefault="00BC2499" w:rsidP="00BC2499">
      <w:pPr>
        <w:ind w:left="720"/>
      </w:pPr>
      <w:r w:rsidRPr="00A53575">
        <w:rPr>
          <w:highlight w:val="yellow"/>
        </w:rPr>
        <w:t xml:space="preserve">Please </w:t>
      </w:r>
      <w:r>
        <w:rPr>
          <w:highlight w:val="yellow"/>
        </w:rPr>
        <w:t>pay attention</w:t>
      </w:r>
      <w:r w:rsidRPr="00A53575">
        <w:rPr>
          <w:highlight w:val="yellow"/>
        </w:rPr>
        <w:t xml:space="preserve"> that in this section we define minimum radius</w:t>
      </w:r>
      <w:r>
        <w:rPr>
          <w:highlight w:val="yellow"/>
        </w:rPr>
        <w:t>,</w:t>
      </w:r>
      <w:r w:rsidRPr="00A53575">
        <w:rPr>
          <w:highlight w:val="yellow"/>
        </w:rPr>
        <w:t xml:space="preserve"> not (minimum radius)/2 as </w:t>
      </w:r>
      <w:r>
        <w:rPr>
          <w:highlight w:val="yellow"/>
        </w:rPr>
        <w:t>it is</w:t>
      </w:r>
      <w:r w:rsidRPr="00A53575">
        <w:rPr>
          <w:highlight w:val="yellow"/>
        </w:rPr>
        <w:t xml:space="preserve"> defined in </w:t>
      </w:r>
      <w:r>
        <w:rPr>
          <w:highlight w:val="yellow"/>
        </w:rPr>
        <w:t xml:space="preserve">the </w:t>
      </w:r>
      <w:r w:rsidRPr="00A53575">
        <w:rPr>
          <w:highlight w:val="yellow"/>
        </w:rPr>
        <w:t>NONBONDED section.</w:t>
      </w:r>
      <w:r>
        <w:br/>
      </w:r>
    </w:p>
    <w:p w14:paraId="102CCC96" w14:textId="77777777" w:rsidR="00BC2499" w:rsidRDefault="00BC2499" w:rsidP="00BC2499">
      <w:r>
        <w:t xml:space="preserve">Currently, supported sections of the CHARMM compliant file include </w:t>
      </w:r>
      <w:r w:rsidRPr="0031638B">
        <w:rPr>
          <w:rFonts w:ascii="Inconsolata" w:hAnsi="Inconsolata"/>
          <w:b/>
          <w:color w:val="7F7F7F" w:themeColor="text1" w:themeTint="80"/>
          <w:sz w:val="28"/>
        </w:rPr>
        <w:t>B</w:t>
      </w:r>
      <w:r>
        <w:rPr>
          <w:rFonts w:ascii="Inconsolata" w:hAnsi="Inconsolata"/>
          <w:b/>
          <w:color w:val="7F7F7F" w:themeColor="text1" w:themeTint="80"/>
          <w:sz w:val="28"/>
        </w:rPr>
        <w:t>ON</w:t>
      </w:r>
      <w:r w:rsidRPr="0031638B">
        <w:rPr>
          <w:rFonts w:ascii="Inconsolata" w:hAnsi="Inconsolata"/>
          <w:b/>
          <w:color w:val="7F7F7F" w:themeColor="text1" w:themeTint="80"/>
          <w:sz w:val="28"/>
        </w:rPr>
        <w:t>DS</w:t>
      </w:r>
      <w:r w:rsidRPr="0031638B">
        <w:t xml:space="preserve">, </w:t>
      </w:r>
      <w:r w:rsidRPr="0031638B">
        <w:rPr>
          <w:rFonts w:ascii="Inconsolata" w:hAnsi="Inconsolata"/>
          <w:b/>
          <w:color w:val="7F7F7F" w:themeColor="text1" w:themeTint="80"/>
          <w:sz w:val="28"/>
        </w:rPr>
        <w:t>ANGLES</w:t>
      </w:r>
      <w:r w:rsidRPr="0031638B">
        <w:t xml:space="preserve">, </w:t>
      </w:r>
      <w:r w:rsidRPr="0031638B">
        <w:rPr>
          <w:rFonts w:ascii="Inconsolata" w:hAnsi="Inconsolata"/>
          <w:b/>
          <w:color w:val="7F7F7F" w:themeColor="text1" w:themeTint="80"/>
          <w:sz w:val="28"/>
        </w:rPr>
        <w:t>DIHEDRALS</w:t>
      </w:r>
      <w:r w:rsidRPr="0031638B">
        <w:t xml:space="preserve">, </w:t>
      </w:r>
      <w:r w:rsidRPr="0031638B">
        <w:rPr>
          <w:rFonts w:ascii="Inconsolata" w:hAnsi="Inconsolata"/>
          <w:b/>
          <w:color w:val="7F7F7F" w:themeColor="text1" w:themeTint="80"/>
          <w:sz w:val="28"/>
        </w:rPr>
        <w:t>NONBONDED</w:t>
      </w:r>
      <w:r w:rsidRPr="0031638B">
        <w:t xml:space="preserve">, </w:t>
      </w:r>
      <w:r>
        <w:rPr>
          <w:rFonts w:ascii="Inconsolata" w:hAnsi="Inconsolata"/>
          <w:b/>
          <w:color w:val="7F7F7F" w:themeColor="text1" w:themeTint="80"/>
          <w:sz w:val="28"/>
        </w:rPr>
        <w:t>NBFIX</w:t>
      </w:r>
      <w:r>
        <w:t xml:space="preserve">.  Other sections such as </w:t>
      </w:r>
      <w:r>
        <w:rPr>
          <w:rFonts w:ascii="Inconsolata" w:hAnsi="Inconsolata"/>
          <w:b/>
          <w:color w:val="7F7F7F" w:themeColor="text1" w:themeTint="80"/>
          <w:sz w:val="28"/>
        </w:rPr>
        <w:t>CMAP</w:t>
      </w:r>
      <w:r>
        <w:t xml:space="preserve"> are not currently read or supported.</w:t>
      </w:r>
    </w:p>
    <w:p w14:paraId="21B14374" w14:textId="77777777" w:rsidR="00BC2499" w:rsidRDefault="00BC2499" w:rsidP="00BC2499">
      <w:r>
        <w:rPr>
          <w:rFonts w:ascii="Inconsolata" w:hAnsi="Inconsolata"/>
          <w:b/>
          <w:color w:val="7F7F7F" w:themeColor="text1" w:themeTint="80"/>
          <w:sz w:val="28"/>
        </w:rPr>
        <w:t>BONDS</w:t>
      </w:r>
      <w:r>
        <w:t xml:space="preserve"> (“bond stretching”) is one key section of the CHARMM-compliant file.  Units for the </w:t>
      </w:r>
      <w:r w:rsidRPr="00F01A3B">
        <w:rPr>
          <w:highlight w:val="lightGray"/>
        </w:rPr>
        <w:t>K</w:t>
      </w:r>
      <w:r w:rsidRPr="00F01A3B">
        <w:rPr>
          <w:highlight w:val="lightGray"/>
          <w:vertAlign w:val="subscript"/>
        </w:rPr>
        <w:t>b</w:t>
      </w:r>
      <w:r>
        <w:t xml:space="preserve"> variable in this section are in kcal/</w:t>
      </w:r>
      <w:proofErr w:type="spellStart"/>
      <w:r>
        <w:t>mol</w:t>
      </w:r>
      <w:proofErr w:type="spellEnd"/>
      <w:r>
        <w:t xml:space="preserve">; the </w:t>
      </w:r>
      <w:r w:rsidRPr="00F01A3B">
        <w:rPr>
          <w:highlight w:val="lightGray"/>
        </w:rPr>
        <w:t>b</w:t>
      </w:r>
      <w:r w:rsidRPr="00F01A3B">
        <w:rPr>
          <w:highlight w:val="lightGray"/>
          <w:vertAlign w:val="subscript"/>
        </w:rPr>
        <w:t>0</w:t>
      </w:r>
      <w:r>
        <w:t xml:space="preserve"> section (which represents the equilibrium bond length for that kind of pair) is measured in Angstroms.</w:t>
      </w:r>
      <w:r>
        <w:br/>
      </w:r>
    </w:p>
    <w:p w14:paraId="28756C05" w14:textId="77777777" w:rsidR="00BC2499" w:rsidRPr="001379EE" w:rsidRDefault="00BC2499" w:rsidP="00BC2499">
      <w:pPr>
        <w:spacing w:after="0"/>
        <w:outlineLvl w:val="0"/>
        <w:rPr>
          <w:rFonts w:ascii="Inconsolata" w:hAnsi="Inconsolata"/>
          <w:highlight w:val="lightGray"/>
        </w:rPr>
      </w:pPr>
      <w:r w:rsidRPr="001379EE">
        <w:rPr>
          <w:rFonts w:ascii="Inconsolata" w:hAnsi="Inconsolata"/>
          <w:highlight w:val="lightGray"/>
        </w:rPr>
        <w:t>BONDS</w:t>
      </w:r>
    </w:p>
    <w:p w14:paraId="3BBDBC1B" w14:textId="77777777" w:rsidR="00BC2499" w:rsidRPr="001379EE" w:rsidRDefault="00BC2499" w:rsidP="00BC2499">
      <w:pPr>
        <w:spacing w:after="0"/>
        <w:rPr>
          <w:rFonts w:ascii="Inconsolata" w:hAnsi="Inconsolata"/>
          <w:highlight w:val="lightGray"/>
        </w:rPr>
      </w:pPr>
      <w:proofErr w:type="gramStart"/>
      <w:r w:rsidRPr="001379EE">
        <w:rPr>
          <w:rFonts w:ascii="Inconsolata" w:hAnsi="Inconsolata"/>
          <w:highlight w:val="lightGray"/>
        </w:rPr>
        <w:t>!V</w:t>
      </w:r>
      <w:proofErr w:type="gramEnd"/>
      <w:r w:rsidRPr="001379EE">
        <w:rPr>
          <w:rFonts w:ascii="Inconsolata" w:hAnsi="Inconsolata"/>
          <w:highlight w:val="lightGray"/>
        </w:rPr>
        <w:t>(bond) = Kb(b - b0)**2</w:t>
      </w:r>
    </w:p>
    <w:p w14:paraId="78E62BCD" w14:textId="77777777" w:rsidR="00BC2499" w:rsidRPr="001379EE" w:rsidRDefault="00BC2499" w:rsidP="00BC2499">
      <w:pPr>
        <w:spacing w:after="0"/>
        <w:rPr>
          <w:rFonts w:ascii="Inconsolata" w:hAnsi="Inconsolata"/>
          <w:highlight w:val="lightGray"/>
        </w:rPr>
      </w:pPr>
      <w:r w:rsidRPr="001379EE">
        <w:rPr>
          <w:rFonts w:ascii="Inconsolata" w:hAnsi="Inconsolata"/>
          <w:highlight w:val="lightGray"/>
        </w:rPr>
        <w:t>!</w:t>
      </w:r>
    </w:p>
    <w:p w14:paraId="312B4911" w14:textId="77777777" w:rsidR="00BC2499" w:rsidRPr="001379EE" w:rsidRDefault="00BC2499" w:rsidP="00BC2499">
      <w:pPr>
        <w:spacing w:after="0"/>
        <w:rPr>
          <w:rFonts w:ascii="Inconsolata" w:hAnsi="Inconsolata"/>
          <w:highlight w:val="lightGray"/>
        </w:rPr>
      </w:pPr>
      <w:proofErr w:type="gramStart"/>
      <w:r w:rsidRPr="001379EE">
        <w:rPr>
          <w:rFonts w:ascii="Inconsolata" w:hAnsi="Inconsolata"/>
          <w:highlight w:val="lightGray"/>
        </w:rPr>
        <w:t>!Kb</w:t>
      </w:r>
      <w:proofErr w:type="gramEnd"/>
      <w:r w:rsidRPr="001379EE">
        <w:rPr>
          <w:rFonts w:ascii="Inconsolata" w:hAnsi="Inconsolata"/>
          <w:highlight w:val="lightGray"/>
        </w:rPr>
        <w:t>: kcal/mole/A**2</w:t>
      </w:r>
    </w:p>
    <w:p w14:paraId="649ED2BC" w14:textId="77777777" w:rsidR="00BC2499" w:rsidRPr="001379EE" w:rsidRDefault="00BC2499" w:rsidP="00BC2499">
      <w:pPr>
        <w:spacing w:after="0"/>
        <w:rPr>
          <w:rFonts w:ascii="Inconsolata" w:hAnsi="Inconsolata"/>
          <w:highlight w:val="lightGray"/>
        </w:rPr>
      </w:pPr>
      <w:proofErr w:type="gramStart"/>
      <w:r w:rsidRPr="001379EE">
        <w:rPr>
          <w:rFonts w:ascii="Inconsolata" w:hAnsi="Inconsolata"/>
          <w:highlight w:val="lightGray"/>
        </w:rPr>
        <w:t>!b</w:t>
      </w:r>
      <w:proofErr w:type="gramEnd"/>
      <w:r w:rsidRPr="001379EE">
        <w:rPr>
          <w:rFonts w:ascii="Inconsolata" w:hAnsi="Inconsolata"/>
          <w:highlight w:val="lightGray"/>
        </w:rPr>
        <w:t>0: A</w:t>
      </w:r>
    </w:p>
    <w:p w14:paraId="3C077407" w14:textId="77777777" w:rsidR="00BC2499" w:rsidRPr="001379EE" w:rsidRDefault="00BC2499" w:rsidP="00BC2499">
      <w:pPr>
        <w:spacing w:after="0"/>
        <w:rPr>
          <w:rFonts w:ascii="Inconsolata" w:hAnsi="Inconsolata"/>
          <w:highlight w:val="lightGray"/>
        </w:rPr>
      </w:pPr>
      <w:r w:rsidRPr="001379EE">
        <w:rPr>
          <w:rFonts w:ascii="Inconsolata" w:hAnsi="Inconsolata"/>
          <w:highlight w:val="lightGray"/>
        </w:rPr>
        <w:t>!</w:t>
      </w:r>
    </w:p>
    <w:p w14:paraId="04FB0272" w14:textId="77777777" w:rsidR="00BC2499" w:rsidRPr="001379EE" w:rsidRDefault="00BC2499" w:rsidP="00BC2499">
      <w:pPr>
        <w:spacing w:after="0"/>
        <w:rPr>
          <w:rFonts w:ascii="Inconsolata" w:hAnsi="Inconsolata"/>
          <w:highlight w:val="lightGray"/>
        </w:rPr>
      </w:pPr>
      <w:r w:rsidRPr="001379EE">
        <w:rPr>
          <w:rFonts w:ascii="Inconsolata" w:hAnsi="Inconsolata"/>
          <w:highlight w:val="lightGray"/>
        </w:rPr>
        <w:t>! Kb (kcal/</w:t>
      </w:r>
      <w:proofErr w:type="spellStart"/>
      <w:r w:rsidRPr="001379EE">
        <w:rPr>
          <w:rFonts w:ascii="Inconsolata" w:hAnsi="Inconsolata"/>
          <w:highlight w:val="lightGray"/>
        </w:rPr>
        <w:t>mol</w:t>
      </w:r>
      <w:proofErr w:type="spellEnd"/>
      <w:r w:rsidRPr="001379EE">
        <w:rPr>
          <w:rFonts w:ascii="Inconsolata" w:hAnsi="Inconsolata"/>
          <w:highlight w:val="lightGray"/>
        </w:rPr>
        <w:t xml:space="preserve">) = Kb (K) * </w:t>
      </w:r>
      <w:proofErr w:type="spellStart"/>
      <w:r w:rsidRPr="001379EE">
        <w:rPr>
          <w:rFonts w:ascii="Inconsolata" w:hAnsi="Inconsolata"/>
          <w:highlight w:val="lightGray"/>
        </w:rPr>
        <w:t>Boltz</w:t>
      </w:r>
      <w:proofErr w:type="spellEnd"/>
      <w:r w:rsidRPr="001379EE">
        <w:rPr>
          <w:rFonts w:ascii="Inconsolata" w:hAnsi="Inconsolata"/>
          <w:highlight w:val="lightGray"/>
        </w:rPr>
        <w:t xml:space="preserve">. const.; </w:t>
      </w:r>
    </w:p>
    <w:p w14:paraId="2C9970FC" w14:textId="77777777" w:rsidR="00BC2499" w:rsidRPr="001379EE" w:rsidRDefault="00BC2499" w:rsidP="00BC2499">
      <w:pPr>
        <w:spacing w:after="0"/>
        <w:rPr>
          <w:rFonts w:ascii="Inconsolata" w:hAnsi="Inconsolata"/>
          <w:highlight w:val="lightGray"/>
        </w:rPr>
      </w:pPr>
      <w:r w:rsidRPr="001379EE">
        <w:rPr>
          <w:rFonts w:ascii="Inconsolata" w:hAnsi="Inconsolata"/>
          <w:highlight w:val="lightGray"/>
        </w:rPr>
        <w:t>!</w:t>
      </w:r>
    </w:p>
    <w:p w14:paraId="15903569" w14:textId="77777777" w:rsidR="00BC2499" w:rsidRPr="001379EE" w:rsidRDefault="00BC2499" w:rsidP="00BC2499">
      <w:pPr>
        <w:spacing w:after="0"/>
        <w:rPr>
          <w:rFonts w:ascii="Inconsolata" w:hAnsi="Inconsolata"/>
          <w:highlight w:val="lightGray"/>
        </w:rPr>
      </w:pPr>
      <w:proofErr w:type="gramStart"/>
      <w:r w:rsidRPr="001379EE">
        <w:rPr>
          <w:rFonts w:ascii="Inconsolata" w:hAnsi="Inconsolata"/>
          <w:highlight w:val="lightGray"/>
        </w:rPr>
        <w:t>!atom</w:t>
      </w:r>
      <w:proofErr w:type="gramEnd"/>
      <w:r w:rsidRPr="001379EE">
        <w:rPr>
          <w:rFonts w:ascii="Inconsolata" w:hAnsi="Inconsolata"/>
          <w:highlight w:val="lightGray"/>
        </w:rPr>
        <w:t xml:space="preserve"> type     Kb              b0        description</w:t>
      </w:r>
    </w:p>
    <w:p w14:paraId="585DCA05" w14:textId="77777777" w:rsidR="00BC2499" w:rsidRPr="001379EE" w:rsidRDefault="00BC2499" w:rsidP="00BC2499">
      <w:pPr>
        <w:spacing w:after="0"/>
        <w:rPr>
          <w:rFonts w:ascii="Inconsolata" w:hAnsi="Inconsolata"/>
        </w:rPr>
      </w:pPr>
      <w:r w:rsidRPr="001379EE">
        <w:rPr>
          <w:rFonts w:ascii="Inconsolata" w:hAnsi="Inconsolata"/>
          <w:highlight w:val="lightGray"/>
        </w:rPr>
        <w:t xml:space="preserve">CH3 CH1        9999999999      1.540 </w:t>
      </w:r>
      <w:proofErr w:type="gramStart"/>
      <w:r w:rsidRPr="001379EE">
        <w:rPr>
          <w:rFonts w:ascii="Inconsolata" w:hAnsi="Inconsolata"/>
          <w:highlight w:val="lightGray"/>
        </w:rPr>
        <w:t xml:space="preserve">  !</w:t>
      </w:r>
      <w:proofErr w:type="gramEnd"/>
      <w:r w:rsidRPr="001379EE">
        <w:rPr>
          <w:rFonts w:ascii="Inconsolata" w:hAnsi="Inconsolata"/>
          <w:highlight w:val="lightGray"/>
        </w:rPr>
        <w:t xml:space="preserve"> </w:t>
      </w:r>
      <w:proofErr w:type="spellStart"/>
      <w:r w:rsidRPr="001379EE">
        <w:rPr>
          <w:rFonts w:ascii="Inconsolata" w:hAnsi="Inconsolata"/>
          <w:highlight w:val="lightGray"/>
        </w:rPr>
        <w:t>TraPPE</w:t>
      </w:r>
      <w:proofErr w:type="spellEnd"/>
      <w:r w:rsidRPr="001379EE">
        <w:rPr>
          <w:rFonts w:ascii="Inconsolata" w:hAnsi="Inconsolata"/>
          <w:highlight w:val="lightGray"/>
        </w:rPr>
        <w:t xml:space="preserve"> 2</w:t>
      </w:r>
    </w:p>
    <w:p w14:paraId="211C0998" w14:textId="77777777" w:rsidR="00BC2499" w:rsidRDefault="00BC2499" w:rsidP="00BC2499">
      <w:pPr>
        <w:spacing w:after="0"/>
      </w:pPr>
    </w:p>
    <w:p w14:paraId="4BA8D5A6" w14:textId="77777777" w:rsidR="00BC2499" w:rsidRPr="00F01A3B" w:rsidRDefault="00BC2499" w:rsidP="00BC2499">
      <w:pPr>
        <w:rPr>
          <w:i/>
          <w:u w:val="single"/>
        </w:rPr>
      </w:pPr>
      <w:r w:rsidRPr="00745B57">
        <w:rPr>
          <w:i/>
          <w:highlight w:val="yellow"/>
        </w:rPr>
        <w:t>NOTE:</w:t>
      </w:r>
      <w:r w:rsidRPr="00745B57">
        <w:rPr>
          <w:i/>
          <w:highlight w:val="yellow"/>
        </w:rPr>
        <w:br/>
      </w:r>
      <w:r w:rsidRPr="00745B57">
        <w:rPr>
          <w:highlight w:val="yellow"/>
        </w:rPr>
        <w:t xml:space="preserve">The </w:t>
      </w:r>
      <w:r w:rsidRPr="001F4B36">
        <w:rPr>
          <w:highlight w:val="yellow"/>
        </w:rPr>
        <w:t>K</w:t>
      </w:r>
      <w:r>
        <w:rPr>
          <w:highlight w:val="yellow"/>
          <w:vertAlign w:val="subscript"/>
        </w:rPr>
        <w:t>b</w:t>
      </w:r>
      <w:r w:rsidRPr="00745B57">
        <w:rPr>
          <w:highlight w:val="yellow"/>
        </w:rPr>
        <w:t xml:space="preserve"> value </w:t>
      </w:r>
      <w:commentRangeStart w:id="48"/>
      <w:r w:rsidRPr="00745B57">
        <w:rPr>
          <w:highlight w:val="yellow"/>
        </w:rPr>
        <w:t>may appear odd</w:t>
      </w:r>
      <w:commentRangeEnd w:id="48"/>
      <w:r>
        <w:rPr>
          <w:rStyle w:val="CommentReference"/>
        </w:rPr>
        <w:commentReference w:id="48"/>
      </w:r>
      <w:r w:rsidRPr="00745B57">
        <w:rPr>
          <w:highlight w:val="yellow"/>
        </w:rPr>
        <w:t xml:space="preserve">, but this is because a larger value corresponds to a more rigid bond.  As Monte Carlo </w:t>
      </w:r>
      <w:r>
        <w:rPr>
          <w:highlight w:val="yellow"/>
        </w:rPr>
        <w:t>force field</w:t>
      </w:r>
      <w:r w:rsidRPr="00745B57">
        <w:rPr>
          <w:highlight w:val="yellow"/>
        </w:rPr>
        <w:t xml:space="preserve">s (e.g. </w:t>
      </w:r>
      <w:proofErr w:type="spellStart"/>
      <w:r w:rsidRPr="00745B57">
        <w:rPr>
          <w:highlight w:val="yellow"/>
        </w:rPr>
        <w:t>TraPPE</w:t>
      </w:r>
      <w:proofErr w:type="spellEnd"/>
      <w:r w:rsidRPr="00745B57">
        <w:rPr>
          <w:highlight w:val="yellow"/>
        </w:rPr>
        <w:t>) typically treat molecules as rigid constructs, K</w:t>
      </w:r>
      <w:r w:rsidRPr="002E4210">
        <w:rPr>
          <w:highlight w:val="yellow"/>
          <w:vertAlign w:val="subscript"/>
        </w:rPr>
        <w:t>b</w:t>
      </w:r>
      <w:r w:rsidRPr="00745B57">
        <w:rPr>
          <w:highlight w:val="yellow"/>
        </w:rPr>
        <w:t xml:space="preserve"> is set to a large value </w:t>
      </w:r>
      <w:r>
        <w:rPr>
          <w:highlight w:val="yellow"/>
        </w:rPr>
        <w:t>–</w:t>
      </w:r>
      <w:r w:rsidRPr="00745B57">
        <w:rPr>
          <w:highlight w:val="yellow"/>
        </w:rPr>
        <w:t xml:space="preserve"> 9999999999</w:t>
      </w:r>
      <w:r w:rsidRPr="00C565F7">
        <w:rPr>
          <w:highlight w:val="yellow"/>
        </w:rPr>
        <w:t>. Sampling bond stretch is not supported in GOMC.</w:t>
      </w:r>
      <w:r w:rsidRPr="00745B57">
        <w:t xml:space="preserve">    </w:t>
      </w:r>
    </w:p>
    <w:p w14:paraId="27191B72" w14:textId="77777777" w:rsidR="00BC2499" w:rsidRDefault="00BC2499" w:rsidP="00BC2499">
      <w:r>
        <w:br w:type="page"/>
      </w:r>
    </w:p>
    <w:p w14:paraId="093EAB9A" w14:textId="77777777" w:rsidR="00BC2499" w:rsidRPr="00705906" w:rsidRDefault="00BC2499" w:rsidP="00BC2499">
      <w:pPr>
        <w:jc w:val="both"/>
      </w:pPr>
      <w:r>
        <w:rPr>
          <w:rFonts w:ascii="Inconsolata" w:hAnsi="Inconsolata"/>
          <w:b/>
          <w:color w:val="7F7F7F" w:themeColor="text1" w:themeTint="80"/>
          <w:sz w:val="28"/>
        </w:rPr>
        <w:lastRenderedPageBreak/>
        <w:t>ANGLES</w:t>
      </w:r>
      <w:r>
        <w:t xml:space="preserve"> (bond bending), where </w:t>
      </w:r>
      <w:r w:rsidRPr="00F01A3B">
        <w:rPr>
          <w:highlight w:val="lightGray"/>
        </w:rPr>
        <w:t>θ</w:t>
      </w:r>
      <w:r>
        <w:t xml:space="preserve"> and </w:t>
      </w:r>
      <w:r w:rsidRPr="00F01A3B">
        <w:rPr>
          <w:highlight w:val="lightGray"/>
        </w:rPr>
        <w:t>θ</w:t>
      </w:r>
      <w:r w:rsidRPr="00F01A3B">
        <w:rPr>
          <w:highlight w:val="lightGray"/>
          <w:vertAlign w:val="subscript"/>
        </w:rPr>
        <w:t>0</w:t>
      </w:r>
      <w:r>
        <w:t xml:space="preserve"> are commonly measured in degrees and </w:t>
      </w:r>
      <w:proofErr w:type="spellStart"/>
      <w:r w:rsidRPr="00C565F7">
        <w:rPr>
          <w:highlight w:val="lightGray"/>
        </w:rPr>
        <w:t>K</w:t>
      </w:r>
      <w:r w:rsidRPr="00C565F7">
        <w:rPr>
          <w:highlight w:val="lightGray"/>
          <w:vertAlign w:val="subscript"/>
        </w:rPr>
        <w:t>θ</w:t>
      </w:r>
      <w:proofErr w:type="spellEnd"/>
      <w:r w:rsidRPr="00C565F7">
        <w:rPr>
          <w:highlight w:val="lightGray"/>
        </w:rPr>
        <w:t xml:space="preserve"> </w:t>
      </w:r>
      <w:r>
        <w:t>is measured in kcal/</w:t>
      </w:r>
      <w:proofErr w:type="spellStart"/>
      <w:r>
        <w:t>mol</w:t>
      </w:r>
      <w:proofErr w:type="spellEnd"/>
      <w:r>
        <w:t>/K.  These values, in literature, are often expressed in Kelvin (K).  To convert Kelvin to kcal/</w:t>
      </w:r>
      <w:proofErr w:type="spellStart"/>
      <w:r>
        <w:t>mol</w:t>
      </w:r>
      <w:proofErr w:type="spellEnd"/>
      <w:r>
        <w:t xml:space="preserve">/K, multiply by the Boltzmann constant -- </w:t>
      </w:r>
      <w:r w:rsidRPr="001379EE">
        <w:rPr>
          <w:highlight w:val="lightGray"/>
        </w:rPr>
        <w:t>k</w:t>
      </w:r>
      <w:r w:rsidRPr="001379EE">
        <w:rPr>
          <w:highlight w:val="lightGray"/>
          <w:vertAlign w:val="subscript"/>
        </w:rPr>
        <w:t>b</w:t>
      </w:r>
      <w:r>
        <w:t xml:space="preserve">, </w:t>
      </w:r>
      <w:r w:rsidRPr="001379EE">
        <w:t>0.0019872041 kcal/mol</w:t>
      </w:r>
      <w:r>
        <w:t xml:space="preserve">. In order to fix the angle, it requires to set a large value for </w:t>
      </w:r>
      <w:proofErr w:type="spellStart"/>
      <w:r w:rsidRPr="00C565F7">
        <w:rPr>
          <w:highlight w:val="lightGray"/>
        </w:rPr>
        <w:t>K</w:t>
      </w:r>
      <w:r w:rsidRPr="00C565F7">
        <w:rPr>
          <w:highlight w:val="lightGray"/>
          <w:vertAlign w:val="subscript"/>
        </w:rPr>
        <w:t>θ</w:t>
      </w:r>
      <w:proofErr w:type="spellEnd"/>
      <w:r>
        <w:t xml:space="preserve">. By assigning a large value like </w:t>
      </w:r>
      <w:r w:rsidRPr="00745B57">
        <w:rPr>
          <w:highlight w:val="yellow"/>
        </w:rPr>
        <w:t>9999999999</w:t>
      </w:r>
      <w:r>
        <w:t xml:space="preserve">, specified angle will be fixed and energy of that angle will considered to be zero. </w:t>
      </w:r>
    </w:p>
    <w:p w14:paraId="4449D57D" w14:textId="77777777" w:rsidR="00BC2499" w:rsidRDefault="00BC2499" w:rsidP="00BC2499">
      <w:r>
        <w:br/>
        <w:t>Here is an example of what is necessary for isobutane:</w:t>
      </w:r>
    </w:p>
    <w:p w14:paraId="5F8FEC22" w14:textId="77777777" w:rsidR="00BC2499" w:rsidRPr="001379EE" w:rsidRDefault="00BC2499" w:rsidP="00BC2499">
      <w:pPr>
        <w:spacing w:after="0"/>
        <w:outlineLvl w:val="0"/>
        <w:rPr>
          <w:rFonts w:ascii="Inconsolata" w:hAnsi="Inconsolata"/>
          <w:highlight w:val="lightGray"/>
        </w:rPr>
      </w:pPr>
      <w:r w:rsidRPr="001379EE">
        <w:rPr>
          <w:rFonts w:ascii="Inconsolata" w:hAnsi="Inconsolata"/>
          <w:highlight w:val="lightGray"/>
        </w:rPr>
        <w:t>ANGLES</w:t>
      </w:r>
    </w:p>
    <w:p w14:paraId="2F62B862" w14:textId="77777777" w:rsidR="00BC2499" w:rsidRPr="001379EE" w:rsidRDefault="00BC2499" w:rsidP="00BC2499">
      <w:pPr>
        <w:spacing w:after="0"/>
        <w:rPr>
          <w:rFonts w:ascii="Inconsolata" w:hAnsi="Inconsolata"/>
          <w:highlight w:val="lightGray"/>
        </w:rPr>
      </w:pPr>
      <w:r w:rsidRPr="001379EE">
        <w:rPr>
          <w:rFonts w:ascii="Inconsolata" w:hAnsi="Inconsolata"/>
          <w:highlight w:val="lightGray"/>
        </w:rPr>
        <w:t>!</w:t>
      </w:r>
    </w:p>
    <w:p w14:paraId="79484DE2" w14:textId="77777777" w:rsidR="00BC2499" w:rsidRPr="001379EE" w:rsidRDefault="00BC2499" w:rsidP="00BC2499">
      <w:pPr>
        <w:spacing w:after="0"/>
        <w:rPr>
          <w:rFonts w:ascii="Inconsolata" w:hAnsi="Inconsolata"/>
          <w:highlight w:val="lightGray"/>
        </w:rPr>
      </w:pPr>
      <w:proofErr w:type="gramStart"/>
      <w:r w:rsidRPr="001379EE">
        <w:rPr>
          <w:rFonts w:ascii="Inconsolata" w:hAnsi="Inconsolata"/>
          <w:highlight w:val="lightGray"/>
        </w:rPr>
        <w:t>!V</w:t>
      </w:r>
      <w:proofErr w:type="gramEnd"/>
      <w:r w:rsidRPr="001379EE">
        <w:rPr>
          <w:rFonts w:ascii="Inconsolata" w:hAnsi="Inconsolata"/>
          <w:highlight w:val="lightGray"/>
        </w:rPr>
        <w:t xml:space="preserve">(angle) = </w:t>
      </w:r>
      <w:proofErr w:type="spellStart"/>
      <w:r w:rsidRPr="001379EE">
        <w:rPr>
          <w:rFonts w:ascii="Inconsolata" w:hAnsi="Inconsolata"/>
          <w:highlight w:val="lightGray"/>
        </w:rPr>
        <w:t>Ktheta</w:t>
      </w:r>
      <w:proofErr w:type="spellEnd"/>
      <w:r w:rsidRPr="001379EE">
        <w:rPr>
          <w:rFonts w:ascii="Inconsolata" w:hAnsi="Inconsolata"/>
          <w:highlight w:val="lightGray"/>
        </w:rPr>
        <w:t>(Theta - Theta0)**2</w:t>
      </w:r>
    </w:p>
    <w:p w14:paraId="65E0BF7A" w14:textId="77777777" w:rsidR="00BC2499" w:rsidRPr="001379EE" w:rsidRDefault="00BC2499" w:rsidP="00BC2499">
      <w:pPr>
        <w:spacing w:after="0"/>
        <w:rPr>
          <w:rFonts w:ascii="Inconsolata" w:hAnsi="Inconsolata"/>
          <w:highlight w:val="lightGray"/>
        </w:rPr>
      </w:pPr>
      <w:r w:rsidRPr="001379EE">
        <w:rPr>
          <w:rFonts w:ascii="Inconsolata" w:hAnsi="Inconsolata"/>
          <w:highlight w:val="lightGray"/>
        </w:rPr>
        <w:t>!</w:t>
      </w:r>
    </w:p>
    <w:p w14:paraId="7A1E8635" w14:textId="77777777" w:rsidR="00BC2499" w:rsidRPr="001379EE" w:rsidRDefault="00BC2499" w:rsidP="00BC2499">
      <w:pPr>
        <w:spacing w:after="0"/>
        <w:rPr>
          <w:rFonts w:ascii="Inconsolata" w:hAnsi="Inconsolata"/>
          <w:highlight w:val="lightGray"/>
        </w:rPr>
      </w:pPr>
      <w:proofErr w:type="gramStart"/>
      <w:r w:rsidRPr="001379EE">
        <w:rPr>
          <w:rFonts w:ascii="Inconsolata" w:hAnsi="Inconsolata"/>
          <w:highlight w:val="lightGray"/>
        </w:rPr>
        <w:t>!V</w:t>
      </w:r>
      <w:proofErr w:type="gramEnd"/>
      <w:r w:rsidRPr="001379EE">
        <w:rPr>
          <w:rFonts w:ascii="Inconsolata" w:hAnsi="Inconsolata"/>
          <w:highlight w:val="lightGray"/>
        </w:rPr>
        <w:t xml:space="preserve">(Urey-Bradley) = </w:t>
      </w:r>
      <w:proofErr w:type="spellStart"/>
      <w:r w:rsidRPr="001379EE">
        <w:rPr>
          <w:rFonts w:ascii="Inconsolata" w:hAnsi="Inconsolata"/>
          <w:highlight w:val="lightGray"/>
        </w:rPr>
        <w:t>Kub</w:t>
      </w:r>
      <w:proofErr w:type="spellEnd"/>
      <w:r w:rsidRPr="001379EE">
        <w:rPr>
          <w:rFonts w:ascii="Inconsolata" w:hAnsi="Inconsolata"/>
          <w:highlight w:val="lightGray"/>
        </w:rPr>
        <w:t>(S - S0)**2</w:t>
      </w:r>
    </w:p>
    <w:p w14:paraId="000F85C3" w14:textId="77777777" w:rsidR="00BC2499" w:rsidRPr="001379EE" w:rsidRDefault="00BC2499" w:rsidP="00BC2499">
      <w:pPr>
        <w:spacing w:after="0"/>
        <w:rPr>
          <w:rFonts w:ascii="Inconsolata" w:hAnsi="Inconsolata"/>
          <w:highlight w:val="lightGray"/>
        </w:rPr>
      </w:pPr>
      <w:r w:rsidRPr="001379EE">
        <w:rPr>
          <w:rFonts w:ascii="Inconsolata" w:hAnsi="Inconsolata"/>
          <w:highlight w:val="lightGray"/>
        </w:rPr>
        <w:t>!</w:t>
      </w:r>
    </w:p>
    <w:p w14:paraId="6E8B2988" w14:textId="77777777" w:rsidR="00BC2499" w:rsidRPr="001379EE" w:rsidRDefault="00BC2499" w:rsidP="00BC2499">
      <w:pPr>
        <w:spacing w:after="0"/>
        <w:rPr>
          <w:rFonts w:ascii="Inconsolata" w:hAnsi="Inconsolata"/>
          <w:highlight w:val="lightGray"/>
        </w:rPr>
      </w:pPr>
      <w:proofErr w:type="gramStart"/>
      <w:r w:rsidRPr="001379EE">
        <w:rPr>
          <w:rFonts w:ascii="Inconsolata" w:hAnsi="Inconsolata"/>
          <w:highlight w:val="lightGray"/>
        </w:rPr>
        <w:t>!</w:t>
      </w:r>
      <w:proofErr w:type="spellStart"/>
      <w:r w:rsidRPr="001379EE">
        <w:rPr>
          <w:rFonts w:ascii="Inconsolata" w:hAnsi="Inconsolata"/>
          <w:highlight w:val="lightGray"/>
        </w:rPr>
        <w:t>Ktheta</w:t>
      </w:r>
      <w:proofErr w:type="spellEnd"/>
      <w:proofErr w:type="gramEnd"/>
      <w:r w:rsidRPr="001379EE">
        <w:rPr>
          <w:rFonts w:ascii="Inconsolata" w:hAnsi="Inconsolata"/>
          <w:highlight w:val="lightGray"/>
        </w:rPr>
        <w:t>: kcal/mole/rad**2</w:t>
      </w:r>
    </w:p>
    <w:p w14:paraId="6BC5403D" w14:textId="77777777" w:rsidR="00BC2499" w:rsidRPr="001379EE" w:rsidRDefault="00BC2499" w:rsidP="00BC2499">
      <w:pPr>
        <w:spacing w:after="0"/>
        <w:rPr>
          <w:rFonts w:ascii="Inconsolata" w:hAnsi="Inconsolata"/>
          <w:highlight w:val="lightGray"/>
        </w:rPr>
      </w:pPr>
      <w:proofErr w:type="gramStart"/>
      <w:r w:rsidRPr="001379EE">
        <w:rPr>
          <w:rFonts w:ascii="Inconsolata" w:hAnsi="Inconsolata"/>
          <w:highlight w:val="lightGray"/>
        </w:rPr>
        <w:t>!Theta</w:t>
      </w:r>
      <w:proofErr w:type="gramEnd"/>
      <w:r w:rsidRPr="001379EE">
        <w:rPr>
          <w:rFonts w:ascii="Inconsolata" w:hAnsi="Inconsolata"/>
          <w:highlight w:val="lightGray"/>
        </w:rPr>
        <w:t>0: degrees</w:t>
      </w:r>
    </w:p>
    <w:p w14:paraId="093E5920" w14:textId="77777777" w:rsidR="00BC2499" w:rsidRPr="001379EE" w:rsidRDefault="00BC2499" w:rsidP="00BC2499">
      <w:pPr>
        <w:spacing w:after="0"/>
        <w:rPr>
          <w:rFonts w:ascii="Inconsolata" w:hAnsi="Inconsolata"/>
          <w:highlight w:val="lightGray"/>
        </w:rPr>
      </w:pPr>
      <w:proofErr w:type="gramStart"/>
      <w:r w:rsidRPr="001379EE">
        <w:rPr>
          <w:rFonts w:ascii="Inconsolata" w:hAnsi="Inconsolata"/>
          <w:highlight w:val="lightGray"/>
        </w:rPr>
        <w:t>!S</w:t>
      </w:r>
      <w:proofErr w:type="gramEnd"/>
      <w:r w:rsidRPr="001379EE">
        <w:rPr>
          <w:rFonts w:ascii="Inconsolata" w:hAnsi="Inconsolata"/>
          <w:highlight w:val="lightGray"/>
        </w:rPr>
        <w:t>0: A</w:t>
      </w:r>
    </w:p>
    <w:p w14:paraId="37EDE8EE" w14:textId="77777777" w:rsidR="00BC2499" w:rsidRPr="001379EE" w:rsidRDefault="00BC2499" w:rsidP="00BC2499">
      <w:pPr>
        <w:spacing w:after="0"/>
        <w:rPr>
          <w:rFonts w:ascii="Inconsolata" w:hAnsi="Inconsolata"/>
          <w:highlight w:val="lightGray"/>
        </w:rPr>
      </w:pPr>
      <w:r w:rsidRPr="001379EE">
        <w:rPr>
          <w:rFonts w:ascii="Inconsolata" w:hAnsi="Inconsolata"/>
          <w:highlight w:val="lightGray"/>
        </w:rPr>
        <w:t>!</w:t>
      </w:r>
    </w:p>
    <w:p w14:paraId="3D0DD72A" w14:textId="77777777" w:rsidR="00BC2499" w:rsidRPr="001379EE" w:rsidRDefault="00BC2499" w:rsidP="00BC2499">
      <w:pPr>
        <w:spacing w:after="0"/>
        <w:rPr>
          <w:rFonts w:ascii="Inconsolata" w:hAnsi="Inconsolata"/>
          <w:highlight w:val="lightGray"/>
        </w:rPr>
      </w:pPr>
      <w:r w:rsidRPr="001379EE">
        <w:rPr>
          <w:rFonts w:ascii="Inconsolata" w:hAnsi="Inconsolata"/>
          <w:highlight w:val="lightGray"/>
        </w:rPr>
        <w:t xml:space="preserve">! </w:t>
      </w:r>
      <w:proofErr w:type="spellStart"/>
      <w:r w:rsidRPr="001379EE">
        <w:rPr>
          <w:rFonts w:ascii="Inconsolata" w:hAnsi="Inconsolata"/>
          <w:highlight w:val="lightGray"/>
        </w:rPr>
        <w:t>Ktheta</w:t>
      </w:r>
      <w:proofErr w:type="spellEnd"/>
      <w:r w:rsidRPr="001379EE">
        <w:rPr>
          <w:rFonts w:ascii="Inconsolata" w:hAnsi="Inconsolata"/>
          <w:highlight w:val="lightGray"/>
        </w:rPr>
        <w:t xml:space="preserve"> (kcal/</w:t>
      </w:r>
      <w:proofErr w:type="spellStart"/>
      <w:r w:rsidRPr="001379EE">
        <w:rPr>
          <w:rFonts w:ascii="Inconsolata" w:hAnsi="Inconsolata"/>
          <w:highlight w:val="lightGray"/>
        </w:rPr>
        <w:t>mol</w:t>
      </w:r>
      <w:proofErr w:type="spellEnd"/>
      <w:r w:rsidRPr="001379EE">
        <w:rPr>
          <w:rFonts w:ascii="Inconsolata" w:hAnsi="Inconsolata"/>
          <w:highlight w:val="lightGray"/>
        </w:rPr>
        <w:t xml:space="preserve">) = </w:t>
      </w:r>
      <w:proofErr w:type="spellStart"/>
      <w:r w:rsidRPr="001379EE">
        <w:rPr>
          <w:rFonts w:ascii="Inconsolata" w:hAnsi="Inconsolata"/>
          <w:highlight w:val="lightGray"/>
        </w:rPr>
        <w:t>Ktheta</w:t>
      </w:r>
      <w:proofErr w:type="spellEnd"/>
      <w:r w:rsidRPr="001379EE">
        <w:rPr>
          <w:rFonts w:ascii="Inconsolata" w:hAnsi="Inconsolata"/>
          <w:highlight w:val="lightGray"/>
        </w:rPr>
        <w:t xml:space="preserve"> (K) * </w:t>
      </w:r>
      <w:proofErr w:type="spellStart"/>
      <w:r w:rsidRPr="001379EE">
        <w:rPr>
          <w:rFonts w:ascii="Inconsolata" w:hAnsi="Inconsolata"/>
          <w:highlight w:val="lightGray"/>
        </w:rPr>
        <w:t>Boltz</w:t>
      </w:r>
      <w:proofErr w:type="spellEnd"/>
      <w:r w:rsidRPr="001379EE">
        <w:rPr>
          <w:rFonts w:ascii="Inconsolata" w:hAnsi="Inconsolata"/>
          <w:highlight w:val="lightGray"/>
        </w:rPr>
        <w:t>. const.</w:t>
      </w:r>
    </w:p>
    <w:p w14:paraId="570444E4" w14:textId="77777777" w:rsidR="00BC2499" w:rsidRPr="001379EE" w:rsidRDefault="00BC2499" w:rsidP="00BC2499">
      <w:pPr>
        <w:spacing w:after="0"/>
        <w:rPr>
          <w:rFonts w:ascii="Inconsolata" w:hAnsi="Inconsolata"/>
          <w:highlight w:val="lightGray"/>
        </w:rPr>
      </w:pPr>
      <w:r w:rsidRPr="001379EE">
        <w:rPr>
          <w:rFonts w:ascii="Inconsolata" w:hAnsi="Inconsolata"/>
          <w:highlight w:val="lightGray"/>
        </w:rPr>
        <w:t>!</w:t>
      </w:r>
    </w:p>
    <w:p w14:paraId="59D3C87A" w14:textId="77777777" w:rsidR="00BC2499" w:rsidRPr="001379EE" w:rsidRDefault="00BC2499" w:rsidP="00BC2499">
      <w:pPr>
        <w:spacing w:after="0"/>
        <w:rPr>
          <w:rFonts w:ascii="Inconsolata" w:hAnsi="Inconsolata"/>
          <w:highlight w:val="lightGray"/>
        </w:rPr>
      </w:pPr>
      <w:proofErr w:type="gramStart"/>
      <w:r w:rsidRPr="001379EE">
        <w:rPr>
          <w:rFonts w:ascii="Inconsolata" w:hAnsi="Inconsolata"/>
          <w:highlight w:val="lightGray"/>
        </w:rPr>
        <w:t>!atom</w:t>
      </w:r>
      <w:proofErr w:type="gramEnd"/>
      <w:r w:rsidRPr="001379EE">
        <w:rPr>
          <w:rFonts w:ascii="Inconsolata" w:hAnsi="Inconsolata"/>
          <w:highlight w:val="lightGray"/>
        </w:rPr>
        <w:t xml:space="preserve"> types         </w:t>
      </w:r>
      <w:proofErr w:type="spellStart"/>
      <w:r w:rsidRPr="001379EE">
        <w:rPr>
          <w:rFonts w:ascii="Inconsolata" w:hAnsi="Inconsolata"/>
          <w:highlight w:val="lightGray"/>
        </w:rPr>
        <w:t>Ktheta</w:t>
      </w:r>
      <w:proofErr w:type="spellEnd"/>
      <w:r w:rsidRPr="001379EE">
        <w:rPr>
          <w:rFonts w:ascii="Inconsolata" w:hAnsi="Inconsolata"/>
          <w:highlight w:val="lightGray"/>
        </w:rPr>
        <w:t xml:space="preserve">       Theta0   </w:t>
      </w:r>
      <w:proofErr w:type="spellStart"/>
      <w:r w:rsidRPr="001379EE">
        <w:rPr>
          <w:rFonts w:ascii="Inconsolata" w:hAnsi="Inconsolata"/>
          <w:highlight w:val="lightGray"/>
        </w:rPr>
        <w:t>Kub</w:t>
      </w:r>
      <w:proofErr w:type="spellEnd"/>
      <w:r w:rsidRPr="001379EE">
        <w:rPr>
          <w:rFonts w:ascii="Inconsolata" w:hAnsi="Inconsolata"/>
          <w:highlight w:val="lightGray"/>
        </w:rPr>
        <w:t>(?)  S0(?)</w:t>
      </w:r>
    </w:p>
    <w:p w14:paraId="2CBECE82" w14:textId="77777777" w:rsidR="00BC2499" w:rsidRPr="001379EE" w:rsidRDefault="00BC2499" w:rsidP="00BC2499">
      <w:pPr>
        <w:spacing w:after="0"/>
        <w:rPr>
          <w:rFonts w:ascii="Inconsolata" w:hAnsi="Inconsolata"/>
        </w:rPr>
      </w:pPr>
      <w:r w:rsidRPr="001379EE">
        <w:rPr>
          <w:rFonts w:ascii="Inconsolata" w:hAnsi="Inconsolata"/>
          <w:highlight w:val="lightGray"/>
        </w:rPr>
        <w:t xml:space="preserve">CH3 CH1 CH3         62.100125    </w:t>
      </w:r>
      <w:proofErr w:type="gramStart"/>
      <w:r w:rsidRPr="001379EE">
        <w:rPr>
          <w:rFonts w:ascii="Inconsolata" w:hAnsi="Inconsolata"/>
          <w:highlight w:val="lightGray"/>
        </w:rPr>
        <w:t>112.00 !</w:t>
      </w:r>
      <w:proofErr w:type="gramEnd"/>
      <w:r w:rsidRPr="001379EE">
        <w:rPr>
          <w:rFonts w:ascii="Inconsolata" w:hAnsi="Inconsolata"/>
          <w:highlight w:val="lightGray"/>
        </w:rPr>
        <w:t xml:space="preserve"> </w:t>
      </w:r>
      <w:proofErr w:type="spellStart"/>
      <w:r w:rsidRPr="001379EE">
        <w:rPr>
          <w:rFonts w:ascii="Inconsolata" w:hAnsi="Inconsolata"/>
          <w:highlight w:val="lightGray"/>
        </w:rPr>
        <w:t>TraPPE</w:t>
      </w:r>
      <w:proofErr w:type="spellEnd"/>
      <w:r w:rsidRPr="001379EE">
        <w:rPr>
          <w:rFonts w:ascii="Inconsolata" w:hAnsi="Inconsolata"/>
          <w:highlight w:val="lightGray"/>
        </w:rPr>
        <w:t xml:space="preserve"> 2</w:t>
      </w:r>
    </w:p>
    <w:p w14:paraId="2F051111" w14:textId="77777777" w:rsidR="00BC2499" w:rsidRDefault="00BC2499" w:rsidP="00BC2499">
      <w:pPr>
        <w:spacing w:after="0"/>
      </w:pPr>
    </w:p>
    <w:p w14:paraId="706C89B9" w14:textId="77777777" w:rsidR="00BC2499" w:rsidRDefault="00BC2499" w:rsidP="00BC2499">
      <w:pPr>
        <w:spacing w:after="0"/>
        <w:jc w:val="both"/>
      </w:pPr>
      <w:r>
        <w:t xml:space="preserve">Some CHARMM </w:t>
      </w:r>
      <w:r w:rsidRPr="00827E7E">
        <w:rPr>
          <w:rFonts w:ascii="Inconsolata" w:hAnsi="Inconsolata"/>
          <w:b/>
          <w:color w:val="7F7F7F" w:themeColor="text1" w:themeTint="80"/>
          <w:sz w:val="28"/>
        </w:rPr>
        <w:t>A</w:t>
      </w:r>
      <w:r>
        <w:rPr>
          <w:rFonts w:ascii="Inconsolata" w:hAnsi="Inconsolata"/>
          <w:b/>
          <w:color w:val="7F7F7F" w:themeColor="text1" w:themeTint="80"/>
          <w:sz w:val="28"/>
        </w:rPr>
        <w:t>NGLES</w:t>
      </w:r>
      <w:r>
        <w:t xml:space="preserve"> section entries include Urey-Bradley potentials (</w:t>
      </w:r>
      <w:proofErr w:type="spellStart"/>
      <w:r w:rsidRPr="001379EE">
        <w:rPr>
          <w:highlight w:val="lightGray"/>
        </w:rPr>
        <w:t>K</w:t>
      </w:r>
      <w:r w:rsidRPr="001379EE">
        <w:rPr>
          <w:highlight w:val="lightGray"/>
          <w:vertAlign w:val="subscript"/>
        </w:rPr>
        <w:t>ub</w:t>
      </w:r>
      <w:proofErr w:type="spellEnd"/>
      <w:r>
        <w:t xml:space="preserve">, </w:t>
      </w:r>
      <w:r w:rsidRPr="001379EE">
        <w:rPr>
          <w:highlight w:val="lightGray"/>
        </w:rPr>
        <w:t>b</w:t>
      </w:r>
      <w:r w:rsidRPr="001379EE">
        <w:rPr>
          <w:highlight w:val="lightGray"/>
          <w:vertAlign w:val="subscript"/>
        </w:rPr>
        <w:t>ub</w:t>
      </w:r>
      <w:r w:rsidRPr="001379EE">
        <w:t>)</w:t>
      </w:r>
      <w:r>
        <w:t xml:space="preserve">, in addition to the standard quadratic angle potential.  The constants related to this potential function are currently read, but the logic has not been added to calculate this potential function.  Support for </w:t>
      </w:r>
      <w:commentRangeStart w:id="49"/>
      <w:r>
        <w:t xml:space="preserve">this </w:t>
      </w:r>
      <w:commentRangeEnd w:id="49"/>
      <w:r>
        <w:rPr>
          <w:rStyle w:val="CommentReference"/>
        </w:rPr>
        <w:commentReference w:id="49"/>
      </w:r>
      <w:r>
        <w:t>potential function will be added in later versions of the code.</w:t>
      </w:r>
    </w:p>
    <w:p w14:paraId="0EEC622A" w14:textId="77777777" w:rsidR="00BC2499" w:rsidRDefault="00BC2499" w:rsidP="00BC2499">
      <w:pPr>
        <w:spacing w:after="0"/>
      </w:pPr>
    </w:p>
    <w:p w14:paraId="1D7EA4B9" w14:textId="77777777" w:rsidR="00BC2499" w:rsidRDefault="00BC2499" w:rsidP="00BC2499">
      <w:pPr>
        <w:spacing w:after="0"/>
      </w:pPr>
    </w:p>
    <w:p w14:paraId="1E822147" w14:textId="77777777" w:rsidR="00BC2499" w:rsidRDefault="00BC2499" w:rsidP="00BC2499">
      <w:r>
        <w:br w:type="page"/>
      </w:r>
    </w:p>
    <w:p w14:paraId="014372FE" w14:textId="77777777" w:rsidR="00BC2499" w:rsidRDefault="00BC2499" w:rsidP="00BC2499">
      <w:pPr>
        <w:spacing w:after="0"/>
        <w:jc w:val="both"/>
      </w:pPr>
      <w:r>
        <w:lastRenderedPageBreak/>
        <w:t xml:space="preserve">The final major bonded interactions section of the CHARMM compliant parameter file are the </w:t>
      </w:r>
      <w:r w:rsidRPr="0031638B">
        <w:rPr>
          <w:rFonts w:ascii="Inconsolata" w:hAnsi="Inconsolata"/>
          <w:b/>
          <w:color w:val="7F7F7F" w:themeColor="text1" w:themeTint="80"/>
          <w:sz w:val="28"/>
        </w:rPr>
        <w:t>DIHEDRALS</w:t>
      </w:r>
      <w:r>
        <w:t>.  Each dihedral is composed of a dihedral series of 1 or more terms.  Often, there are 4 to 6 terms in a dihedral.  Angles for the dihedrals’ deltas are given in degrees.</w:t>
      </w:r>
    </w:p>
    <w:p w14:paraId="139F37B8" w14:textId="77777777" w:rsidR="00BC2499" w:rsidRDefault="00BC2499" w:rsidP="00BC2499">
      <w:pPr>
        <w:spacing w:after="0"/>
        <w:jc w:val="both"/>
      </w:pPr>
      <w:r>
        <w:br/>
        <w:t>Since isobutane has no dihedral, here are the parameters pertaining to 2,3-dimethylbutane:</w:t>
      </w:r>
    </w:p>
    <w:p w14:paraId="5E293F39" w14:textId="77777777" w:rsidR="00BC2499" w:rsidRDefault="00BC2499" w:rsidP="00BC2499">
      <w:pPr>
        <w:spacing w:after="0"/>
        <w:jc w:val="both"/>
      </w:pPr>
    </w:p>
    <w:p w14:paraId="6F6B4795" w14:textId="77777777" w:rsidR="00BC2499" w:rsidRPr="00B102E4" w:rsidRDefault="00BC2499" w:rsidP="00BC2499">
      <w:pPr>
        <w:spacing w:after="0"/>
        <w:outlineLvl w:val="0"/>
        <w:rPr>
          <w:rFonts w:ascii="Inconsolata" w:hAnsi="Inconsolata"/>
          <w:highlight w:val="lightGray"/>
        </w:rPr>
      </w:pPr>
      <w:r>
        <w:rPr>
          <w:rFonts w:ascii="Inconsolata" w:hAnsi="Inconsolata"/>
          <w:highlight w:val="lightGray"/>
        </w:rPr>
        <w:t>DIHEDRALS</w:t>
      </w:r>
    </w:p>
    <w:p w14:paraId="01A6076F" w14:textId="77777777" w:rsidR="00BC2499" w:rsidRPr="00B102E4" w:rsidRDefault="00BC2499" w:rsidP="00BC2499">
      <w:pPr>
        <w:spacing w:after="0"/>
        <w:rPr>
          <w:rFonts w:ascii="Inconsolata" w:hAnsi="Inconsolata"/>
          <w:highlight w:val="lightGray"/>
        </w:rPr>
      </w:pPr>
      <w:r w:rsidRPr="00B102E4">
        <w:rPr>
          <w:rFonts w:ascii="Inconsolata" w:hAnsi="Inconsolata"/>
          <w:highlight w:val="lightGray"/>
        </w:rPr>
        <w:t>!</w:t>
      </w:r>
    </w:p>
    <w:p w14:paraId="5977DACE" w14:textId="77777777" w:rsidR="00BC2499" w:rsidRPr="00B102E4" w:rsidRDefault="00BC2499" w:rsidP="00BC2499">
      <w:pPr>
        <w:spacing w:after="0"/>
        <w:rPr>
          <w:rFonts w:ascii="Inconsolata" w:hAnsi="Inconsolata"/>
          <w:highlight w:val="lightGray"/>
        </w:rPr>
      </w:pPr>
      <w:proofErr w:type="gramStart"/>
      <w:r w:rsidRPr="00B102E4">
        <w:rPr>
          <w:rFonts w:ascii="Inconsolata" w:hAnsi="Inconsolata"/>
          <w:highlight w:val="lightGray"/>
        </w:rPr>
        <w:t>!V</w:t>
      </w:r>
      <w:proofErr w:type="gramEnd"/>
      <w:r w:rsidRPr="00B102E4">
        <w:rPr>
          <w:rFonts w:ascii="Inconsolata" w:hAnsi="Inconsolata"/>
          <w:highlight w:val="lightGray"/>
        </w:rPr>
        <w:t xml:space="preserve">(dihedral) = </w:t>
      </w:r>
      <w:proofErr w:type="spellStart"/>
      <w:r w:rsidRPr="00B102E4">
        <w:rPr>
          <w:rFonts w:ascii="Inconsolata" w:hAnsi="Inconsolata"/>
          <w:highlight w:val="lightGray"/>
        </w:rPr>
        <w:t>Kchi</w:t>
      </w:r>
      <w:proofErr w:type="spellEnd"/>
      <w:r w:rsidRPr="00B102E4">
        <w:rPr>
          <w:rFonts w:ascii="Inconsolata" w:hAnsi="Inconsolata"/>
          <w:highlight w:val="lightGray"/>
        </w:rPr>
        <w:t>(1 + cos(n(chi) - delta))</w:t>
      </w:r>
    </w:p>
    <w:p w14:paraId="6611F47D" w14:textId="77777777" w:rsidR="00BC2499" w:rsidRPr="00B102E4" w:rsidRDefault="00BC2499" w:rsidP="00BC2499">
      <w:pPr>
        <w:spacing w:after="0"/>
        <w:rPr>
          <w:rFonts w:ascii="Inconsolata" w:hAnsi="Inconsolata"/>
          <w:highlight w:val="lightGray"/>
        </w:rPr>
      </w:pPr>
      <w:r w:rsidRPr="00B102E4">
        <w:rPr>
          <w:rFonts w:ascii="Inconsolata" w:hAnsi="Inconsolata"/>
          <w:highlight w:val="lightGray"/>
        </w:rPr>
        <w:t>!</w:t>
      </w:r>
    </w:p>
    <w:p w14:paraId="59DD5B0A" w14:textId="77777777" w:rsidR="00BC2499" w:rsidRPr="00B102E4" w:rsidRDefault="00BC2499" w:rsidP="00BC2499">
      <w:pPr>
        <w:spacing w:after="0"/>
        <w:rPr>
          <w:rFonts w:ascii="Inconsolata" w:hAnsi="Inconsolata"/>
          <w:highlight w:val="lightGray"/>
        </w:rPr>
      </w:pPr>
      <w:proofErr w:type="gramStart"/>
      <w:r w:rsidRPr="00B102E4">
        <w:rPr>
          <w:rFonts w:ascii="Inconsolata" w:hAnsi="Inconsolata"/>
          <w:highlight w:val="lightGray"/>
        </w:rPr>
        <w:t>!</w:t>
      </w:r>
      <w:proofErr w:type="spellStart"/>
      <w:r w:rsidRPr="00B102E4">
        <w:rPr>
          <w:rFonts w:ascii="Inconsolata" w:hAnsi="Inconsolata"/>
          <w:highlight w:val="lightGray"/>
        </w:rPr>
        <w:t>Kchi</w:t>
      </w:r>
      <w:proofErr w:type="spellEnd"/>
      <w:proofErr w:type="gramEnd"/>
      <w:r w:rsidRPr="00B102E4">
        <w:rPr>
          <w:rFonts w:ascii="Inconsolata" w:hAnsi="Inconsolata"/>
          <w:highlight w:val="lightGray"/>
        </w:rPr>
        <w:t>: kcal/mole</w:t>
      </w:r>
    </w:p>
    <w:p w14:paraId="1BFA8399" w14:textId="77777777" w:rsidR="00BC2499" w:rsidRPr="00B102E4" w:rsidRDefault="00BC2499" w:rsidP="00BC2499">
      <w:pPr>
        <w:spacing w:after="0"/>
        <w:rPr>
          <w:rFonts w:ascii="Inconsolata" w:hAnsi="Inconsolata"/>
          <w:highlight w:val="lightGray"/>
        </w:rPr>
      </w:pPr>
      <w:proofErr w:type="gramStart"/>
      <w:r w:rsidRPr="00B102E4">
        <w:rPr>
          <w:rFonts w:ascii="Inconsolata" w:hAnsi="Inconsolata"/>
          <w:highlight w:val="lightGray"/>
        </w:rPr>
        <w:t>!n</w:t>
      </w:r>
      <w:proofErr w:type="gramEnd"/>
      <w:r w:rsidRPr="00B102E4">
        <w:rPr>
          <w:rFonts w:ascii="Inconsolata" w:hAnsi="Inconsolata"/>
          <w:highlight w:val="lightGray"/>
        </w:rPr>
        <w:t>: multiplicity</w:t>
      </w:r>
    </w:p>
    <w:p w14:paraId="74974CCF" w14:textId="77777777" w:rsidR="00BC2499" w:rsidRPr="00B102E4" w:rsidRDefault="00BC2499" w:rsidP="00BC2499">
      <w:pPr>
        <w:spacing w:after="0"/>
        <w:rPr>
          <w:rFonts w:ascii="Inconsolata" w:hAnsi="Inconsolata"/>
          <w:highlight w:val="lightGray"/>
        </w:rPr>
      </w:pPr>
      <w:proofErr w:type="gramStart"/>
      <w:r w:rsidRPr="00B102E4">
        <w:rPr>
          <w:rFonts w:ascii="Inconsolata" w:hAnsi="Inconsolata"/>
          <w:highlight w:val="lightGray"/>
        </w:rPr>
        <w:t>!delta</w:t>
      </w:r>
      <w:proofErr w:type="gramEnd"/>
      <w:r w:rsidRPr="00B102E4">
        <w:rPr>
          <w:rFonts w:ascii="Inconsolata" w:hAnsi="Inconsolata"/>
          <w:highlight w:val="lightGray"/>
        </w:rPr>
        <w:t>: degrees</w:t>
      </w:r>
    </w:p>
    <w:p w14:paraId="6B6AA54C" w14:textId="77777777" w:rsidR="00BC2499" w:rsidRPr="00B102E4" w:rsidRDefault="00BC2499" w:rsidP="00BC2499">
      <w:pPr>
        <w:spacing w:after="0"/>
        <w:rPr>
          <w:rFonts w:ascii="Inconsolata" w:hAnsi="Inconsolata"/>
          <w:highlight w:val="lightGray"/>
        </w:rPr>
      </w:pPr>
      <w:r w:rsidRPr="00B102E4">
        <w:rPr>
          <w:rFonts w:ascii="Inconsolata" w:hAnsi="Inconsolata"/>
          <w:highlight w:val="lightGray"/>
        </w:rPr>
        <w:t>!</w:t>
      </w:r>
    </w:p>
    <w:p w14:paraId="75543770" w14:textId="77777777" w:rsidR="00BC2499" w:rsidRPr="00B102E4" w:rsidRDefault="00BC2499" w:rsidP="00BC2499">
      <w:pPr>
        <w:spacing w:after="0"/>
        <w:rPr>
          <w:rFonts w:ascii="Inconsolata" w:hAnsi="Inconsolata"/>
          <w:highlight w:val="lightGray"/>
        </w:rPr>
      </w:pPr>
      <w:r w:rsidRPr="00B102E4">
        <w:rPr>
          <w:rFonts w:ascii="Inconsolata" w:hAnsi="Inconsolata"/>
          <w:highlight w:val="lightGray"/>
        </w:rPr>
        <w:t xml:space="preserve">! </w:t>
      </w:r>
      <w:proofErr w:type="spellStart"/>
      <w:r w:rsidRPr="00B102E4">
        <w:rPr>
          <w:rFonts w:ascii="Inconsolata" w:hAnsi="Inconsolata"/>
          <w:highlight w:val="lightGray"/>
        </w:rPr>
        <w:t>Kchi</w:t>
      </w:r>
      <w:proofErr w:type="spellEnd"/>
      <w:r w:rsidRPr="00B102E4">
        <w:rPr>
          <w:rFonts w:ascii="Inconsolata" w:hAnsi="Inconsolata"/>
          <w:highlight w:val="lightGray"/>
        </w:rPr>
        <w:t xml:space="preserve"> (kcal/</w:t>
      </w:r>
      <w:proofErr w:type="spellStart"/>
      <w:r w:rsidRPr="00B102E4">
        <w:rPr>
          <w:rFonts w:ascii="Inconsolata" w:hAnsi="Inconsolata"/>
          <w:highlight w:val="lightGray"/>
        </w:rPr>
        <w:t>mol</w:t>
      </w:r>
      <w:proofErr w:type="spellEnd"/>
      <w:r w:rsidRPr="00B102E4">
        <w:rPr>
          <w:rFonts w:ascii="Inconsolata" w:hAnsi="Inconsolata"/>
          <w:highlight w:val="lightGray"/>
        </w:rPr>
        <w:t xml:space="preserve">) = </w:t>
      </w:r>
      <w:proofErr w:type="spellStart"/>
      <w:r w:rsidRPr="00B102E4">
        <w:rPr>
          <w:rFonts w:ascii="Inconsolata" w:hAnsi="Inconsolata"/>
          <w:highlight w:val="lightGray"/>
        </w:rPr>
        <w:t>Kchi</w:t>
      </w:r>
      <w:proofErr w:type="spellEnd"/>
      <w:r w:rsidRPr="00B102E4">
        <w:rPr>
          <w:rFonts w:ascii="Inconsolata" w:hAnsi="Inconsolata"/>
          <w:highlight w:val="lightGray"/>
        </w:rPr>
        <w:t xml:space="preserve"> (K) * </w:t>
      </w:r>
      <w:proofErr w:type="spellStart"/>
      <w:r w:rsidRPr="00B102E4">
        <w:rPr>
          <w:rFonts w:ascii="Inconsolata" w:hAnsi="Inconsolata"/>
          <w:highlight w:val="lightGray"/>
        </w:rPr>
        <w:t>Boltz</w:t>
      </w:r>
      <w:proofErr w:type="spellEnd"/>
      <w:r w:rsidRPr="00B102E4">
        <w:rPr>
          <w:rFonts w:ascii="Inconsolata" w:hAnsi="Inconsolata"/>
          <w:highlight w:val="lightGray"/>
        </w:rPr>
        <w:t>. const.</w:t>
      </w:r>
    </w:p>
    <w:p w14:paraId="3ADFB401" w14:textId="77777777" w:rsidR="00BC2499" w:rsidRPr="00B102E4" w:rsidRDefault="00BC2499" w:rsidP="00BC2499">
      <w:pPr>
        <w:spacing w:after="0"/>
        <w:rPr>
          <w:rFonts w:ascii="Inconsolata" w:hAnsi="Inconsolata"/>
          <w:highlight w:val="lightGray"/>
        </w:rPr>
      </w:pPr>
      <w:r w:rsidRPr="00B102E4">
        <w:rPr>
          <w:rFonts w:ascii="Inconsolata" w:hAnsi="Inconsolata"/>
          <w:highlight w:val="lightGray"/>
        </w:rPr>
        <w:t>!</w:t>
      </w:r>
    </w:p>
    <w:p w14:paraId="33096EFE" w14:textId="77777777" w:rsidR="00BC2499" w:rsidRPr="00B102E4" w:rsidRDefault="00BC2499" w:rsidP="00BC2499">
      <w:pPr>
        <w:spacing w:after="0"/>
        <w:rPr>
          <w:rFonts w:ascii="Inconsolata" w:hAnsi="Inconsolata"/>
          <w:highlight w:val="lightGray"/>
        </w:rPr>
      </w:pPr>
      <w:proofErr w:type="gramStart"/>
      <w:r w:rsidRPr="00B102E4">
        <w:rPr>
          <w:rFonts w:ascii="Inconsolata" w:hAnsi="Inconsolata"/>
          <w:highlight w:val="lightGray"/>
        </w:rPr>
        <w:t>!atom</w:t>
      </w:r>
      <w:proofErr w:type="gramEnd"/>
      <w:r w:rsidRPr="00B102E4">
        <w:rPr>
          <w:rFonts w:ascii="Inconsolata" w:hAnsi="Inconsolata"/>
          <w:highlight w:val="lightGray"/>
        </w:rPr>
        <w:t xml:space="preserve"> types         </w:t>
      </w:r>
      <w:proofErr w:type="spellStart"/>
      <w:r w:rsidRPr="00B102E4">
        <w:rPr>
          <w:rFonts w:ascii="Inconsolata" w:hAnsi="Inconsolata"/>
          <w:highlight w:val="lightGray"/>
        </w:rPr>
        <w:t>Kchi</w:t>
      </w:r>
      <w:proofErr w:type="spellEnd"/>
      <w:r w:rsidRPr="00B102E4">
        <w:rPr>
          <w:rFonts w:ascii="Inconsolata" w:hAnsi="Inconsolata"/>
          <w:highlight w:val="lightGray"/>
        </w:rPr>
        <w:t xml:space="preserve">        n    delta              description</w:t>
      </w:r>
    </w:p>
    <w:p w14:paraId="0BF3DDF1" w14:textId="77777777" w:rsidR="00BC2499" w:rsidRPr="00B102E4" w:rsidRDefault="00BC2499" w:rsidP="00BC2499">
      <w:pPr>
        <w:spacing w:after="0"/>
        <w:rPr>
          <w:rFonts w:ascii="Inconsolata" w:hAnsi="Inconsolata"/>
          <w:highlight w:val="lightGray"/>
        </w:rPr>
      </w:pPr>
      <w:r w:rsidRPr="00B102E4">
        <w:rPr>
          <w:rFonts w:ascii="Inconsolata" w:hAnsi="Inconsolata"/>
          <w:highlight w:val="lightGray"/>
        </w:rPr>
        <w:t xml:space="preserve">X   CH1 </w:t>
      </w:r>
      <w:proofErr w:type="spellStart"/>
      <w:r w:rsidRPr="00B102E4">
        <w:rPr>
          <w:rFonts w:ascii="Inconsolata" w:hAnsi="Inconsolata"/>
          <w:highlight w:val="lightGray"/>
        </w:rPr>
        <w:t>CH1</w:t>
      </w:r>
      <w:proofErr w:type="spellEnd"/>
      <w:r w:rsidRPr="00B102E4">
        <w:rPr>
          <w:rFonts w:ascii="Inconsolata" w:hAnsi="Inconsolata"/>
          <w:highlight w:val="lightGray"/>
        </w:rPr>
        <w:t xml:space="preserve"> X      -0.498907    0      0.0            </w:t>
      </w:r>
      <w:proofErr w:type="gramStart"/>
      <w:r w:rsidRPr="00B102E4">
        <w:rPr>
          <w:rFonts w:ascii="Inconsolata" w:hAnsi="Inconsolata"/>
          <w:highlight w:val="lightGray"/>
        </w:rPr>
        <w:t xml:space="preserve">  !</w:t>
      </w:r>
      <w:proofErr w:type="gramEnd"/>
      <w:r w:rsidRPr="00B102E4">
        <w:rPr>
          <w:rFonts w:ascii="Inconsolata" w:hAnsi="Inconsolata"/>
          <w:highlight w:val="lightGray"/>
        </w:rPr>
        <w:t xml:space="preserve"> </w:t>
      </w:r>
      <w:proofErr w:type="spellStart"/>
      <w:r w:rsidRPr="00B102E4">
        <w:rPr>
          <w:rFonts w:ascii="Inconsolata" w:hAnsi="Inconsolata"/>
          <w:highlight w:val="lightGray"/>
        </w:rPr>
        <w:t>TraPPE</w:t>
      </w:r>
      <w:proofErr w:type="spellEnd"/>
      <w:r w:rsidRPr="00B102E4">
        <w:rPr>
          <w:rFonts w:ascii="Inconsolata" w:hAnsi="Inconsolata"/>
          <w:highlight w:val="lightGray"/>
        </w:rPr>
        <w:t xml:space="preserve"> 2</w:t>
      </w:r>
    </w:p>
    <w:p w14:paraId="25962DF6" w14:textId="77777777" w:rsidR="00BC2499" w:rsidRPr="00B102E4" w:rsidRDefault="00BC2499" w:rsidP="00BC2499">
      <w:pPr>
        <w:spacing w:after="0"/>
        <w:rPr>
          <w:rFonts w:ascii="Inconsolata" w:hAnsi="Inconsolata"/>
          <w:highlight w:val="lightGray"/>
        </w:rPr>
      </w:pPr>
      <w:r w:rsidRPr="00B102E4">
        <w:rPr>
          <w:rFonts w:ascii="Inconsolata" w:hAnsi="Inconsolata"/>
          <w:highlight w:val="lightGray"/>
        </w:rPr>
        <w:t xml:space="preserve">X   CH1 </w:t>
      </w:r>
      <w:proofErr w:type="spellStart"/>
      <w:r w:rsidRPr="00B102E4">
        <w:rPr>
          <w:rFonts w:ascii="Inconsolata" w:hAnsi="Inconsolata"/>
          <w:highlight w:val="lightGray"/>
        </w:rPr>
        <w:t>CH1</w:t>
      </w:r>
      <w:proofErr w:type="spellEnd"/>
      <w:r w:rsidRPr="00B102E4">
        <w:rPr>
          <w:rFonts w:ascii="Inconsolata" w:hAnsi="Inconsolata"/>
          <w:highlight w:val="lightGray"/>
        </w:rPr>
        <w:t xml:space="preserve"> X       0.851974    1      0.0            </w:t>
      </w:r>
      <w:proofErr w:type="gramStart"/>
      <w:r w:rsidRPr="00B102E4">
        <w:rPr>
          <w:rFonts w:ascii="Inconsolata" w:hAnsi="Inconsolata"/>
          <w:highlight w:val="lightGray"/>
        </w:rPr>
        <w:t xml:space="preserve">  !</w:t>
      </w:r>
      <w:proofErr w:type="gramEnd"/>
      <w:r w:rsidRPr="00B102E4">
        <w:rPr>
          <w:rFonts w:ascii="Inconsolata" w:hAnsi="Inconsolata"/>
          <w:highlight w:val="lightGray"/>
        </w:rPr>
        <w:t xml:space="preserve"> </w:t>
      </w:r>
      <w:proofErr w:type="spellStart"/>
      <w:r w:rsidRPr="00B102E4">
        <w:rPr>
          <w:rFonts w:ascii="Inconsolata" w:hAnsi="Inconsolata"/>
          <w:highlight w:val="lightGray"/>
        </w:rPr>
        <w:t>TraPPE</w:t>
      </w:r>
      <w:proofErr w:type="spellEnd"/>
      <w:r w:rsidRPr="00B102E4">
        <w:rPr>
          <w:rFonts w:ascii="Inconsolata" w:hAnsi="Inconsolata"/>
          <w:highlight w:val="lightGray"/>
        </w:rPr>
        <w:t xml:space="preserve"> 2</w:t>
      </w:r>
    </w:p>
    <w:p w14:paraId="0D6DEDD1" w14:textId="77777777" w:rsidR="00BC2499" w:rsidRPr="00B102E4" w:rsidRDefault="00BC2499" w:rsidP="00BC2499">
      <w:pPr>
        <w:spacing w:after="0"/>
        <w:rPr>
          <w:rFonts w:ascii="Inconsolata" w:hAnsi="Inconsolata"/>
          <w:highlight w:val="lightGray"/>
        </w:rPr>
      </w:pPr>
      <w:r w:rsidRPr="00B102E4">
        <w:rPr>
          <w:rFonts w:ascii="Inconsolata" w:hAnsi="Inconsolata"/>
          <w:highlight w:val="lightGray"/>
        </w:rPr>
        <w:t xml:space="preserve">X   CH1 </w:t>
      </w:r>
      <w:proofErr w:type="spellStart"/>
      <w:r w:rsidRPr="00B102E4">
        <w:rPr>
          <w:rFonts w:ascii="Inconsolata" w:hAnsi="Inconsolata"/>
          <w:highlight w:val="lightGray"/>
        </w:rPr>
        <w:t>CH1</w:t>
      </w:r>
      <w:proofErr w:type="spellEnd"/>
      <w:r w:rsidRPr="00B102E4">
        <w:rPr>
          <w:rFonts w:ascii="Inconsolata" w:hAnsi="Inconsolata"/>
          <w:highlight w:val="lightGray"/>
        </w:rPr>
        <w:t xml:space="preserve"> X      -0.222269    2    180.0            </w:t>
      </w:r>
      <w:proofErr w:type="gramStart"/>
      <w:r w:rsidRPr="00B102E4">
        <w:rPr>
          <w:rFonts w:ascii="Inconsolata" w:hAnsi="Inconsolata"/>
          <w:highlight w:val="lightGray"/>
        </w:rPr>
        <w:t xml:space="preserve">  !</w:t>
      </w:r>
      <w:proofErr w:type="gramEnd"/>
      <w:r w:rsidRPr="00B102E4">
        <w:rPr>
          <w:rFonts w:ascii="Inconsolata" w:hAnsi="Inconsolata"/>
          <w:highlight w:val="lightGray"/>
        </w:rPr>
        <w:t xml:space="preserve"> </w:t>
      </w:r>
      <w:proofErr w:type="spellStart"/>
      <w:r w:rsidRPr="00B102E4">
        <w:rPr>
          <w:rFonts w:ascii="Inconsolata" w:hAnsi="Inconsolata"/>
          <w:highlight w:val="lightGray"/>
        </w:rPr>
        <w:t>TraPPE</w:t>
      </w:r>
      <w:proofErr w:type="spellEnd"/>
      <w:r w:rsidRPr="00B102E4">
        <w:rPr>
          <w:rFonts w:ascii="Inconsolata" w:hAnsi="Inconsolata"/>
          <w:highlight w:val="lightGray"/>
        </w:rPr>
        <w:t xml:space="preserve"> 2</w:t>
      </w:r>
    </w:p>
    <w:p w14:paraId="4D492E49" w14:textId="77777777" w:rsidR="00BC2499" w:rsidRPr="006C3542" w:rsidRDefault="00BC2499" w:rsidP="00BC2499">
      <w:pPr>
        <w:spacing w:after="0"/>
        <w:rPr>
          <w:rFonts w:ascii="Inconsolata" w:hAnsi="Inconsolata"/>
        </w:rPr>
      </w:pPr>
      <w:r w:rsidRPr="00B102E4">
        <w:rPr>
          <w:rFonts w:ascii="Inconsolata" w:hAnsi="Inconsolata"/>
          <w:highlight w:val="lightGray"/>
        </w:rPr>
        <w:t xml:space="preserve">X   CH1 </w:t>
      </w:r>
      <w:proofErr w:type="spellStart"/>
      <w:r w:rsidRPr="00B102E4">
        <w:rPr>
          <w:rFonts w:ascii="Inconsolata" w:hAnsi="Inconsolata"/>
          <w:highlight w:val="lightGray"/>
        </w:rPr>
        <w:t>CH1</w:t>
      </w:r>
      <w:proofErr w:type="spellEnd"/>
      <w:r w:rsidRPr="00B102E4">
        <w:rPr>
          <w:rFonts w:ascii="Inconsolata" w:hAnsi="Inconsolata"/>
          <w:highlight w:val="lightGray"/>
        </w:rPr>
        <w:t xml:space="preserve"> X       0.876894    3      0.0            </w:t>
      </w:r>
      <w:proofErr w:type="gramStart"/>
      <w:r w:rsidRPr="00B102E4">
        <w:rPr>
          <w:rFonts w:ascii="Inconsolata" w:hAnsi="Inconsolata"/>
          <w:highlight w:val="lightGray"/>
        </w:rPr>
        <w:t xml:space="preserve">  !</w:t>
      </w:r>
      <w:proofErr w:type="gramEnd"/>
      <w:r w:rsidRPr="00B102E4">
        <w:rPr>
          <w:rFonts w:ascii="Inconsolata" w:hAnsi="Inconsolata"/>
          <w:highlight w:val="lightGray"/>
        </w:rPr>
        <w:t xml:space="preserve"> </w:t>
      </w:r>
      <w:proofErr w:type="spellStart"/>
      <w:r w:rsidRPr="00B102E4">
        <w:rPr>
          <w:rFonts w:ascii="Inconsolata" w:hAnsi="Inconsolata"/>
          <w:highlight w:val="lightGray"/>
        </w:rPr>
        <w:t>TraPPE</w:t>
      </w:r>
      <w:proofErr w:type="spellEnd"/>
      <w:r w:rsidRPr="00B102E4">
        <w:rPr>
          <w:rFonts w:ascii="Inconsolata" w:hAnsi="Inconsolata"/>
          <w:highlight w:val="lightGray"/>
        </w:rPr>
        <w:t xml:space="preserve"> 2</w:t>
      </w:r>
    </w:p>
    <w:p w14:paraId="0B818BAD" w14:textId="77777777" w:rsidR="00BC2499" w:rsidRDefault="00BC2499" w:rsidP="00BC2499">
      <w:pPr>
        <w:spacing w:after="0"/>
      </w:pPr>
    </w:p>
    <w:p w14:paraId="03D82792" w14:textId="77777777" w:rsidR="00BC2499" w:rsidRDefault="00BC2499" w:rsidP="00BC2499">
      <w:r w:rsidRPr="00EB6C61">
        <w:rPr>
          <w:i/>
          <w:highlight w:val="yellow"/>
        </w:rPr>
        <w:t>NOTE</w:t>
      </w:r>
      <w:r w:rsidRPr="00EB6C61">
        <w:rPr>
          <w:highlight w:val="yellow"/>
        </w:rPr>
        <w:t xml:space="preserve">: </w:t>
      </w:r>
      <w:r w:rsidRPr="00EB6C61">
        <w:rPr>
          <w:highlight w:val="yellow"/>
        </w:rPr>
        <w:br/>
        <w:t>The code allows the use of ‘X’ to indicate ambiguous positions on the</w:t>
      </w:r>
      <w:commentRangeStart w:id="50"/>
      <w:r w:rsidRPr="00EB6C61">
        <w:rPr>
          <w:highlight w:val="yellow"/>
        </w:rPr>
        <w:t xml:space="preserve"> ends</w:t>
      </w:r>
      <w:commentRangeEnd w:id="50"/>
      <w:r>
        <w:rPr>
          <w:rStyle w:val="CommentReference"/>
        </w:rPr>
        <w:commentReference w:id="50"/>
      </w:r>
      <w:r w:rsidRPr="00EB6C61">
        <w:rPr>
          <w:highlight w:val="yellow"/>
        </w:rPr>
        <w:t xml:space="preserve">.  This is useful </w:t>
      </w:r>
      <w:r>
        <w:rPr>
          <w:highlight w:val="yellow"/>
        </w:rPr>
        <w:t>because</w:t>
      </w:r>
      <w:r w:rsidRPr="00EB6C61">
        <w:rPr>
          <w:highlight w:val="yellow"/>
        </w:rPr>
        <w:t xml:space="preserve"> this kind </w:t>
      </w:r>
      <w:r>
        <w:rPr>
          <w:highlight w:val="yellow"/>
        </w:rPr>
        <w:t>is</w:t>
      </w:r>
      <w:r w:rsidRPr="00EB6C61">
        <w:rPr>
          <w:highlight w:val="yellow"/>
        </w:rPr>
        <w:t xml:space="preserve"> often determined solely by the two middle atoms in the middle of the dihedral, according to literature</w:t>
      </w:r>
      <w:r>
        <w:t>.</w:t>
      </w:r>
    </w:p>
    <w:p w14:paraId="1672B69A" w14:textId="77777777" w:rsidR="00BC2499" w:rsidRDefault="00BC2499" w:rsidP="00BC2499">
      <w:pPr>
        <w:jc w:val="both"/>
      </w:pPr>
      <w:r>
        <w:rPr>
          <w:rFonts w:ascii="Inconsolata" w:hAnsi="Inconsolata"/>
          <w:b/>
          <w:color w:val="7F7F7F" w:themeColor="text1" w:themeTint="80"/>
          <w:sz w:val="28"/>
        </w:rPr>
        <w:t>IMPROPERS</w:t>
      </w:r>
      <w:r>
        <w:t xml:space="preserve"> – energy parameters used to describe out-of-plane rocking are currently read, but unused.  The section is often blank.  If it becomes necessary, algorithms to calculate the improper energy will need to be added. </w:t>
      </w:r>
    </w:p>
    <w:p w14:paraId="49D3EC04" w14:textId="77777777" w:rsidR="00BC2499" w:rsidRDefault="00BC2499" w:rsidP="00BC2499">
      <w:pPr>
        <w:spacing w:after="0"/>
        <w:jc w:val="both"/>
      </w:pPr>
      <w:r>
        <w:t xml:space="preserve">The next section of the CHARMM style parameter file is the </w:t>
      </w:r>
      <w:r>
        <w:rPr>
          <w:rFonts w:ascii="Inconsolata" w:hAnsi="Inconsolata"/>
          <w:b/>
          <w:color w:val="7F7F7F" w:themeColor="text1" w:themeTint="80"/>
          <w:sz w:val="28"/>
        </w:rPr>
        <w:t>NONBONDED</w:t>
      </w:r>
      <w:r>
        <w:t xml:space="preserve">.  In order to use </w:t>
      </w:r>
      <w:proofErr w:type="spellStart"/>
      <w:r>
        <w:t>TraPPE</w:t>
      </w:r>
      <w:proofErr w:type="spellEnd"/>
      <w:r>
        <w:t xml:space="preserve"> this section of the CHARMM compliant file is critical.  Here’s an example with our isobutane potential model:</w:t>
      </w:r>
    </w:p>
    <w:p w14:paraId="62122686" w14:textId="77777777" w:rsidR="00BC2499" w:rsidRDefault="00BC2499" w:rsidP="00BC2499">
      <w:pPr>
        <w:spacing w:after="0"/>
      </w:pPr>
    </w:p>
    <w:p w14:paraId="6D5CD10C" w14:textId="77777777" w:rsidR="00BC2499" w:rsidRPr="00B102E4" w:rsidRDefault="00BC2499" w:rsidP="00BC2499">
      <w:pPr>
        <w:spacing w:after="0"/>
        <w:outlineLvl w:val="0"/>
        <w:rPr>
          <w:rFonts w:ascii="Inconsolata" w:hAnsi="Inconsolata"/>
          <w:highlight w:val="lightGray"/>
        </w:rPr>
      </w:pPr>
      <w:r w:rsidRPr="00B102E4">
        <w:rPr>
          <w:rFonts w:ascii="Inconsolata" w:hAnsi="Inconsolata"/>
          <w:highlight w:val="lightGray"/>
        </w:rPr>
        <w:t xml:space="preserve">NONBONDED </w:t>
      </w:r>
    </w:p>
    <w:p w14:paraId="1CCCA88E" w14:textId="77777777" w:rsidR="00BC2499" w:rsidRPr="00B102E4" w:rsidRDefault="00BC2499" w:rsidP="00BC2499">
      <w:pPr>
        <w:spacing w:after="0"/>
        <w:rPr>
          <w:rFonts w:ascii="Inconsolata" w:hAnsi="Inconsolata"/>
          <w:highlight w:val="lightGray"/>
        </w:rPr>
      </w:pPr>
      <w:r w:rsidRPr="00B102E4">
        <w:rPr>
          <w:rFonts w:ascii="Inconsolata" w:hAnsi="Inconsolata"/>
          <w:highlight w:val="lightGray"/>
        </w:rPr>
        <w:t>!</w:t>
      </w:r>
    </w:p>
    <w:p w14:paraId="726B1857" w14:textId="77777777" w:rsidR="00BC2499" w:rsidRDefault="00BC2499" w:rsidP="00BC2499">
      <w:pPr>
        <w:spacing w:after="0"/>
        <w:rPr>
          <w:rFonts w:ascii="Inconsolata" w:hAnsi="Inconsolata"/>
          <w:highlight w:val="lightGray"/>
        </w:rPr>
      </w:pPr>
      <w:proofErr w:type="gramStart"/>
      <w:r w:rsidRPr="00B102E4">
        <w:rPr>
          <w:rFonts w:ascii="Inconsolata" w:hAnsi="Inconsolata"/>
          <w:highlight w:val="lightGray"/>
        </w:rPr>
        <w:t>!V</w:t>
      </w:r>
      <w:proofErr w:type="gramEnd"/>
      <w:r w:rsidRPr="00B102E4">
        <w:rPr>
          <w:rFonts w:ascii="Inconsolata" w:hAnsi="Inconsolata"/>
          <w:highlight w:val="lightGray"/>
        </w:rPr>
        <w:t xml:space="preserve">(Lennard-Jones) = </w:t>
      </w:r>
      <w:proofErr w:type="spellStart"/>
      <w:r w:rsidRPr="00B102E4">
        <w:rPr>
          <w:rFonts w:ascii="Inconsolata" w:hAnsi="Inconsolata"/>
          <w:highlight w:val="lightGray"/>
        </w:rPr>
        <w:t>Eps,i,j</w:t>
      </w:r>
      <w:proofErr w:type="spellEnd"/>
      <w:r w:rsidRPr="00B102E4">
        <w:rPr>
          <w:rFonts w:ascii="Inconsolata" w:hAnsi="Inconsolata"/>
          <w:highlight w:val="lightGray"/>
        </w:rPr>
        <w:t>[(</w:t>
      </w:r>
      <w:proofErr w:type="spellStart"/>
      <w:r w:rsidRPr="00B102E4">
        <w:rPr>
          <w:rFonts w:ascii="Inconsolata" w:hAnsi="Inconsolata"/>
          <w:highlight w:val="lightGray"/>
        </w:rPr>
        <w:t>Rmin,i,j</w:t>
      </w:r>
      <w:proofErr w:type="spellEnd"/>
      <w:r w:rsidRPr="00B102E4">
        <w:rPr>
          <w:rFonts w:ascii="Inconsolata" w:hAnsi="Inconsolata"/>
          <w:highlight w:val="lightGray"/>
        </w:rPr>
        <w:t>/</w:t>
      </w:r>
      <w:proofErr w:type="spellStart"/>
      <w:r w:rsidRPr="00B102E4">
        <w:rPr>
          <w:rFonts w:ascii="Inconsolata" w:hAnsi="Inconsolata"/>
          <w:highlight w:val="lightGray"/>
        </w:rPr>
        <w:t>r</w:t>
      </w:r>
      <w:r>
        <w:rPr>
          <w:rFonts w:ascii="Inconsolata" w:hAnsi="Inconsolata"/>
          <w:highlight w:val="lightGray"/>
        </w:rPr>
        <w:t>i,j</w:t>
      </w:r>
      <w:proofErr w:type="spellEnd"/>
      <w:r>
        <w:rPr>
          <w:rFonts w:ascii="Inconsolata" w:hAnsi="Inconsolata"/>
          <w:highlight w:val="lightGray"/>
        </w:rPr>
        <w:t>)**12 - 2(</w:t>
      </w:r>
      <w:proofErr w:type="spellStart"/>
      <w:r>
        <w:rPr>
          <w:rFonts w:ascii="Inconsolata" w:hAnsi="Inconsolata"/>
          <w:highlight w:val="lightGray"/>
        </w:rPr>
        <w:t>Rmin,i,j</w:t>
      </w:r>
      <w:proofErr w:type="spellEnd"/>
      <w:r>
        <w:rPr>
          <w:rFonts w:ascii="Inconsolata" w:hAnsi="Inconsolata"/>
          <w:highlight w:val="lightGray"/>
        </w:rPr>
        <w:t>/</w:t>
      </w:r>
      <w:proofErr w:type="spellStart"/>
      <w:r>
        <w:rPr>
          <w:rFonts w:ascii="Inconsolata" w:hAnsi="Inconsolata"/>
          <w:highlight w:val="lightGray"/>
        </w:rPr>
        <w:t>ri,j</w:t>
      </w:r>
      <w:proofErr w:type="spellEnd"/>
      <w:r>
        <w:rPr>
          <w:rFonts w:ascii="Inconsolata" w:hAnsi="Inconsolata"/>
          <w:highlight w:val="lightGray"/>
        </w:rPr>
        <w:t>)**6]</w:t>
      </w:r>
    </w:p>
    <w:p w14:paraId="1191A9C2" w14:textId="77777777" w:rsidR="00BC2499" w:rsidRPr="00B102E4" w:rsidRDefault="00BC2499" w:rsidP="00BC2499">
      <w:pPr>
        <w:spacing w:after="0"/>
        <w:rPr>
          <w:rFonts w:ascii="Inconsolata" w:hAnsi="Inconsolata"/>
          <w:highlight w:val="lightGray"/>
        </w:rPr>
      </w:pPr>
      <w:r>
        <w:rPr>
          <w:rFonts w:ascii="Inconsolata" w:hAnsi="Inconsolata"/>
          <w:highlight w:val="lightGray"/>
        </w:rPr>
        <w:t>!</w:t>
      </w:r>
    </w:p>
    <w:p w14:paraId="1C2A3D89" w14:textId="77777777" w:rsidR="00BC2499" w:rsidRDefault="00BC2499" w:rsidP="00BC2499">
      <w:pPr>
        <w:spacing w:after="0"/>
        <w:rPr>
          <w:rFonts w:ascii="Inconsolata" w:hAnsi="Inconsolata"/>
          <w:highlight w:val="lightGray"/>
        </w:rPr>
      </w:pPr>
      <w:proofErr w:type="gramStart"/>
      <w:r>
        <w:rPr>
          <w:rFonts w:ascii="Inconsolata" w:hAnsi="Inconsolata"/>
          <w:highlight w:val="lightGray"/>
        </w:rPr>
        <w:t>!atom</w:t>
      </w:r>
      <w:proofErr w:type="gramEnd"/>
      <w:r>
        <w:rPr>
          <w:rFonts w:ascii="Inconsolata" w:hAnsi="Inconsolata"/>
          <w:highlight w:val="lightGray"/>
        </w:rPr>
        <w:t xml:space="preserve">  ignored   epsilon    </w:t>
      </w:r>
      <w:r w:rsidRPr="00B102E4">
        <w:rPr>
          <w:rFonts w:ascii="Inconsolata" w:hAnsi="Inconsolata"/>
          <w:highlight w:val="lightGray"/>
        </w:rPr>
        <w:t xml:space="preserve"> </w:t>
      </w:r>
      <w:proofErr w:type="spellStart"/>
      <w:r w:rsidRPr="00B102E4">
        <w:rPr>
          <w:rFonts w:ascii="Inconsolata" w:hAnsi="Inconsolata"/>
          <w:highlight w:val="lightGray"/>
        </w:rPr>
        <w:t>Rmin</w:t>
      </w:r>
      <w:proofErr w:type="spellEnd"/>
      <w:r w:rsidRPr="00B102E4">
        <w:rPr>
          <w:rFonts w:ascii="Inconsolata" w:hAnsi="Inconsolata"/>
          <w:highlight w:val="lightGray"/>
        </w:rPr>
        <w:t xml:space="preserve">/2       ignored  eps,1-4  </w:t>
      </w:r>
      <w:proofErr w:type="spellStart"/>
      <w:r w:rsidRPr="00B102E4">
        <w:rPr>
          <w:rFonts w:ascii="Inconsolata" w:hAnsi="Inconsolata"/>
          <w:highlight w:val="lightGray"/>
        </w:rPr>
        <w:t>Rmin</w:t>
      </w:r>
      <w:proofErr w:type="spellEnd"/>
      <w:r w:rsidRPr="00B102E4">
        <w:rPr>
          <w:rFonts w:ascii="Inconsolata" w:hAnsi="Inconsolata"/>
          <w:highlight w:val="lightGray"/>
        </w:rPr>
        <w:t>/2,1-4</w:t>
      </w:r>
    </w:p>
    <w:p w14:paraId="1B87843E" w14:textId="77777777" w:rsidR="00BC2499" w:rsidRPr="00B102E4" w:rsidRDefault="00BC2499" w:rsidP="00BC2499">
      <w:pPr>
        <w:spacing w:after="0"/>
        <w:rPr>
          <w:rFonts w:ascii="Inconsolata" w:hAnsi="Inconsolata"/>
          <w:highlight w:val="lightGray"/>
        </w:rPr>
      </w:pPr>
      <w:r>
        <w:rPr>
          <w:rFonts w:ascii="Inconsolata" w:hAnsi="Inconsolata"/>
          <w:highlight w:val="lightGray"/>
        </w:rPr>
        <w:t>!</w:t>
      </w:r>
    </w:p>
    <w:p w14:paraId="38E8FF56" w14:textId="77777777" w:rsidR="00BC2499" w:rsidRPr="00D6491D" w:rsidRDefault="00BC2499" w:rsidP="00BC2499">
      <w:pPr>
        <w:spacing w:after="0"/>
        <w:rPr>
          <w:rFonts w:ascii="Inconsolata" w:hAnsi="Inconsolata"/>
          <w:highlight w:val="lightGray"/>
        </w:rPr>
      </w:pPr>
      <w:r w:rsidRPr="00D6491D">
        <w:rPr>
          <w:rFonts w:ascii="Inconsolata" w:hAnsi="Inconsolata"/>
          <w:highlight w:val="lightGray"/>
        </w:rPr>
        <w:t>CH3    0.0      -0.</w:t>
      </w:r>
      <w:proofErr w:type="gramStart"/>
      <w:r w:rsidRPr="00D6491D">
        <w:rPr>
          <w:rFonts w:ascii="Inconsolata" w:hAnsi="Inconsolata"/>
          <w:highlight w:val="lightGray"/>
        </w:rPr>
        <w:t>194745992  2.10461634058</w:t>
      </w:r>
      <w:proofErr w:type="gramEnd"/>
      <w:r w:rsidRPr="00D6491D">
        <w:rPr>
          <w:rFonts w:ascii="Inconsolata" w:hAnsi="Inconsolata"/>
          <w:highlight w:val="lightGray"/>
        </w:rPr>
        <w:t xml:space="preserve"> 0.0   0.0   0.0 ! </w:t>
      </w:r>
      <w:proofErr w:type="spellStart"/>
      <w:r w:rsidRPr="00D6491D">
        <w:rPr>
          <w:rFonts w:ascii="Inconsolata" w:hAnsi="Inconsolata"/>
          <w:highlight w:val="lightGray"/>
        </w:rPr>
        <w:t>TraPPE</w:t>
      </w:r>
      <w:proofErr w:type="spellEnd"/>
      <w:r w:rsidRPr="00D6491D">
        <w:rPr>
          <w:rFonts w:ascii="Inconsolata" w:hAnsi="Inconsolata"/>
          <w:highlight w:val="lightGray"/>
        </w:rPr>
        <w:t xml:space="preserve"> 1</w:t>
      </w:r>
    </w:p>
    <w:p w14:paraId="5D9864A6" w14:textId="77777777" w:rsidR="00BC2499" w:rsidRPr="00F718FD" w:rsidRDefault="00BC2499" w:rsidP="00BC2499">
      <w:pPr>
        <w:spacing w:after="0"/>
        <w:rPr>
          <w:rFonts w:ascii="Inconsolata" w:hAnsi="Inconsolata"/>
          <w:highlight w:val="lightGray"/>
        </w:rPr>
      </w:pPr>
      <w:r w:rsidRPr="00D6491D">
        <w:rPr>
          <w:rFonts w:ascii="Inconsolata" w:hAnsi="Inconsolata"/>
          <w:highlight w:val="lightGray"/>
        </w:rPr>
        <w:t>CH1    0.0      -0.</w:t>
      </w:r>
      <w:proofErr w:type="gramStart"/>
      <w:r w:rsidRPr="00D6491D">
        <w:rPr>
          <w:rFonts w:ascii="Inconsolata" w:hAnsi="Inconsolata"/>
          <w:highlight w:val="lightGray"/>
        </w:rPr>
        <w:t>019872040  2.62656119304</w:t>
      </w:r>
      <w:proofErr w:type="gramEnd"/>
      <w:r w:rsidRPr="00D6491D">
        <w:rPr>
          <w:rFonts w:ascii="Inconsolata" w:hAnsi="Inconsolata"/>
          <w:highlight w:val="lightGray"/>
        </w:rPr>
        <w:t xml:space="preserve"> 0.0   0.0   0.0! </w:t>
      </w:r>
      <w:proofErr w:type="spellStart"/>
      <w:r w:rsidRPr="00D6491D">
        <w:rPr>
          <w:rFonts w:ascii="Inconsolata" w:hAnsi="Inconsolata"/>
          <w:highlight w:val="lightGray"/>
        </w:rPr>
        <w:t>TraPPE</w:t>
      </w:r>
      <w:proofErr w:type="spellEnd"/>
      <w:r w:rsidRPr="00D6491D">
        <w:rPr>
          <w:rFonts w:ascii="Inconsolata" w:hAnsi="Inconsolata"/>
          <w:highlight w:val="lightGray"/>
        </w:rPr>
        <w:t xml:space="preserve"> 2</w:t>
      </w:r>
      <w:r w:rsidRPr="00B102E4">
        <w:rPr>
          <w:rFonts w:ascii="Inconsolata" w:hAnsi="Inconsolata"/>
          <w:highlight w:val="lightGray"/>
        </w:rPr>
        <w:br/>
        <w:t>End</w:t>
      </w:r>
    </w:p>
    <w:p w14:paraId="3A5A2F6A" w14:textId="77777777" w:rsidR="00BC2499" w:rsidRDefault="00BC2499" w:rsidP="00BC2499">
      <w:pPr>
        <w:spacing w:after="0"/>
      </w:pPr>
    </w:p>
    <w:p w14:paraId="30D9B9B2" w14:textId="77777777" w:rsidR="00BC2499" w:rsidRDefault="00BC2499" w:rsidP="00BC2499">
      <w:pPr>
        <w:rPr>
          <w:i/>
          <w:highlight w:val="yellow"/>
        </w:rPr>
      </w:pPr>
      <w:r>
        <w:rPr>
          <w:i/>
          <w:highlight w:val="yellow"/>
        </w:rPr>
        <w:br w:type="page"/>
      </w:r>
    </w:p>
    <w:p w14:paraId="2BB5A061" w14:textId="77777777" w:rsidR="00BC2499" w:rsidRDefault="00BC2499" w:rsidP="00BC2499">
      <w:pPr>
        <w:jc w:val="both"/>
      </w:pPr>
      <w:r w:rsidRPr="00EB6C61">
        <w:rPr>
          <w:i/>
          <w:highlight w:val="yellow"/>
        </w:rPr>
        <w:lastRenderedPageBreak/>
        <w:t>NOTE</w:t>
      </w:r>
      <w:r w:rsidRPr="00EB6C61">
        <w:rPr>
          <w:highlight w:val="yellow"/>
        </w:rPr>
        <w:t>:</w:t>
      </w:r>
      <w:r>
        <w:br/>
        <w:t xml:space="preserve">The </w:t>
      </w:r>
      <w:proofErr w:type="spellStart"/>
      <w:r w:rsidRPr="00F01A3B">
        <w:rPr>
          <w:highlight w:val="lightGray"/>
        </w:rPr>
        <w:t>R</w:t>
      </w:r>
      <w:r>
        <w:rPr>
          <w:highlight w:val="lightGray"/>
          <w:vertAlign w:val="subscript"/>
        </w:rPr>
        <w:t>min</w:t>
      </w:r>
      <w:proofErr w:type="spellEnd"/>
      <w:r>
        <w:t xml:space="preserve">  </w:t>
      </w:r>
      <w:r>
        <w:rPr>
          <w:highlight w:val="yellow"/>
        </w:rPr>
        <w:t>is different from</w:t>
      </w:r>
      <w:r>
        <w:t xml:space="preserve"> </w:t>
      </w:r>
      <w:r w:rsidRPr="00F01A3B">
        <w:rPr>
          <w:highlight w:val="lightGray"/>
        </w:rPr>
        <w:t>σ</w:t>
      </w:r>
      <w:r w:rsidRPr="006E4EB6">
        <w:rPr>
          <w:highlight w:val="yellow"/>
        </w:rPr>
        <w:t>.</w:t>
      </w:r>
      <w:r>
        <w:t xml:space="preserve">  </w:t>
      </w:r>
      <w:r w:rsidRPr="00F01A3B">
        <w:rPr>
          <w:highlight w:val="lightGray"/>
        </w:rPr>
        <w:t>σ</w:t>
      </w:r>
      <w:r>
        <w:t xml:space="preserve"> </w:t>
      </w:r>
      <w:r w:rsidRPr="006E4EB6">
        <w:rPr>
          <w:highlight w:val="yellow"/>
        </w:rPr>
        <w:t>is the distance to the x-intercept (where interaction energy goes from being repulsive to positive</w:t>
      </w:r>
      <w:r>
        <w:rPr>
          <w:highlight w:val="yellow"/>
        </w:rPr>
        <w:t>)</w:t>
      </w:r>
      <w:r w:rsidRPr="006E4EB6">
        <w:rPr>
          <w:highlight w:val="yellow"/>
        </w:rPr>
        <w:t>.</w:t>
      </w:r>
      <w:r>
        <w:t xml:space="preserve">  </w:t>
      </w:r>
      <w:proofErr w:type="spellStart"/>
      <w:r w:rsidRPr="00F01A3B">
        <w:rPr>
          <w:highlight w:val="lightGray"/>
        </w:rPr>
        <w:t>R</w:t>
      </w:r>
      <w:r>
        <w:rPr>
          <w:highlight w:val="lightGray"/>
          <w:vertAlign w:val="subscript"/>
        </w:rPr>
        <w:t>min</w:t>
      </w:r>
      <w:proofErr w:type="spellEnd"/>
      <w:r>
        <w:t xml:space="preserve"> </w:t>
      </w:r>
      <w:r w:rsidRPr="006E4EB6">
        <w:rPr>
          <w:highlight w:val="yellow"/>
        </w:rPr>
        <w:t xml:space="preserve">is the </w:t>
      </w:r>
      <w:r>
        <w:rPr>
          <w:highlight w:val="yellow"/>
        </w:rPr>
        <w:t>potential well-depth</w:t>
      </w:r>
      <w:r w:rsidRPr="006E4EB6">
        <w:rPr>
          <w:highlight w:val="yellow"/>
        </w:rPr>
        <w:t>, where t</w:t>
      </w:r>
      <w:r>
        <w:rPr>
          <w:highlight w:val="yellow"/>
        </w:rPr>
        <w:t xml:space="preserve">he attraction is maximum.  To </w:t>
      </w:r>
      <w:r w:rsidRPr="006E4EB6">
        <w:rPr>
          <w:highlight w:val="yellow"/>
        </w:rPr>
        <w:t>convert</w:t>
      </w:r>
      <w:r w:rsidRPr="00522F9C">
        <w:t xml:space="preserve"> </w:t>
      </w:r>
      <w:r w:rsidRPr="00522F9C">
        <w:rPr>
          <w:highlight w:val="lightGray"/>
        </w:rPr>
        <w:t>σ</w:t>
      </w:r>
      <w:r w:rsidRPr="00522F9C">
        <w:t xml:space="preserve"> </w:t>
      </w:r>
      <w:r w:rsidRPr="006E4EB6">
        <w:rPr>
          <w:highlight w:val="yellow"/>
        </w:rPr>
        <w:t>to</w:t>
      </w:r>
      <w:r>
        <w:t xml:space="preserve"> </w:t>
      </w:r>
      <w:proofErr w:type="spellStart"/>
      <w:r w:rsidRPr="00F01A3B">
        <w:rPr>
          <w:highlight w:val="lightGray"/>
        </w:rPr>
        <w:t>R</w:t>
      </w:r>
      <w:r>
        <w:rPr>
          <w:highlight w:val="lightGray"/>
          <w:vertAlign w:val="subscript"/>
        </w:rPr>
        <w:t>min</w:t>
      </w:r>
      <w:proofErr w:type="spellEnd"/>
      <w:r>
        <w:t xml:space="preserve">, </w:t>
      </w:r>
      <w:r w:rsidRPr="006E4EB6">
        <w:rPr>
          <w:highlight w:val="yellow"/>
        </w:rPr>
        <w:t>simply multiply</w:t>
      </w:r>
      <w:r>
        <w:t xml:space="preserve"> </w:t>
      </w:r>
      <w:r w:rsidRPr="00522F9C">
        <w:rPr>
          <w:highlight w:val="lightGray"/>
        </w:rPr>
        <w:t>σ</w:t>
      </w:r>
      <w:r w:rsidRPr="00522F9C">
        <w:t xml:space="preserve"> </w:t>
      </w:r>
      <w:r w:rsidRPr="006E4EB6">
        <w:rPr>
          <w:highlight w:val="yellow"/>
        </w:rPr>
        <w:t>by 0.56123102415, and flag it with a negative sign.</w:t>
      </w:r>
    </w:p>
    <w:p w14:paraId="71D68459" w14:textId="77777777" w:rsidR="00BC2499" w:rsidRDefault="00BC2499" w:rsidP="00BC2499">
      <w:pPr>
        <w:jc w:val="both"/>
      </w:pPr>
      <w:r>
        <w:t xml:space="preserve">The last section of the CHARMM style parameter file is the </w:t>
      </w:r>
      <w:r>
        <w:rPr>
          <w:rFonts w:ascii="Inconsolata" w:hAnsi="Inconsolata"/>
          <w:b/>
          <w:color w:val="7F7F7F" w:themeColor="text1" w:themeTint="80"/>
          <w:sz w:val="28"/>
        </w:rPr>
        <w:t>NBFIX</w:t>
      </w:r>
      <w:r>
        <w:t xml:space="preserve">.  In this section, individual pair interaction will be modified. First, pseudo non-bonded parameters have to be defined in </w:t>
      </w:r>
      <w:r>
        <w:rPr>
          <w:rFonts w:ascii="Inconsolata" w:hAnsi="Inconsolata"/>
          <w:b/>
          <w:color w:val="7F7F7F" w:themeColor="text1" w:themeTint="80"/>
          <w:sz w:val="28"/>
        </w:rPr>
        <w:t>NONBONDED</w:t>
      </w:r>
      <w:r>
        <w:t xml:space="preserve"> and modified in </w:t>
      </w:r>
      <w:r>
        <w:rPr>
          <w:rFonts w:ascii="Inconsolata" w:hAnsi="Inconsolata"/>
          <w:b/>
          <w:color w:val="7F7F7F" w:themeColor="text1" w:themeTint="80"/>
          <w:sz w:val="28"/>
        </w:rPr>
        <w:t>NBFIX</w:t>
      </w:r>
      <w:r>
        <w:t>. Here’s an example if it is required to modify interaction between CH3 and CH1 atoms:</w:t>
      </w:r>
    </w:p>
    <w:p w14:paraId="4DA045BD" w14:textId="77777777" w:rsidR="00BC2499" w:rsidRPr="00B102E4" w:rsidRDefault="00BC2499" w:rsidP="00BC2499">
      <w:pPr>
        <w:spacing w:after="0"/>
        <w:outlineLvl w:val="0"/>
        <w:rPr>
          <w:rFonts w:ascii="Inconsolata" w:hAnsi="Inconsolata"/>
          <w:highlight w:val="lightGray"/>
        </w:rPr>
      </w:pPr>
      <w:r>
        <w:rPr>
          <w:rFonts w:ascii="Inconsolata" w:hAnsi="Inconsolata"/>
          <w:highlight w:val="lightGray"/>
        </w:rPr>
        <w:t>NBFIX</w:t>
      </w:r>
      <w:r w:rsidRPr="00B102E4">
        <w:rPr>
          <w:rFonts w:ascii="Inconsolata" w:hAnsi="Inconsolata"/>
          <w:highlight w:val="lightGray"/>
        </w:rPr>
        <w:t xml:space="preserve"> </w:t>
      </w:r>
    </w:p>
    <w:p w14:paraId="18A043CC" w14:textId="77777777" w:rsidR="00BC2499" w:rsidRPr="00B102E4" w:rsidRDefault="00BC2499" w:rsidP="00BC2499">
      <w:pPr>
        <w:spacing w:after="0"/>
        <w:rPr>
          <w:rFonts w:ascii="Inconsolata" w:hAnsi="Inconsolata"/>
          <w:highlight w:val="lightGray"/>
        </w:rPr>
      </w:pPr>
      <w:proofErr w:type="gramStart"/>
      <w:r w:rsidRPr="00B102E4">
        <w:rPr>
          <w:rFonts w:ascii="Inconsolata" w:hAnsi="Inconsolata"/>
          <w:highlight w:val="lightGray"/>
        </w:rPr>
        <w:t>!V</w:t>
      </w:r>
      <w:proofErr w:type="gramEnd"/>
      <w:r w:rsidRPr="00B102E4">
        <w:rPr>
          <w:rFonts w:ascii="Inconsolata" w:hAnsi="Inconsolata"/>
          <w:highlight w:val="lightGray"/>
        </w:rPr>
        <w:t xml:space="preserve">(Lennard-Jones) = </w:t>
      </w:r>
      <w:proofErr w:type="spellStart"/>
      <w:r w:rsidRPr="00B102E4">
        <w:rPr>
          <w:rFonts w:ascii="Inconsolata" w:hAnsi="Inconsolata"/>
          <w:highlight w:val="lightGray"/>
        </w:rPr>
        <w:t>Eps,i,j</w:t>
      </w:r>
      <w:proofErr w:type="spellEnd"/>
      <w:r w:rsidRPr="00B102E4">
        <w:rPr>
          <w:rFonts w:ascii="Inconsolata" w:hAnsi="Inconsolata"/>
          <w:highlight w:val="lightGray"/>
        </w:rPr>
        <w:t>[(</w:t>
      </w:r>
      <w:proofErr w:type="spellStart"/>
      <w:r w:rsidRPr="00B102E4">
        <w:rPr>
          <w:rFonts w:ascii="Inconsolata" w:hAnsi="Inconsolata"/>
          <w:highlight w:val="lightGray"/>
        </w:rPr>
        <w:t>Rmin,i,j</w:t>
      </w:r>
      <w:proofErr w:type="spellEnd"/>
      <w:r w:rsidRPr="00B102E4">
        <w:rPr>
          <w:rFonts w:ascii="Inconsolata" w:hAnsi="Inconsolata"/>
          <w:highlight w:val="lightGray"/>
        </w:rPr>
        <w:t>/</w:t>
      </w:r>
      <w:proofErr w:type="spellStart"/>
      <w:r w:rsidRPr="00B102E4">
        <w:rPr>
          <w:rFonts w:ascii="Inconsolata" w:hAnsi="Inconsolata"/>
          <w:highlight w:val="lightGray"/>
        </w:rPr>
        <w:t>r</w:t>
      </w:r>
      <w:r>
        <w:rPr>
          <w:rFonts w:ascii="Inconsolata" w:hAnsi="Inconsolata"/>
          <w:highlight w:val="lightGray"/>
        </w:rPr>
        <w:t>i,j</w:t>
      </w:r>
      <w:proofErr w:type="spellEnd"/>
      <w:r>
        <w:rPr>
          <w:rFonts w:ascii="Inconsolata" w:hAnsi="Inconsolata"/>
          <w:highlight w:val="lightGray"/>
        </w:rPr>
        <w:t>)**12 - 2(</w:t>
      </w:r>
      <w:proofErr w:type="spellStart"/>
      <w:r>
        <w:rPr>
          <w:rFonts w:ascii="Inconsolata" w:hAnsi="Inconsolata"/>
          <w:highlight w:val="lightGray"/>
        </w:rPr>
        <w:t>Rmin,i,j</w:t>
      </w:r>
      <w:proofErr w:type="spellEnd"/>
      <w:r>
        <w:rPr>
          <w:rFonts w:ascii="Inconsolata" w:hAnsi="Inconsolata"/>
          <w:highlight w:val="lightGray"/>
        </w:rPr>
        <w:t>/</w:t>
      </w:r>
      <w:proofErr w:type="spellStart"/>
      <w:r>
        <w:rPr>
          <w:rFonts w:ascii="Inconsolata" w:hAnsi="Inconsolata"/>
          <w:highlight w:val="lightGray"/>
        </w:rPr>
        <w:t>ri,j</w:t>
      </w:r>
      <w:proofErr w:type="spellEnd"/>
      <w:r>
        <w:rPr>
          <w:rFonts w:ascii="Inconsolata" w:hAnsi="Inconsolata"/>
          <w:highlight w:val="lightGray"/>
        </w:rPr>
        <w:t>)**6]</w:t>
      </w:r>
    </w:p>
    <w:p w14:paraId="57559E4F" w14:textId="77777777" w:rsidR="00BC2499" w:rsidRPr="00B102E4" w:rsidRDefault="00BC2499" w:rsidP="00BC2499">
      <w:pPr>
        <w:spacing w:after="0"/>
        <w:outlineLvl w:val="0"/>
        <w:rPr>
          <w:rFonts w:ascii="Inconsolata" w:hAnsi="Inconsolata"/>
          <w:highlight w:val="lightGray"/>
        </w:rPr>
      </w:pPr>
      <w:r w:rsidRPr="00B102E4">
        <w:rPr>
          <w:rFonts w:ascii="Inconsolata" w:hAnsi="Inconsolata"/>
          <w:highlight w:val="lightGray"/>
        </w:rPr>
        <w:t>!</w:t>
      </w:r>
    </w:p>
    <w:p w14:paraId="0AA71531" w14:textId="77777777" w:rsidR="00BC2499" w:rsidRDefault="00BC2499" w:rsidP="00BC2499">
      <w:pPr>
        <w:spacing w:after="0"/>
        <w:rPr>
          <w:rFonts w:ascii="Inconsolata" w:hAnsi="Inconsolata"/>
          <w:highlight w:val="lightGray"/>
        </w:rPr>
      </w:pPr>
      <w:proofErr w:type="gramStart"/>
      <w:r w:rsidRPr="00B102E4">
        <w:rPr>
          <w:rFonts w:ascii="Inconsolata" w:hAnsi="Inconsolata"/>
          <w:highlight w:val="lightGray"/>
        </w:rPr>
        <w:t>!atom</w:t>
      </w:r>
      <w:proofErr w:type="gramEnd"/>
      <w:r w:rsidRPr="00B102E4">
        <w:rPr>
          <w:rFonts w:ascii="Inconsolata" w:hAnsi="Inconsolata"/>
          <w:highlight w:val="lightGray"/>
        </w:rPr>
        <w:t xml:space="preserve">  </w:t>
      </w:r>
      <w:proofErr w:type="spellStart"/>
      <w:r>
        <w:rPr>
          <w:rFonts w:ascii="Inconsolata" w:hAnsi="Inconsolata"/>
          <w:highlight w:val="lightGray"/>
        </w:rPr>
        <w:t>atom</w:t>
      </w:r>
      <w:proofErr w:type="spellEnd"/>
      <w:r>
        <w:rPr>
          <w:rFonts w:ascii="Inconsolata" w:hAnsi="Inconsolata"/>
          <w:highlight w:val="lightGray"/>
        </w:rPr>
        <w:t xml:space="preserve">  </w:t>
      </w:r>
      <w:r w:rsidRPr="00B102E4">
        <w:rPr>
          <w:rFonts w:ascii="Inconsolata" w:hAnsi="Inconsolata"/>
          <w:highlight w:val="lightGray"/>
        </w:rPr>
        <w:t xml:space="preserve">epsilon     </w:t>
      </w:r>
      <w:r>
        <w:rPr>
          <w:rFonts w:ascii="Inconsolata" w:hAnsi="Inconsolata"/>
          <w:highlight w:val="lightGray"/>
        </w:rPr>
        <w:t xml:space="preserve"> </w:t>
      </w:r>
      <w:proofErr w:type="spellStart"/>
      <w:r>
        <w:rPr>
          <w:rFonts w:ascii="Inconsolata" w:hAnsi="Inconsolata"/>
          <w:highlight w:val="lightGray"/>
        </w:rPr>
        <w:t>Rmin</w:t>
      </w:r>
      <w:proofErr w:type="spellEnd"/>
      <w:r w:rsidRPr="00B102E4">
        <w:rPr>
          <w:rFonts w:ascii="Inconsolata" w:hAnsi="Inconsolata"/>
          <w:highlight w:val="lightGray"/>
        </w:rPr>
        <w:t xml:space="preserve"> </w:t>
      </w:r>
      <w:r>
        <w:rPr>
          <w:rFonts w:ascii="Inconsolata" w:hAnsi="Inconsolata"/>
          <w:highlight w:val="lightGray"/>
        </w:rPr>
        <w:t xml:space="preserve"> eps,1-4  Rmin</w:t>
      </w:r>
      <w:r w:rsidRPr="00B102E4">
        <w:rPr>
          <w:rFonts w:ascii="Inconsolata" w:hAnsi="Inconsolata"/>
          <w:highlight w:val="lightGray"/>
        </w:rPr>
        <w:t>,1-4</w:t>
      </w:r>
    </w:p>
    <w:p w14:paraId="46E4C022" w14:textId="77777777" w:rsidR="00BC2499" w:rsidRPr="00F718FD" w:rsidRDefault="00BC2499" w:rsidP="00BC2499">
      <w:pPr>
        <w:spacing w:after="0"/>
        <w:rPr>
          <w:rFonts w:ascii="Inconsolata" w:hAnsi="Inconsolata"/>
          <w:highlight w:val="lightGray"/>
        </w:rPr>
      </w:pPr>
      <w:r>
        <w:rPr>
          <w:rFonts w:ascii="Inconsolata" w:hAnsi="Inconsolata"/>
          <w:highlight w:val="lightGray"/>
        </w:rPr>
        <w:t xml:space="preserve">CH3  </w:t>
      </w:r>
      <w:r w:rsidRPr="00B102E4">
        <w:rPr>
          <w:rFonts w:ascii="Inconsolata" w:hAnsi="Inconsolata"/>
          <w:highlight w:val="lightGray"/>
        </w:rPr>
        <w:t xml:space="preserve"> </w:t>
      </w:r>
      <w:r>
        <w:rPr>
          <w:rFonts w:ascii="Inconsolata" w:hAnsi="Inconsolata"/>
          <w:highlight w:val="lightGray"/>
        </w:rPr>
        <w:t xml:space="preserve">CH1    -0.294745992 </w:t>
      </w:r>
      <w:proofErr w:type="gramStart"/>
      <w:r>
        <w:rPr>
          <w:rFonts w:ascii="Inconsolata" w:hAnsi="Inconsolata"/>
          <w:highlight w:val="lightGray"/>
        </w:rPr>
        <w:t>1.10461634058 !</w:t>
      </w:r>
      <w:proofErr w:type="gramEnd"/>
      <w:r>
        <w:rPr>
          <w:rFonts w:ascii="Inconsolata" w:hAnsi="Inconsolata"/>
          <w:highlight w:val="lightGray"/>
        </w:rPr>
        <w:t xml:space="preserve"> </w:t>
      </w:r>
      <w:r w:rsidRPr="00B102E4">
        <w:rPr>
          <w:rFonts w:ascii="Inconsolata" w:hAnsi="Inconsolata"/>
          <w:highlight w:val="lightGray"/>
        </w:rPr>
        <w:br/>
        <w:t>End</w:t>
      </w:r>
    </w:p>
    <w:p w14:paraId="50ABAF31" w14:textId="77777777" w:rsidR="00BC2499" w:rsidRDefault="00BC2499" w:rsidP="00BC2499"/>
    <w:p w14:paraId="656CD8A5" w14:textId="77777777" w:rsidR="00BC2499" w:rsidRPr="00F01A3B" w:rsidRDefault="00BC2499" w:rsidP="00BC2499">
      <w:pPr>
        <w:outlineLvl w:val="0"/>
        <w:rPr>
          <w:i/>
          <w:u w:val="single"/>
        </w:rPr>
      </w:pPr>
      <w:r>
        <w:rPr>
          <w:i/>
          <w:u w:val="single"/>
        </w:rPr>
        <w:t xml:space="preserve"> “Exotic”</w:t>
      </w:r>
      <w:r w:rsidRPr="00F01A3B">
        <w:rPr>
          <w:i/>
          <w:u w:val="single"/>
        </w:rPr>
        <w:t xml:space="preserve"> parameter file</w:t>
      </w:r>
    </w:p>
    <w:p w14:paraId="1BC016B9" w14:textId="77777777" w:rsidR="00BC2499" w:rsidRDefault="00BC2499" w:rsidP="00BC2499">
      <w:pPr>
        <w:jc w:val="both"/>
      </w:pPr>
      <w:r>
        <w:t>The exotic file is intended for use with nonstandard/specialty models of molecular interaction, which are not included in CHARMM standard.   Currently, two custom interaction are included:</w:t>
      </w:r>
    </w:p>
    <w:p w14:paraId="33347673" w14:textId="77777777" w:rsidR="00BC2499" w:rsidRPr="00F7527A" w:rsidRDefault="00BC2499" w:rsidP="0063031F">
      <w:pPr>
        <w:pStyle w:val="ListParagraph"/>
        <w:numPr>
          <w:ilvl w:val="0"/>
          <w:numId w:val="19"/>
        </w:numPr>
        <w:jc w:val="both"/>
      </w:pPr>
      <w:r w:rsidRPr="003B5C1B">
        <w:rPr>
          <w:rFonts w:ascii="Inconsolata" w:hAnsi="Inconsolata"/>
          <w:b/>
          <w:color w:val="7F7F7F" w:themeColor="text1" w:themeTint="80"/>
          <w:sz w:val="28"/>
        </w:rPr>
        <w:t>NONBONDED_MIE</w:t>
      </w:r>
      <w:r>
        <w:t xml:space="preserve"> </w:t>
      </w:r>
      <w:r w:rsidRPr="00F7527A">
        <w:t>This section describes n-6 (Lennard-Jones) non</w:t>
      </w:r>
      <w:r>
        <w:t>-</w:t>
      </w:r>
      <w:r w:rsidRPr="00F7527A">
        <w:t xml:space="preserve">bonded interactions. </w:t>
      </w:r>
      <w:r>
        <w:t xml:space="preserve">The Lennard-Jones potential (12-6) is a subset of this potential. </w:t>
      </w:r>
      <w:r w:rsidRPr="00F7527A">
        <w:t>Non</w:t>
      </w:r>
      <w:r>
        <w:t>-</w:t>
      </w:r>
      <w:r w:rsidRPr="00F7527A">
        <w:t xml:space="preserve">bonded parameters </w:t>
      </w:r>
      <w:r>
        <w:t>are</w:t>
      </w:r>
      <w:r w:rsidRPr="00F7527A">
        <w:t xml:space="preserve"> assigned by specifying atom type name followed by minimum energy, atom diameter</w:t>
      </w:r>
      <w:r>
        <w:t>,</w:t>
      </w:r>
      <w:r w:rsidRPr="00F7527A">
        <w:t xml:space="preserve"> and repulsion exponent. In order to modify 1-4 interaction, a second minimum energy, atom diameter</w:t>
      </w:r>
      <w:r>
        <w:t>,</w:t>
      </w:r>
      <w:r w:rsidRPr="00F7527A">
        <w:t xml:space="preserve"> and repulsion exponent need to be defined</w:t>
      </w:r>
      <w:r>
        <w:t>;</w:t>
      </w:r>
      <w:r w:rsidRPr="00F7527A">
        <w:t xml:space="preserve"> otherwise</w:t>
      </w:r>
      <w:r>
        <w:t>, the</w:t>
      </w:r>
      <w:r w:rsidRPr="00F7527A">
        <w:t xml:space="preserve"> same parameters </w:t>
      </w:r>
      <w:r>
        <w:t>would</w:t>
      </w:r>
      <w:r w:rsidRPr="00F7527A">
        <w:t xml:space="preserve"> be considered for 1-4 interaction.</w:t>
      </w:r>
    </w:p>
    <w:p w14:paraId="7EB0D8F0" w14:textId="77777777" w:rsidR="00BC2499" w:rsidRDefault="00BC2499" w:rsidP="00BC2499">
      <w:pPr>
        <w:pStyle w:val="ListParagraph"/>
      </w:pPr>
    </w:p>
    <w:p w14:paraId="617F741C" w14:textId="77777777" w:rsidR="00BC2499" w:rsidRPr="00C234B6" w:rsidRDefault="00BC2499" w:rsidP="0063031F">
      <w:pPr>
        <w:pStyle w:val="ListParagraph"/>
        <w:numPr>
          <w:ilvl w:val="0"/>
          <w:numId w:val="10"/>
        </w:numPr>
        <w:jc w:val="both"/>
      </w:pPr>
      <w:r>
        <w:rPr>
          <w:rFonts w:ascii="Inconsolata" w:hAnsi="Inconsolata"/>
          <w:b/>
          <w:color w:val="7F7F7F" w:themeColor="text1" w:themeTint="80"/>
          <w:sz w:val="28"/>
        </w:rPr>
        <w:t>NBFIX_M</w:t>
      </w:r>
      <w:r w:rsidRPr="00C76DBA">
        <w:rPr>
          <w:rFonts w:ascii="Inconsolata" w:hAnsi="Inconsolata"/>
          <w:b/>
          <w:color w:val="7F7F7F" w:themeColor="text1" w:themeTint="80"/>
          <w:sz w:val="28"/>
        </w:rPr>
        <w:t>IE</w:t>
      </w:r>
      <w:r>
        <w:rPr>
          <w:rFonts w:ascii="Inconsolata" w:hAnsi="Inconsolata"/>
          <w:b/>
          <w:color w:val="7F7F7F" w:themeColor="text1" w:themeTint="80"/>
          <w:sz w:val="28"/>
        </w:rPr>
        <w:t xml:space="preserve"> </w:t>
      </w:r>
      <w:r w:rsidRPr="00F7527A">
        <w:t xml:space="preserve">This section allows n-6 (Lennard-Jones) interaction between </w:t>
      </w:r>
      <w:r>
        <w:t>two</w:t>
      </w:r>
      <w:r w:rsidRPr="00F7527A">
        <w:t xml:space="preserve"> pair</w:t>
      </w:r>
      <w:r>
        <w:t>s</w:t>
      </w:r>
      <w:r w:rsidRPr="00F7527A">
        <w:t xml:space="preserve"> of atoms </w:t>
      </w:r>
      <w:r>
        <w:t xml:space="preserve">to </w:t>
      </w:r>
      <w:r w:rsidRPr="00F7527A">
        <w:t>be modified. This is done by specifying two atoms type name</w:t>
      </w:r>
      <w:r>
        <w:t>s</w:t>
      </w:r>
      <w:r w:rsidRPr="00F7527A">
        <w:t xml:space="preserve"> followed by minimum energy, atom diameter</w:t>
      </w:r>
      <w:r>
        <w:t>,</w:t>
      </w:r>
      <w:r w:rsidRPr="00F7527A">
        <w:t xml:space="preserve"> and repulsion exponent. In order to modify 1-4 interaction, a second minimum energy, atom diameter</w:t>
      </w:r>
      <w:r>
        <w:t>,</w:t>
      </w:r>
      <w:r w:rsidRPr="00F7527A">
        <w:t xml:space="preserve"> and repulsion exponent need to be defined</w:t>
      </w:r>
      <w:r>
        <w:t>;</w:t>
      </w:r>
      <w:r w:rsidRPr="00F7527A">
        <w:t xml:space="preserve"> otherwise</w:t>
      </w:r>
      <w:r>
        <w:t>, the</w:t>
      </w:r>
      <w:r w:rsidRPr="00F7527A">
        <w:t xml:space="preserve"> same parameter will be considered for 1-4 interaction.</w:t>
      </w:r>
    </w:p>
    <w:p w14:paraId="71963900" w14:textId="77777777" w:rsidR="00BC2499" w:rsidRPr="00FB338A" w:rsidRDefault="00BC2499" w:rsidP="00BC2499">
      <w:pPr>
        <w:ind w:firstLine="720"/>
        <w:outlineLvl w:val="0"/>
        <w:rPr>
          <w:i/>
          <w:highlight w:val="yellow"/>
        </w:rPr>
      </w:pPr>
      <w:r w:rsidRPr="00FB338A">
        <w:rPr>
          <w:i/>
          <w:highlight w:val="yellow"/>
        </w:rPr>
        <w:t>NOTE:</w:t>
      </w:r>
    </w:p>
    <w:p w14:paraId="2B15A53F" w14:textId="77777777" w:rsidR="00BC2499" w:rsidRPr="00FB338A" w:rsidRDefault="00BC2499" w:rsidP="00BC2499">
      <w:pPr>
        <w:ind w:left="720"/>
        <w:jc w:val="both"/>
        <w:rPr>
          <w:rFonts w:asciiTheme="majorHAnsi" w:hAnsiTheme="majorHAnsi"/>
        </w:rPr>
      </w:pPr>
      <w:r w:rsidRPr="00FB338A">
        <w:rPr>
          <w:highlight w:val="yellow"/>
        </w:rPr>
        <w:t>In EXOTIC force field</w:t>
      </w:r>
      <w:r>
        <w:rPr>
          <w:highlight w:val="yellow"/>
        </w:rPr>
        <w:t>,</w:t>
      </w:r>
      <w:r w:rsidRPr="00FB338A">
        <w:rPr>
          <w:highlight w:val="yellow"/>
        </w:rPr>
        <w:t xml:space="preserve"> the definition of atom diameter(σ) is same for both </w:t>
      </w:r>
      <w:r w:rsidRPr="00FB338A">
        <w:rPr>
          <w:rFonts w:ascii="Inconsolata" w:hAnsi="Inconsolata"/>
          <w:b/>
          <w:color w:val="7F7F7F" w:themeColor="text1" w:themeTint="80"/>
          <w:highlight w:val="yellow"/>
        </w:rPr>
        <w:t>NONBONDED_MIE</w:t>
      </w:r>
      <w:r w:rsidRPr="00FB338A">
        <w:rPr>
          <w:highlight w:val="yellow"/>
        </w:rPr>
        <w:t xml:space="preserve"> and </w:t>
      </w:r>
      <w:r w:rsidRPr="00FB338A">
        <w:rPr>
          <w:rFonts w:ascii="Inconsolata" w:hAnsi="Inconsolata"/>
          <w:b/>
          <w:color w:val="7F7F7F" w:themeColor="text1" w:themeTint="80"/>
          <w:highlight w:val="yellow"/>
        </w:rPr>
        <w:t>NBFIX_</w:t>
      </w:r>
      <w:r>
        <w:rPr>
          <w:rFonts w:ascii="Inconsolata" w:hAnsi="Inconsolata"/>
          <w:b/>
          <w:color w:val="7F7F7F" w:themeColor="text1" w:themeTint="80"/>
          <w:highlight w:val="yellow"/>
        </w:rPr>
        <w:t>M</w:t>
      </w:r>
      <w:r w:rsidRPr="00FB338A">
        <w:rPr>
          <w:rFonts w:ascii="Inconsolata" w:hAnsi="Inconsolata"/>
          <w:b/>
          <w:color w:val="7F7F7F" w:themeColor="text1" w:themeTint="80"/>
          <w:highlight w:val="yellow"/>
        </w:rPr>
        <w:t>IE</w:t>
      </w:r>
      <w:r w:rsidRPr="00FB338A">
        <w:rPr>
          <w:rFonts w:asciiTheme="majorHAnsi" w:hAnsiTheme="majorHAnsi"/>
          <w:highlight w:val="yellow"/>
        </w:rPr>
        <w:t>.</w:t>
      </w:r>
    </w:p>
    <w:p w14:paraId="78711941" w14:textId="77777777" w:rsidR="00BC2499" w:rsidRDefault="00BC2499" w:rsidP="00BC2499"/>
    <w:p w14:paraId="25E2DBBC" w14:textId="77777777" w:rsidR="00BC2499" w:rsidRDefault="00BC2499" w:rsidP="00BC2499">
      <w:r>
        <w:br w:type="page"/>
      </w:r>
    </w:p>
    <w:p w14:paraId="0B147E5C" w14:textId="77777777" w:rsidR="00BC2499" w:rsidRDefault="00BC2499" w:rsidP="00BC2499">
      <w:pPr>
        <w:jc w:val="both"/>
      </w:pPr>
      <w:r>
        <w:lastRenderedPageBreak/>
        <w:t xml:space="preserve">Otherwise, the exotic file reuses the same geometry section headings -- </w:t>
      </w:r>
      <w:r w:rsidRPr="0031638B">
        <w:rPr>
          <w:rFonts w:ascii="Inconsolata" w:hAnsi="Inconsolata"/>
          <w:b/>
          <w:color w:val="7F7F7F" w:themeColor="text1" w:themeTint="80"/>
          <w:sz w:val="28"/>
        </w:rPr>
        <w:t>B</w:t>
      </w:r>
      <w:r>
        <w:rPr>
          <w:rFonts w:ascii="Inconsolata" w:hAnsi="Inconsolata"/>
          <w:b/>
          <w:color w:val="7F7F7F" w:themeColor="text1" w:themeTint="80"/>
          <w:sz w:val="28"/>
        </w:rPr>
        <w:t>ON</w:t>
      </w:r>
      <w:r w:rsidRPr="0031638B">
        <w:rPr>
          <w:rFonts w:ascii="Inconsolata" w:hAnsi="Inconsolata"/>
          <w:b/>
          <w:color w:val="7F7F7F" w:themeColor="text1" w:themeTint="80"/>
          <w:sz w:val="28"/>
        </w:rPr>
        <w:t>DS</w:t>
      </w:r>
      <w:r>
        <w:t xml:space="preserve"> / </w:t>
      </w:r>
      <w:r w:rsidRPr="0031638B">
        <w:rPr>
          <w:rFonts w:ascii="Inconsolata" w:hAnsi="Inconsolata"/>
          <w:b/>
          <w:color w:val="7F7F7F" w:themeColor="text1" w:themeTint="80"/>
          <w:sz w:val="28"/>
        </w:rPr>
        <w:t>ANGLES</w:t>
      </w:r>
      <w:r>
        <w:t xml:space="preserve"> / </w:t>
      </w:r>
      <w:r w:rsidRPr="0031638B">
        <w:rPr>
          <w:rFonts w:ascii="Inconsolata" w:hAnsi="Inconsolata"/>
          <w:b/>
          <w:color w:val="7F7F7F" w:themeColor="text1" w:themeTint="80"/>
          <w:sz w:val="28"/>
        </w:rPr>
        <w:t>DIHEDRALS</w:t>
      </w:r>
      <w:r>
        <w:t xml:space="preserve"> / etc.  The only difference in these sections versus in the CHARMM format force field file is that the energies are in Kelvin (‘K’), the unit most commonly found for parameters in Monte Carlo chemical simulation literature.  This precludes the need to convert to kcal/</w:t>
      </w:r>
      <w:proofErr w:type="spellStart"/>
      <w:r>
        <w:t>mol</w:t>
      </w:r>
      <w:proofErr w:type="spellEnd"/>
      <w:r>
        <w:t>, the energy unit used in CHARMM.</w:t>
      </w:r>
    </w:p>
    <w:p w14:paraId="2C4058B4" w14:textId="77777777" w:rsidR="00BC2499" w:rsidRDefault="00BC2499" w:rsidP="00BC2499">
      <w:r>
        <w:t xml:space="preserve">The most frequently used section of the exotic files in the Mie potential section is </w:t>
      </w:r>
      <w:r w:rsidRPr="00C76DBA">
        <w:rPr>
          <w:rFonts w:ascii="Inconsolata" w:hAnsi="Inconsolata"/>
          <w:b/>
          <w:color w:val="7F7F7F" w:themeColor="text1" w:themeTint="80"/>
          <w:sz w:val="28"/>
        </w:rPr>
        <w:t>NONBONDED_MIE</w:t>
      </w:r>
      <w:r>
        <w:t xml:space="preserve">.  </w:t>
      </w:r>
      <w:r>
        <w:br/>
      </w:r>
      <w:r>
        <w:br/>
        <w:t>Here are the parameters that are used to simulate alkanes:</w:t>
      </w:r>
    </w:p>
    <w:p w14:paraId="3B97BD98" w14:textId="77777777" w:rsidR="00BC2499" w:rsidRPr="00F01A3B" w:rsidRDefault="00BC2499" w:rsidP="00BC2499">
      <w:pPr>
        <w:autoSpaceDE w:val="0"/>
        <w:autoSpaceDN w:val="0"/>
        <w:adjustRightInd w:val="0"/>
        <w:spacing w:after="0" w:line="240" w:lineRule="auto"/>
        <w:outlineLvl w:val="0"/>
        <w:rPr>
          <w:rFonts w:ascii="Inconsolata" w:hAnsi="Inconsolata" w:cs="Lucida Console"/>
          <w:szCs w:val="18"/>
          <w:highlight w:val="lightGray"/>
        </w:rPr>
      </w:pPr>
      <w:r w:rsidRPr="00F01A3B">
        <w:rPr>
          <w:rFonts w:ascii="Inconsolata" w:hAnsi="Inconsolata" w:cs="Lucida Console"/>
          <w:szCs w:val="18"/>
          <w:highlight w:val="lightGray"/>
        </w:rPr>
        <w:t>NONBONDED_MIE</w:t>
      </w:r>
    </w:p>
    <w:p w14:paraId="47513FA5" w14:textId="77777777" w:rsidR="00BC2499" w:rsidRPr="00F01A3B" w:rsidRDefault="00BC2499" w:rsidP="00BC2499">
      <w:pPr>
        <w:autoSpaceDE w:val="0"/>
        <w:autoSpaceDN w:val="0"/>
        <w:adjustRightInd w:val="0"/>
        <w:spacing w:after="0" w:line="240" w:lineRule="auto"/>
        <w:rPr>
          <w:rFonts w:ascii="Inconsolata" w:hAnsi="Inconsolata" w:cs="Lucida Console"/>
          <w:szCs w:val="18"/>
          <w:highlight w:val="lightGray"/>
        </w:rPr>
      </w:pPr>
      <w:r w:rsidRPr="00F01A3B">
        <w:rPr>
          <w:rFonts w:ascii="Inconsolata" w:hAnsi="Inconsolata" w:cs="Lucida Console"/>
          <w:szCs w:val="18"/>
          <w:highlight w:val="lightGray"/>
        </w:rPr>
        <w:t>!</w:t>
      </w:r>
    </w:p>
    <w:p w14:paraId="1303651A" w14:textId="77777777" w:rsidR="00BC2499" w:rsidRPr="00F01A3B" w:rsidRDefault="00BC2499" w:rsidP="00BC2499">
      <w:pPr>
        <w:autoSpaceDE w:val="0"/>
        <w:autoSpaceDN w:val="0"/>
        <w:adjustRightInd w:val="0"/>
        <w:spacing w:after="0" w:line="240" w:lineRule="auto"/>
        <w:rPr>
          <w:rFonts w:ascii="Inconsolata" w:hAnsi="Inconsolata" w:cs="Lucida Console"/>
          <w:szCs w:val="18"/>
          <w:highlight w:val="lightGray"/>
        </w:rPr>
      </w:pPr>
      <w:proofErr w:type="gramStart"/>
      <w:r w:rsidRPr="00F01A3B">
        <w:rPr>
          <w:rFonts w:ascii="Inconsolata" w:hAnsi="Inconsolata" w:cs="Lucida Console"/>
          <w:szCs w:val="18"/>
          <w:highlight w:val="lightGray"/>
        </w:rPr>
        <w:t>!V</w:t>
      </w:r>
      <w:proofErr w:type="gramEnd"/>
      <w:r w:rsidRPr="00F01A3B">
        <w:rPr>
          <w:rFonts w:ascii="Inconsolata" w:hAnsi="Inconsolata" w:cs="Lucida Console"/>
          <w:szCs w:val="18"/>
          <w:highlight w:val="lightGray"/>
        </w:rPr>
        <w:t>(</w:t>
      </w:r>
      <w:proofErr w:type="spellStart"/>
      <w:r w:rsidRPr="00F01A3B">
        <w:rPr>
          <w:rFonts w:ascii="Inconsolata" w:hAnsi="Inconsolata" w:cs="Lucida Console"/>
          <w:szCs w:val="18"/>
          <w:highlight w:val="lightGray"/>
        </w:rPr>
        <w:t>mie</w:t>
      </w:r>
      <w:proofErr w:type="spellEnd"/>
      <w:r w:rsidRPr="00F01A3B">
        <w:rPr>
          <w:rFonts w:ascii="Inconsolata" w:hAnsi="Inconsolata" w:cs="Lucida Console"/>
          <w:szCs w:val="18"/>
          <w:highlight w:val="lightGray"/>
        </w:rPr>
        <w:t>) = 4*eps*((</w:t>
      </w:r>
      <w:proofErr w:type="spellStart"/>
      <w:r w:rsidRPr="00F01A3B">
        <w:rPr>
          <w:rFonts w:ascii="Inconsolata" w:hAnsi="Inconsolata" w:cs="Lucida Console"/>
          <w:szCs w:val="18"/>
          <w:highlight w:val="lightGray"/>
        </w:rPr>
        <w:t>sig_ij</w:t>
      </w:r>
      <w:proofErr w:type="spellEnd"/>
      <w:r w:rsidRPr="00F01A3B">
        <w:rPr>
          <w:rFonts w:ascii="Inconsolata" w:hAnsi="Inconsolata" w:cs="Lucida Console"/>
          <w:szCs w:val="18"/>
          <w:highlight w:val="lightGray"/>
        </w:rPr>
        <w:t>/</w:t>
      </w:r>
      <w:proofErr w:type="spellStart"/>
      <w:r w:rsidRPr="00F01A3B">
        <w:rPr>
          <w:rFonts w:ascii="Inconsolata" w:hAnsi="Inconsolata" w:cs="Lucida Console"/>
          <w:szCs w:val="18"/>
          <w:highlight w:val="lightGray"/>
        </w:rPr>
        <w:t>r_ij</w:t>
      </w:r>
      <w:proofErr w:type="spellEnd"/>
      <w:r w:rsidRPr="00F01A3B">
        <w:rPr>
          <w:rFonts w:ascii="Inconsolata" w:hAnsi="Inconsolata" w:cs="Lucida Console"/>
          <w:szCs w:val="18"/>
          <w:highlight w:val="lightGray"/>
        </w:rPr>
        <w:t>)^n-(</w:t>
      </w:r>
      <w:proofErr w:type="spellStart"/>
      <w:r w:rsidRPr="00F01A3B">
        <w:rPr>
          <w:rFonts w:ascii="Inconsolata" w:hAnsi="Inconsolata" w:cs="Lucida Console"/>
          <w:szCs w:val="18"/>
          <w:highlight w:val="lightGray"/>
        </w:rPr>
        <w:t>sig_ij</w:t>
      </w:r>
      <w:proofErr w:type="spellEnd"/>
      <w:r w:rsidRPr="00F01A3B">
        <w:rPr>
          <w:rFonts w:ascii="Inconsolata" w:hAnsi="Inconsolata" w:cs="Lucida Console"/>
          <w:szCs w:val="18"/>
          <w:highlight w:val="lightGray"/>
        </w:rPr>
        <w:t>/</w:t>
      </w:r>
      <w:proofErr w:type="spellStart"/>
      <w:r w:rsidRPr="00F01A3B">
        <w:rPr>
          <w:rFonts w:ascii="Inconsolata" w:hAnsi="Inconsolata" w:cs="Lucida Console"/>
          <w:szCs w:val="18"/>
          <w:highlight w:val="lightGray"/>
        </w:rPr>
        <w:t>r_ij</w:t>
      </w:r>
      <w:proofErr w:type="spellEnd"/>
      <w:r w:rsidRPr="00F01A3B">
        <w:rPr>
          <w:rFonts w:ascii="Inconsolata" w:hAnsi="Inconsolata" w:cs="Lucida Console"/>
          <w:szCs w:val="18"/>
          <w:highlight w:val="lightGray"/>
        </w:rPr>
        <w:t>)^6)</w:t>
      </w:r>
    </w:p>
    <w:p w14:paraId="044A46DA" w14:textId="77777777" w:rsidR="00BC2499" w:rsidRPr="00F01A3B" w:rsidRDefault="00BC2499" w:rsidP="00BC2499">
      <w:pPr>
        <w:autoSpaceDE w:val="0"/>
        <w:autoSpaceDN w:val="0"/>
        <w:adjustRightInd w:val="0"/>
        <w:spacing w:after="0" w:line="240" w:lineRule="auto"/>
        <w:rPr>
          <w:rFonts w:ascii="Inconsolata" w:hAnsi="Inconsolata" w:cs="Lucida Console"/>
          <w:szCs w:val="18"/>
          <w:highlight w:val="lightGray"/>
        </w:rPr>
      </w:pPr>
      <w:r w:rsidRPr="00F01A3B">
        <w:rPr>
          <w:rFonts w:ascii="Inconsolata" w:hAnsi="Inconsolata" w:cs="Lucida Console"/>
          <w:szCs w:val="18"/>
          <w:highlight w:val="lightGray"/>
        </w:rPr>
        <w:t>!</w:t>
      </w:r>
    </w:p>
    <w:p w14:paraId="308CD9B6" w14:textId="77777777" w:rsidR="00BC2499" w:rsidRPr="00F01A3B" w:rsidRDefault="00BC2499" w:rsidP="00BC2499">
      <w:pPr>
        <w:autoSpaceDE w:val="0"/>
        <w:autoSpaceDN w:val="0"/>
        <w:adjustRightInd w:val="0"/>
        <w:spacing w:after="0" w:line="240" w:lineRule="auto"/>
        <w:rPr>
          <w:rFonts w:ascii="Inconsolata" w:hAnsi="Inconsolata" w:cs="Lucida Console"/>
          <w:szCs w:val="18"/>
          <w:highlight w:val="lightGray"/>
        </w:rPr>
      </w:pPr>
      <w:proofErr w:type="gramStart"/>
      <w:r w:rsidRPr="00F01A3B">
        <w:rPr>
          <w:rFonts w:ascii="Inconsolata" w:hAnsi="Inconsolata" w:cs="Lucida Console"/>
          <w:szCs w:val="18"/>
          <w:highlight w:val="lightGray"/>
        </w:rPr>
        <w:t>!atom</w:t>
      </w:r>
      <w:proofErr w:type="gramEnd"/>
      <w:r>
        <w:rPr>
          <w:rFonts w:ascii="Inconsolata" w:hAnsi="Inconsolata" w:cs="Lucida Console"/>
          <w:szCs w:val="18"/>
          <w:highlight w:val="lightGray"/>
        </w:rPr>
        <w:t xml:space="preserve">   eps          sig</w:t>
      </w:r>
      <w:r w:rsidRPr="00F01A3B">
        <w:rPr>
          <w:rFonts w:ascii="Inconsolata" w:hAnsi="Inconsolata" w:cs="Lucida Console"/>
          <w:szCs w:val="18"/>
          <w:highlight w:val="lightGray"/>
        </w:rPr>
        <w:t xml:space="preserve">    </w:t>
      </w:r>
      <w:r>
        <w:rPr>
          <w:rFonts w:ascii="Inconsolata" w:hAnsi="Inconsolata" w:cs="Lucida Console"/>
          <w:szCs w:val="18"/>
          <w:highlight w:val="lightGray"/>
        </w:rPr>
        <w:t xml:space="preserve">   </w:t>
      </w:r>
      <w:r w:rsidRPr="00F01A3B">
        <w:rPr>
          <w:rFonts w:ascii="Inconsolata" w:hAnsi="Inconsolata" w:cs="Lucida Console"/>
          <w:szCs w:val="18"/>
          <w:highlight w:val="lightGray"/>
        </w:rPr>
        <w:t xml:space="preserve"> n    eps</w:t>
      </w:r>
      <w:r>
        <w:rPr>
          <w:rFonts w:ascii="Inconsolata" w:hAnsi="Inconsolata" w:cs="Lucida Console"/>
          <w:szCs w:val="18"/>
          <w:highlight w:val="lightGray"/>
        </w:rPr>
        <w:t>,1-4    sig,1-4</w:t>
      </w:r>
      <w:r w:rsidRPr="00F01A3B">
        <w:rPr>
          <w:rFonts w:ascii="Inconsolata" w:hAnsi="Inconsolata" w:cs="Lucida Console"/>
          <w:szCs w:val="18"/>
          <w:highlight w:val="lightGray"/>
        </w:rPr>
        <w:t xml:space="preserve">     n</w:t>
      </w:r>
      <w:r>
        <w:rPr>
          <w:rFonts w:ascii="Inconsolata" w:hAnsi="Inconsolata" w:cs="Lucida Console"/>
          <w:szCs w:val="18"/>
          <w:highlight w:val="lightGray"/>
        </w:rPr>
        <w:t>,1-4</w:t>
      </w:r>
      <w:r w:rsidRPr="00F01A3B">
        <w:rPr>
          <w:rFonts w:ascii="Inconsolata" w:hAnsi="Inconsolata" w:cs="Lucida Console"/>
          <w:szCs w:val="18"/>
          <w:highlight w:val="lightGray"/>
        </w:rPr>
        <w:t xml:space="preserve"> </w:t>
      </w:r>
    </w:p>
    <w:p w14:paraId="2688DDA8" w14:textId="77777777" w:rsidR="00BC2499" w:rsidRPr="00F01A3B" w:rsidRDefault="00BC2499" w:rsidP="00BC2499">
      <w:pPr>
        <w:autoSpaceDE w:val="0"/>
        <w:autoSpaceDN w:val="0"/>
        <w:adjustRightInd w:val="0"/>
        <w:spacing w:after="0" w:line="240" w:lineRule="auto"/>
        <w:rPr>
          <w:rFonts w:ascii="Inconsolata" w:hAnsi="Inconsolata" w:cs="Lucida Console"/>
          <w:szCs w:val="18"/>
          <w:highlight w:val="lightGray"/>
        </w:rPr>
      </w:pPr>
      <w:r w:rsidRPr="00F01A3B">
        <w:rPr>
          <w:rFonts w:ascii="Inconsolata" w:hAnsi="Inconsolata" w:cs="Lucida Console"/>
          <w:szCs w:val="18"/>
          <w:highlight w:val="lightGray"/>
        </w:rPr>
        <w:t xml:space="preserve">CH4     161.00       3.740      14   </w:t>
      </w:r>
      <w:r>
        <w:rPr>
          <w:rFonts w:ascii="Inconsolata" w:hAnsi="Inconsolata" w:cs="Lucida Console"/>
          <w:szCs w:val="18"/>
          <w:highlight w:val="lightGray"/>
        </w:rPr>
        <w:t xml:space="preserve">0.0 0.0 </w:t>
      </w:r>
      <w:proofErr w:type="gramStart"/>
      <w:r>
        <w:rPr>
          <w:rFonts w:ascii="Inconsolata" w:hAnsi="Inconsolata" w:cs="Lucida Console"/>
          <w:szCs w:val="18"/>
          <w:highlight w:val="lightGray"/>
        </w:rPr>
        <w:t xml:space="preserve">0.0 </w:t>
      </w:r>
      <w:r w:rsidRPr="00F01A3B">
        <w:rPr>
          <w:rFonts w:ascii="Inconsolata" w:hAnsi="Inconsolata" w:cs="Lucida Console"/>
          <w:szCs w:val="18"/>
          <w:highlight w:val="lightGray"/>
        </w:rPr>
        <w:t>!</w:t>
      </w:r>
      <w:proofErr w:type="gramEnd"/>
      <w:r w:rsidRPr="00F01A3B">
        <w:rPr>
          <w:rFonts w:ascii="Inconsolata" w:hAnsi="Inconsolata" w:cs="Lucida Console"/>
          <w:szCs w:val="18"/>
          <w:highlight w:val="lightGray"/>
        </w:rPr>
        <w:t xml:space="preserve"> Potoff, et al. '09</w:t>
      </w:r>
    </w:p>
    <w:p w14:paraId="6BAC34E5" w14:textId="77777777" w:rsidR="00BC2499" w:rsidRPr="00F01A3B" w:rsidRDefault="00BC2499" w:rsidP="00BC2499">
      <w:pPr>
        <w:autoSpaceDE w:val="0"/>
        <w:autoSpaceDN w:val="0"/>
        <w:adjustRightInd w:val="0"/>
        <w:spacing w:after="0" w:line="240" w:lineRule="auto"/>
        <w:rPr>
          <w:rFonts w:ascii="Inconsolata" w:hAnsi="Inconsolata" w:cs="Lucida Console"/>
          <w:szCs w:val="18"/>
          <w:highlight w:val="lightGray"/>
        </w:rPr>
      </w:pPr>
      <w:r w:rsidRPr="00F01A3B">
        <w:rPr>
          <w:rFonts w:ascii="Inconsolata" w:hAnsi="Inconsolata" w:cs="Lucida Console"/>
          <w:szCs w:val="18"/>
          <w:highlight w:val="lightGray"/>
        </w:rPr>
        <w:t xml:space="preserve">CH3     121.25       3.783      16   </w:t>
      </w:r>
      <w:r>
        <w:rPr>
          <w:rFonts w:ascii="Inconsolata" w:hAnsi="Inconsolata" w:cs="Lucida Console"/>
          <w:szCs w:val="18"/>
          <w:highlight w:val="lightGray"/>
        </w:rPr>
        <w:t xml:space="preserve">0.0 0.0 </w:t>
      </w:r>
      <w:proofErr w:type="gramStart"/>
      <w:r>
        <w:rPr>
          <w:rFonts w:ascii="Inconsolata" w:hAnsi="Inconsolata" w:cs="Lucida Console"/>
          <w:szCs w:val="18"/>
          <w:highlight w:val="lightGray"/>
        </w:rPr>
        <w:t xml:space="preserve">0.0 </w:t>
      </w:r>
      <w:r w:rsidRPr="00F01A3B">
        <w:rPr>
          <w:rFonts w:ascii="Inconsolata" w:hAnsi="Inconsolata" w:cs="Lucida Console"/>
          <w:szCs w:val="18"/>
          <w:highlight w:val="lightGray"/>
        </w:rPr>
        <w:t>!</w:t>
      </w:r>
      <w:proofErr w:type="gramEnd"/>
      <w:r w:rsidRPr="00F01A3B">
        <w:rPr>
          <w:rFonts w:ascii="Inconsolata" w:hAnsi="Inconsolata" w:cs="Lucida Console"/>
          <w:szCs w:val="18"/>
          <w:highlight w:val="lightGray"/>
        </w:rPr>
        <w:t xml:space="preserve"> Potoff, et al. '09</w:t>
      </w:r>
    </w:p>
    <w:p w14:paraId="48761E3E" w14:textId="77777777" w:rsidR="00BC2499" w:rsidRDefault="00BC2499" w:rsidP="00BC2499">
      <w:pPr>
        <w:rPr>
          <w:rFonts w:ascii="Inconsolata" w:hAnsi="Inconsolata" w:cs="Lucida Console"/>
          <w:szCs w:val="18"/>
        </w:rPr>
      </w:pPr>
      <w:r w:rsidRPr="00F01A3B">
        <w:rPr>
          <w:rFonts w:ascii="Inconsolata" w:hAnsi="Inconsolata" w:cs="Lucida Console"/>
          <w:szCs w:val="18"/>
          <w:highlight w:val="lightGray"/>
        </w:rPr>
        <w:t xml:space="preserve">CH2      61.00       3.990      16   </w:t>
      </w:r>
      <w:r>
        <w:rPr>
          <w:rFonts w:ascii="Inconsolata" w:hAnsi="Inconsolata" w:cs="Lucida Console"/>
          <w:szCs w:val="18"/>
          <w:highlight w:val="lightGray"/>
        </w:rPr>
        <w:t xml:space="preserve">0.0 0.0 </w:t>
      </w:r>
      <w:proofErr w:type="gramStart"/>
      <w:r>
        <w:rPr>
          <w:rFonts w:ascii="Inconsolata" w:hAnsi="Inconsolata" w:cs="Lucida Console"/>
          <w:szCs w:val="18"/>
          <w:highlight w:val="lightGray"/>
        </w:rPr>
        <w:t xml:space="preserve">0.0 </w:t>
      </w:r>
      <w:r w:rsidRPr="00F01A3B">
        <w:rPr>
          <w:rFonts w:ascii="Inconsolata" w:hAnsi="Inconsolata" w:cs="Lucida Console"/>
          <w:szCs w:val="18"/>
          <w:highlight w:val="lightGray"/>
        </w:rPr>
        <w:t>!</w:t>
      </w:r>
      <w:proofErr w:type="gramEnd"/>
      <w:r w:rsidRPr="00F01A3B">
        <w:rPr>
          <w:rFonts w:ascii="Inconsolata" w:hAnsi="Inconsolata" w:cs="Lucida Console"/>
          <w:szCs w:val="18"/>
          <w:highlight w:val="lightGray"/>
        </w:rPr>
        <w:t xml:space="preserve"> Potoff, et al. '09</w:t>
      </w:r>
    </w:p>
    <w:p w14:paraId="7672FD79" w14:textId="77777777" w:rsidR="00BC2499" w:rsidRDefault="00BC2499" w:rsidP="00BC2499">
      <w:r w:rsidRPr="00AE2AE5">
        <w:t xml:space="preserve">Here </w:t>
      </w:r>
      <w:r>
        <w:t>is an example if there is need to m</w:t>
      </w:r>
      <w:r w:rsidRPr="00AE2AE5">
        <w:t>odify CH3 CH2 interaction</w:t>
      </w:r>
      <w:r>
        <w:t>:</w:t>
      </w:r>
    </w:p>
    <w:p w14:paraId="3472F9B4" w14:textId="77777777" w:rsidR="00BC2499" w:rsidRPr="00F01A3B" w:rsidRDefault="00BC2499" w:rsidP="00BC2499">
      <w:pPr>
        <w:autoSpaceDE w:val="0"/>
        <w:autoSpaceDN w:val="0"/>
        <w:adjustRightInd w:val="0"/>
        <w:spacing w:after="0" w:line="240" w:lineRule="auto"/>
        <w:outlineLvl w:val="0"/>
        <w:rPr>
          <w:rFonts w:ascii="Inconsolata" w:hAnsi="Inconsolata" w:cs="Lucida Console"/>
          <w:szCs w:val="18"/>
          <w:highlight w:val="lightGray"/>
        </w:rPr>
      </w:pPr>
      <w:r>
        <w:rPr>
          <w:rFonts w:ascii="Inconsolata" w:hAnsi="Inconsolata" w:cs="Lucida Console"/>
          <w:szCs w:val="18"/>
          <w:highlight w:val="lightGray"/>
        </w:rPr>
        <w:t>NBFIX</w:t>
      </w:r>
      <w:r w:rsidRPr="00F01A3B">
        <w:rPr>
          <w:rFonts w:ascii="Inconsolata" w:hAnsi="Inconsolata" w:cs="Lucida Console"/>
          <w:szCs w:val="18"/>
          <w:highlight w:val="lightGray"/>
        </w:rPr>
        <w:t>_MIE</w:t>
      </w:r>
    </w:p>
    <w:p w14:paraId="39E233DA" w14:textId="77777777" w:rsidR="00BC2499" w:rsidRPr="00F01A3B" w:rsidRDefault="00BC2499" w:rsidP="00BC2499">
      <w:pPr>
        <w:autoSpaceDE w:val="0"/>
        <w:autoSpaceDN w:val="0"/>
        <w:adjustRightInd w:val="0"/>
        <w:spacing w:after="0" w:line="240" w:lineRule="auto"/>
        <w:rPr>
          <w:rFonts w:ascii="Inconsolata" w:hAnsi="Inconsolata" w:cs="Lucida Console"/>
          <w:szCs w:val="18"/>
          <w:highlight w:val="lightGray"/>
        </w:rPr>
      </w:pPr>
      <w:r w:rsidRPr="00F01A3B">
        <w:rPr>
          <w:rFonts w:ascii="Inconsolata" w:hAnsi="Inconsolata" w:cs="Lucida Console"/>
          <w:szCs w:val="18"/>
          <w:highlight w:val="lightGray"/>
        </w:rPr>
        <w:t>!</w:t>
      </w:r>
    </w:p>
    <w:p w14:paraId="35EBF448" w14:textId="77777777" w:rsidR="00BC2499" w:rsidRPr="00F01A3B" w:rsidRDefault="00BC2499" w:rsidP="00BC2499">
      <w:pPr>
        <w:autoSpaceDE w:val="0"/>
        <w:autoSpaceDN w:val="0"/>
        <w:adjustRightInd w:val="0"/>
        <w:spacing w:after="0" w:line="240" w:lineRule="auto"/>
        <w:rPr>
          <w:rFonts w:ascii="Inconsolata" w:hAnsi="Inconsolata" w:cs="Lucida Console"/>
          <w:szCs w:val="18"/>
          <w:highlight w:val="lightGray"/>
        </w:rPr>
      </w:pPr>
      <w:proofErr w:type="gramStart"/>
      <w:r w:rsidRPr="00F01A3B">
        <w:rPr>
          <w:rFonts w:ascii="Inconsolata" w:hAnsi="Inconsolata" w:cs="Lucida Console"/>
          <w:szCs w:val="18"/>
          <w:highlight w:val="lightGray"/>
        </w:rPr>
        <w:t>!V</w:t>
      </w:r>
      <w:proofErr w:type="gramEnd"/>
      <w:r w:rsidRPr="00F01A3B">
        <w:rPr>
          <w:rFonts w:ascii="Inconsolata" w:hAnsi="Inconsolata" w:cs="Lucida Console"/>
          <w:szCs w:val="18"/>
          <w:highlight w:val="lightGray"/>
        </w:rPr>
        <w:t>(</w:t>
      </w:r>
      <w:proofErr w:type="spellStart"/>
      <w:r w:rsidRPr="00F01A3B">
        <w:rPr>
          <w:rFonts w:ascii="Inconsolata" w:hAnsi="Inconsolata" w:cs="Lucida Console"/>
          <w:szCs w:val="18"/>
          <w:highlight w:val="lightGray"/>
        </w:rPr>
        <w:t>mie</w:t>
      </w:r>
      <w:proofErr w:type="spellEnd"/>
      <w:r w:rsidRPr="00F01A3B">
        <w:rPr>
          <w:rFonts w:ascii="Inconsolata" w:hAnsi="Inconsolata" w:cs="Lucida Console"/>
          <w:szCs w:val="18"/>
          <w:highlight w:val="lightGray"/>
        </w:rPr>
        <w:t>) = 4*eps*((</w:t>
      </w:r>
      <w:proofErr w:type="spellStart"/>
      <w:r w:rsidRPr="00F01A3B">
        <w:rPr>
          <w:rFonts w:ascii="Inconsolata" w:hAnsi="Inconsolata" w:cs="Lucida Console"/>
          <w:szCs w:val="18"/>
          <w:highlight w:val="lightGray"/>
        </w:rPr>
        <w:t>sig_ij</w:t>
      </w:r>
      <w:proofErr w:type="spellEnd"/>
      <w:r w:rsidRPr="00F01A3B">
        <w:rPr>
          <w:rFonts w:ascii="Inconsolata" w:hAnsi="Inconsolata" w:cs="Lucida Console"/>
          <w:szCs w:val="18"/>
          <w:highlight w:val="lightGray"/>
        </w:rPr>
        <w:t>/</w:t>
      </w:r>
      <w:proofErr w:type="spellStart"/>
      <w:r w:rsidRPr="00F01A3B">
        <w:rPr>
          <w:rFonts w:ascii="Inconsolata" w:hAnsi="Inconsolata" w:cs="Lucida Console"/>
          <w:szCs w:val="18"/>
          <w:highlight w:val="lightGray"/>
        </w:rPr>
        <w:t>r_ij</w:t>
      </w:r>
      <w:proofErr w:type="spellEnd"/>
      <w:r w:rsidRPr="00F01A3B">
        <w:rPr>
          <w:rFonts w:ascii="Inconsolata" w:hAnsi="Inconsolata" w:cs="Lucida Console"/>
          <w:szCs w:val="18"/>
          <w:highlight w:val="lightGray"/>
        </w:rPr>
        <w:t>)^n-(</w:t>
      </w:r>
      <w:proofErr w:type="spellStart"/>
      <w:r w:rsidRPr="00F01A3B">
        <w:rPr>
          <w:rFonts w:ascii="Inconsolata" w:hAnsi="Inconsolata" w:cs="Lucida Console"/>
          <w:szCs w:val="18"/>
          <w:highlight w:val="lightGray"/>
        </w:rPr>
        <w:t>sig_ij</w:t>
      </w:r>
      <w:proofErr w:type="spellEnd"/>
      <w:r w:rsidRPr="00F01A3B">
        <w:rPr>
          <w:rFonts w:ascii="Inconsolata" w:hAnsi="Inconsolata" w:cs="Lucida Console"/>
          <w:szCs w:val="18"/>
          <w:highlight w:val="lightGray"/>
        </w:rPr>
        <w:t>/</w:t>
      </w:r>
      <w:proofErr w:type="spellStart"/>
      <w:r w:rsidRPr="00F01A3B">
        <w:rPr>
          <w:rFonts w:ascii="Inconsolata" w:hAnsi="Inconsolata" w:cs="Lucida Console"/>
          <w:szCs w:val="18"/>
          <w:highlight w:val="lightGray"/>
        </w:rPr>
        <w:t>r_ij</w:t>
      </w:r>
      <w:proofErr w:type="spellEnd"/>
      <w:r w:rsidRPr="00F01A3B">
        <w:rPr>
          <w:rFonts w:ascii="Inconsolata" w:hAnsi="Inconsolata" w:cs="Lucida Console"/>
          <w:szCs w:val="18"/>
          <w:highlight w:val="lightGray"/>
        </w:rPr>
        <w:t>)^6)</w:t>
      </w:r>
    </w:p>
    <w:p w14:paraId="38074FF0" w14:textId="77777777" w:rsidR="00BC2499" w:rsidRPr="00F01A3B" w:rsidRDefault="00BC2499" w:rsidP="00BC2499">
      <w:pPr>
        <w:autoSpaceDE w:val="0"/>
        <w:autoSpaceDN w:val="0"/>
        <w:adjustRightInd w:val="0"/>
        <w:spacing w:after="0" w:line="240" w:lineRule="auto"/>
        <w:rPr>
          <w:rFonts w:ascii="Inconsolata" w:hAnsi="Inconsolata" w:cs="Lucida Console"/>
          <w:szCs w:val="18"/>
          <w:highlight w:val="lightGray"/>
        </w:rPr>
      </w:pPr>
      <w:r w:rsidRPr="00F01A3B">
        <w:rPr>
          <w:rFonts w:ascii="Inconsolata" w:hAnsi="Inconsolata" w:cs="Lucida Console"/>
          <w:szCs w:val="18"/>
          <w:highlight w:val="lightGray"/>
        </w:rPr>
        <w:t>!</w:t>
      </w:r>
    </w:p>
    <w:p w14:paraId="0B92859B" w14:textId="77777777" w:rsidR="00BC2499" w:rsidRPr="00F01A3B" w:rsidRDefault="00BC2499" w:rsidP="00BC2499">
      <w:pPr>
        <w:autoSpaceDE w:val="0"/>
        <w:autoSpaceDN w:val="0"/>
        <w:adjustRightInd w:val="0"/>
        <w:spacing w:after="0" w:line="240" w:lineRule="auto"/>
        <w:rPr>
          <w:rFonts w:ascii="Inconsolata" w:hAnsi="Inconsolata" w:cs="Lucida Console"/>
          <w:szCs w:val="18"/>
          <w:highlight w:val="lightGray"/>
        </w:rPr>
      </w:pPr>
      <w:proofErr w:type="gramStart"/>
      <w:r w:rsidRPr="00F01A3B">
        <w:rPr>
          <w:rFonts w:ascii="Inconsolata" w:hAnsi="Inconsolata" w:cs="Lucida Console"/>
          <w:szCs w:val="18"/>
          <w:highlight w:val="lightGray"/>
        </w:rPr>
        <w:t>!atom</w:t>
      </w:r>
      <w:proofErr w:type="gramEnd"/>
      <w:r w:rsidRPr="00F01A3B">
        <w:rPr>
          <w:rFonts w:ascii="Inconsolata" w:hAnsi="Inconsolata" w:cs="Lucida Console"/>
          <w:szCs w:val="18"/>
          <w:highlight w:val="lightGray"/>
        </w:rPr>
        <w:t xml:space="preserve">   </w:t>
      </w:r>
      <w:proofErr w:type="spellStart"/>
      <w:r>
        <w:rPr>
          <w:rFonts w:ascii="Inconsolata" w:hAnsi="Inconsolata" w:cs="Lucida Console"/>
          <w:szCs w:val="18"/>
          <w:highlight w:val="lightGray"/>
        </w:rPr>
        <w:t>atom</w:t>
      </w:r>
      <w:proofErr w:type="spellEnd"/>
      <w:r>
        <w:rPr>
          <w:rFonts w:ascii="Inconsolata" w:hAnsi="Inconsolata" w:cs="Lucida Console"/>
          <w:szCs w:val="18"/>
          <w:highlight w:val="lightGray"/>
        </w:rPr>
        <w:t xml:space="preserve">   eps       sig</w:t>
      </w:r>
      <w:r w:rsidRPr="00F01A3B">
        <w:rPr>
          <w:rFonts w:ascii="Inconsolata" w:hAnsi="Inconsolata" w:cs="Lucida Console"/>
          <w:szCs w:val="18"/>
          <w:highlight w:val="lightGray"/>
        </w:rPr>
        <w:t xml:space="preserve">     n    eps</w:t>
      </w:r>
      <w:r>
        <w:rPr>
          <w:rFonts w:ascii="Inconsolata" w:hAnsi="Inconsolata" w:cs="Lucida Console"/>
          <w:szCs w:val="18"/>
          <w:highlight w:val="lightGray"/>
        </w:rPr>
        <w:t>,1-4    sig,1-4</w:t>
      </w:r>
      <w:r w:rsidRPr="00F01A3B">
        <w:rPr>
          <w:rFonts w:ascii="Inconsolata" w:hAnsi="Inconsolata" w:cs="Lucida Console"/>
          <w:szCs w:val="18"/>
          <w:highlight w:val="lightGray"/>
        </w:rPr>
        <w:t xml:space="preserve">     n</w:t>
      </w:r>
      <w:r>
        <w:rPr>
          <w:rFonts w:ascii="Inconsolata" w:hAnsi="Inconsolata" w:cs="Lucida Console"/>
          <w:szCs w:val="18"/>
          <w:highlight w:val="lightGray"/>
        </w:rPr>
        <w:t>,1-4</w:t>
      </w:r>
    </w:p>
    <w:p w14:paraId="0F1C2F81" w14:textId="77777777" w:rsidR="00BC2499" w:rsidRPr="00F01A3B" w:rsidRDefault="00BC2499" w:rsidP="00BC2499">
      <w:pPr>
        <w:autoSpaceDE w:val="0"/>
        <w:autoSpaceDN w:val="0"/>
        <w:adjustRightInd w:val="0"/>
        <w:spacing w:after="0" w:line="240" w:lineRule="auto"/>
        <w:rPr>
          <w:rFonts w:ascii="Inconsolata" w:hAnsi="Inconsolata" w:cs="Lucida Console"/>
          <w:szCs w:val="18"/>
          <w:highlight w:val="lightGray"/>
        </w:rPr>
      </w:pPr>
      <w:r>
        <w:rPr>
          <w:rFonts w:ascii="Inconsolata" w:hAnsi="Inconsolata" w:cs="Lucida Console"/>
          <w:szCs w:val="18"/>
          <w:highlight w:val="lightGray"/>
        </w:rPr>
        <w:t>CH2</w:t>
      </w:r>
      <w:r w:rsidRPr="00F01A3B">
        <w:rPr>
          <w:rFonts w:ascii="Inconsolata" w:hAnsi="Inconsolata" w:cs="Lucida Console"/>
          <w:szCs w:val="18"/>
          <w:highlight w:val="lightGray"/>
        </w:rPr>
        <w:t xml:space="preserve">   </w:t>
      </w:r>
      <w:r>
        <w:rPr>
          <w:rFonts w:ascii="Inconsolata" w:hAnsi="Inconsolata" w:cs="Lucida Console"/>
          <w:szCs w:val="18"/>
          <w:highlight w:val="lightGray"/>
        </w:rPr>
        <w:t xml:space="preserve">  CH3</w:t>
      </w:r>
      <w:r w:rsidRPr="00F01A3B">
        <w:rPr>
          <w:rFonts w:ascii="Inconsolata" w:hAnsi="Inconsolata" w:cs="Lucida Console"/>
          <w:szCs w:val="18"/>
          <w:highlight w:val="lightGray"/>
        </w:rPr>
        <w:t xml:space="preserve">  </w:t>
      </w:r>
      <w:r>
        <w:rPr>
          <w:rFonts w:ascii="Inconsolata" w:hAnsi="Inconsolata" w:cs="Lucida Console"/>
          <w:szCs w:val="18"/>
          <w:highlight w:val="lightGray"/>
        </w:rPr>
        <w:t xml:space="preserve"> 81.10     2.540    16</w:t>
      </w:r>
      <w:r w:rsidRPr="00F01A3B">
        <w:rPr>
          <w:rFonts w:ascii="Inconsolata" w:hAnsi="Inconsolata" w:cs="Lucida Console"/>
          <w:szCs w:val="18"/>
          <w:highlight w:val="lightGray"/>
        </w:rPr>
        <w:t xml:space="preserve">   </w:t>
      </w:r>
      <w:r>
        <w:rPr>
          <w:rFonts w:ascii="Inconsolata" w:hAnsi="Inconsolata" w:cs="Lucida Console"/>
          <w:szCs w:val="18"/>
          <w:highlight w:val="lightGray"/>
        </w:rPr>
        <w:t xml:space="preserve">  31.10    1.540        16</w:t>
      </w:r>
      <w:r w:rsidRPr="00F01A3B">
        <w:rPr>
          <w:rFonts w:ascii="Inconsolata" w:hAnsi="Inconsolata" w:cs="Lucida Console"/>
          <w:szCs w:val="18"/>
          <w:highlight w:val="lightGray"/>
        </w:rPr>
        <w:t xml:space="preserve">! </w:t>
      </w:r>
    </w:p>
    <w:p w14:paraId="47571113" w14:textId="77777777" w:rsidR="00BC2499" w:rsidRPr="00AE2AE5" w:rsidRDefault="00BC2499" w:rsidP="00BC2499"/>
    <w:p w14:paraId="7236DBFE" w14:textId="77777777" w:rsidR="00BC2499" w:rsidRPr="00285C00" w:rsidRDefault="00BC2499" w:rsidP="00BC2499">
      <w:pPr>
        <w:rPr>
          <w:highlight w:val="yellow"/>
        </w:rPr>
      </w:pPr>
      <w:r>
        <w:rPr>
          <w:i/>
          <w:highlight w:val="yellow"/>
        </w:rPr>
        <w:t>NOTE:</w:t>
      </w:r>
      <w:r w:rsidRPr="00285C00">
        <w:rPr>
          <w:highlight w:val="yellow"/>
        </w:rPr>
        <w:t xml:space="preserve"> </w:t>
      </w:r>
    </w:p>
    <w:p w14:paraId="3DA29429" w14:textId="77777777" w:rsidR="00BC2499" w:rsidRDefault="00BC2499" w:rsidP="00BC2499">
      <w:pPr>
        <w:jc w:val="both"/>
      </w:pPr>
      <w:r>
        <w:rPr>
          <w:highlight w:val="yellow"/>
        </w:rPr>
        <w:t>Although the units (Angstroms) are the same, t</w:t>
      </w:r>
      <w:r w:rsidRPr="00285C00">
        <w:rPr>
          <w:highlight w:val="yellow"/>
        </w:rPr>
        <w:t xml:space="preserve">he exotic file uses σ, </w:t>
      </w:r>
      <w:r w:rsidRPr="00285C00">
        <w:rPr>
          <w:i/>
          <w:highlight w:val="yellow"/>
        </w:rPr>
        <w:t>not</w:t>
      </w:r>
      <w:r w:rsidRPr="00285C00">
        <w:rPr>
          <w:highlight w:val="yellow"/>
        </w:rPr>
        <w:t xml:space="preserve"> the </w:t>
      </w:r>
      <w:proofErr w:type="spellStart"/>
      <w:r w:rsidRPr="00285C00">
        <w:rPr>
          <w:highlight w:val="yellow"/>
        </w:rPr>
        <w:t>R</w:t>
      </w:r>
      <w:r w:rsidRPr="00285C00">
        <w:rPr>
          <w:highlight w:val="yellow"/>
          <w:vertAlign w:val="subscript"/>
        </w:rPr>
        <w:t>min</w:t>
      </w:r>
      <w:proofErr w:type="spellEnd"/>
      <w:r w:rsidRPr="00285C00">
        <w:rPr>
          <w:highlight w:val="yellow"/>
        </w:rPr>
        <w:t xml:space="preserve"> used by CHARMM.  The energy in the exotic file are expressed in Kelvin (K), as this is the standard convention in the literature.</w:t>
      </w:r>
      <w:r>
        <w:t xml:space="preserve"> </w:t>
      </w:r>
    </w:p>
    <w:p w14:paraId="211AD086" w14:textId="77777777" w:rsidR="00BC2499" w:rsidRDefault="00BC2499" w:rsidP="00BC2499"/>
    <w:p w14:paraId="1CBE602D" w14:textId="77777777" w:rsidR="00BC2499" w:rsidRDefault="00BC2499" w:rsidP="00BC2499"/>
    <w:p w14:paraId="4E7C5A5D" w14:textId="77777777" w:rsidR="00BC2499" w:rsidRDefault="00BC2499" w:rsidP="00BC2499"/>
    <w:p w14:paraId="13A38E96" w14:textId="77777777" w:rsidR="00BC2499" w:rsidRDefault="00BC2499" w:rsidP="00BC2499"/>
    <w:p w14:paraId="04A1BA15" w14:textId="77777777" w:rsidR="00BC2499" w:rsidRDefault="00BC2499" w:rsidP="00BC2499"/>
    <w:p w14:paraId="4B6C63D6" w14:textId="77777777" w:rsidR="00BC2499" w:rsidRDefault="00BC2499" w:rsidP="00BC2499"/>
    <w:p w14:paraId="183EE907" w14:textId="77777777" w:rsidR="00BC2499" w:rsidRDefault="00BC2499" w:rsidP="00BC2499"/>
    <w:p w14:paraId="407E74AE" w14:textId="77777777" w:rsidR="00BC2499" w:rsidRDefault="00BC2499" w:rsidP="00BC2499"/>
    <w:p w14:paraId="4E4F0775" w14:textId="77777777" w:rsidR="00BC2499" w:rsidRPr="00EF7B8F" w:rsidRDefault="00BC2499" w:rsidP="00BC2499">
      <w:pPr>
        <w:outlineLvl w:val="0"/>
        <w:rPr>
          <w:b/>
          <w:color w:val="525252" w:themeColor="accent3" w:themeShade="80"/>
        </w:rPr>
      </w:pPr>
      <w:r>
        <w:rPr>
          <w:b/>
          <w:color w:val="525252" w:themeColor="accent3" w:themeShade="80"/>
        </w:rPr>
        <w:lastRenderedPageBreak/>
        <w:t>Control File (</w:t>
      </w:r>
      <w:proofErr w:type="gramStart"/>
      <w:r>
        <w:rPr>
          <w:b/>
          <w:color w:val="525252" w:themeColor="accent3" w:themeShade="80"/>
        </w:rPr>
        <w:t>*.</w:t>
      </w:r>
      <w:proofErr w:type="spellStart"/>
      <w:r>
        <w:rPr>
          <w:b/>
          <w:color w:val="525252" w:themeColor="accent3" w:themeShade="80"/>
        </w:rPr>
        <w:t>conf</w:t>
      </w:r>
      <w:proofErr w:type="spellEnd"/>
      <w:proofErr w:type="gramEnd"/>
      <w:r w:rsidRPr="00EF7B8F">
        <w:rPr>
          <w:b/>
          <w:color w:val="525252" w:themeColor="accent3" w:themeShade="80"/>
        </w:rPr>
        <w:t>):</w:t>
      </w:r>
    </w:p>
    <w:p w14:paraId="48DE01F3" w14:textId="77777777" w:rsidR="00BC2499" w:rsidRDefault="00BC2499" w:rsidP="00BC2499">
      <w:pPr>
        <w:jc w:val="both"/>
      </w:pPr>
      <w:r>
        <w:t>The control file is GOMC’s proprietary input file.  It contains key settings.  The settings generally fall under three categories:</w:t>
      </w:r>
    </w:p>
    <w:p w14:paraId="07FD9714" w14:textId="77777777" w:rsidR="00BC2499" w:rsidRPr="00B102E4" w:rsidRDefault="00BC2499" w:rsidP="0063031F">
      <w:pPr>
        <w:pStyle w:val="ListParagraph"/>
        <w:numPr>
          <w:ilvl w:val="0"/>
          <w:numId w:val="11"/>
        </w:numPr>
      </w:pPr>
      <w:r w:rsidRPr="00B102E4">
        <w:t>Input/Simulation Setup</w:t>
      </w:r>
    </w:p>
    <w:p w14:paraId="26999EE7" w14:textId="77777777" w:rsidR="00BC2499" w:rsidRDefault="00BC2499" w:rsidP="0063031F">
      <w:pPr>
        <w:pStyle w:val="ListParagraph"/>
        <w:numPr>
          <w:ilvl w:val="0"/>
          <w:numId w:val="11"/>
        </w:numPr>
      </w:pPr>
      <w:r>
        <w:t>System Settings for During Run</w:t>
      </w:r>
    </w:p>
    <w:p w14:paraId="6E71C614" w14:textId="77777777" w:rsidR="00BC2499" w:rsidRDefault="00BC2499" w:rsidP="0063031F">
      <w:pPr>
        <w:pStyle w:val="ListParagraph"/>
        <w:numPr>
          <w:ilvl w:val="0"/>
          <w:numId w:val="11"/>
        </w:numPr>
      </w:pPr>
      <w:r>
        <w:t>Output Settings</w:t>
      </w:r>
    </w:p>
    <w:p w14:paraId="1DC8D605" w14:textId="77777777" w:rsidR="00BC2499" w:rsidRPr="00E7615E" w:rsidRDefault="00BC2499" w:rsidP="00BC2499">
      <w:pPr>
        <w:outlineLvl w:val="0"/>
        <w:rPr>
          <w:i/>
          <w:sz w:val="24"/>
          <w:highlight w:val="yellow"/>
        </w:rPr>
      </w:pPr>
      <w:r w:rsidRPr="00E7615E">
        <w:rPr>
          <w:i/>
          <w:sz w:val="24"/>
          <w:highlight w:val="yellow"/>
        </w:rPr>
        <w:t xml:space="preserve">NOTE: </w:t>
      </w:r>
    </w:p>
    <w:p w14:paraId="3CC72EE5" w14:textId="77777777" w:rsidR="00BC2499" w:rsidRPr="00B402C5" w:rsidRDefault="00BC2499" w:rsidP="00BC2499">
      <w:pPr>
        <w:rPr>
          <w:sz w:val="24"/>
        </w:rPr>
      </w:pPr>
      <w:r>
        <w:rPr>
          <w:sz w:val="24"/>
          <w:highlight w:val="yellow"/>
        </w:rPr>
        <w:t>The c</w:t>
      </w:r>
      <w:r w:rsidRPr="00B402C5">
        <w:rPr>
          <w:sz w:val="24"/>
          <w:highlight w:val="yellow"/>
        </w:rPr>
        <w:t>ontrol file is designed to recognize logic value</w:t>
      </w:r>
      <w:r>
        <w:rPr>
          <w:sz w:val="24"/>
          <w:highlight w:val="yellow"/>
        </w:rPr>
        <w:t>s,</w:t>
      </w:r>
      <w:r w:rsidRPr="00B402C5">
        <w:rPr>
          <w:sz w:val="24"/>
          <w:highlight w:val="yellow"/>
        </w:rPr>
        <w:t xml:space="preserve"> such as yes/true/on or no/false/off.</w:t>
      </w:r>
    </w:p>
    <w:p w14:paraId="405EE00F" w14:textId="77777777" w:rsidR="00BC2499" w:rsidRPr="00B102E4" w:rsidRDefault="00BC2499" w:rsidP="00BC2499">
      <w:pPr>
        <w:outlineLvl w:val="0"/>
        <w:rPr>
          <w:i/>
          <w:u w:val="single"/>
        </w:rPr>
      </w:pPr>
      <w:r>
        <w:rPr>
          <w:i/>
          <w:u w:val="single"/>
        </w:rPr>
        <w:t>Input/Simulation Setup</w:t>
      </w:r>
    </w:p>
    <w:p w14:paraId="12C66343" w14:textId="77777777" w:rsidR="00BC2499" w:rsidRPr="0078324E" w:rsidRDefault="00BC2499" w:rsidP="00BC2499">
      <w:pPr>
        <w:jc w:val="both"/>
        <w:rPr>
          <w:rFonts w:cs="Times"/>
        </w:rPr>
      </w:pPr>
      <w:r w:rsidRPr="0078324E">
        <w:rPr>
          <w:rFonts w:cs="Times"/>
        </w:rPr>
        <w:t>In this section</w:t>
      </w:r>
      <w:r>
        <w:rPr>
          <w:rFonts w:cs="Times"/>
        </w:rPr>
        <w:t>,</w:t>
      </w:r>
      <w:r w:rsidRPr="0078324E">
        <w:rPr>
          <w:rFonts w:cs="Times"/>
        </w:rPr>
        <w:t xml:space="preserve"> input file names are listed. In addition</w:t>
      </w:r>
      <w:r>
        <w:rPr>
          <w:rFonts w:cs="Times"/>
        </w:rPr>
        <w:t>,</w:t>
      </w:r>
      <w:r w:rsidRPr="0078324E">
        <w:rPr>
          <w:rFonts w:cs="Times"/>
        </w:rPr>
        <w:t xml:space="preserve"> if you want to restart your simulation or use integer seed for running your simulation</w:t>
      </w:r>
      <w:r>
        <w:rPr>
          <w:rFonts w:cs="Times"/>
        </w:rPr>
        <w:t>,</w:t>
      </w:r>
      <w:r w:rsidRPr="0078324E">
        <w:rPr>
          <w:rFonts w:cs="Times"/>
        </w:rPr>
        <w:t xml:space="preserve"> you need to modify this section according to your purpose.</w:t>
      </w:r>
    </w:p>
    <w:p w14:paraId="5FDAC393" w14:textId="77777777" w:rsidR="00BC2499" w:rsidRPr="0078324E" w:rsidRDefault="00BC2499" w:rsidP="0063031F">
      <w:pPr>
        <w:pStyle w:val="ListParagraph"/>
        <w:widowControl w:val="0"/>
        <w:numPr>
          <w:ilvl w:val="0"/>
          <w:numId w:val="12"/>
        </w:numPr>
        <w:autoSpaceDE w:val="0"/>
        <w:autoSpaceDN w:val="0"/>
        <w:adjustRightInd w:val="0"/>
        <w:spacing w:after="240" w:line="240" w:lineRule="auto"/>
        <w:rPr>
          <w:rFonts w:cs="Times"/>
        </w:rPr>
      </w:pPr>
      <w:r>
        <w:rPr>
          <w:rFonts w:ascii="Inconsolata" w:hAnsi="Inconsolata"/>
          <w:b/>
          <w:color w:val="7F7F7F" w:themeColor="text1" w:themeTint="80"/>
          <w:sz w:val="28"/>
        </w:rPr>
        <w:t>Restart</w:t>
      </w:r>
      <w:r>
        <w:rPr>
          <w:rFonts w:ascii="Times" w:hAnsi="Times" w:cs="Times"/>
        </w:rPr>
        <w:t xml:space="preserve">: </w:t>
      </w:r>
      <w:r w:rsidRPr="0078324E">
        <w:rPr>
          <w:rFonts w:cs="Times"/>
        </w:rPr>
        <w:t>Determines whether to restart and</w:t>
      </w:r>
      <w:r>
        <w:rPr>
          <w:rFonts w:cs="Times"/>
        </w:rPr>
        <w:t>,</w:t>
      </w:r>
      <w:r w:rsidRPr="0078324E">
        <w:rPr>
          <w:rFonts w:cs="Times"/>
        </w:rPr>
        <w:t xml:space="preserve"> if so</w:t>
      </w:r>
      <w:r>
        <w:rPr>
          <w:rFonts w:cs="Times"/>
        </w:rPr>
        <w:t>,</w:t>
      </w:r>
      <w:r w:rsidRPr="0078324E">
        <w:rPr>
          <w:rFonts w:cs="Times"/>
        </w:rPr>
        <w:t xml:space="preserve"> what step to restart from.</w:t>
      </w:r>
      <w:r>
        <w:rPr>
          <w:rFonts w:cs="Times"/>
        </w:rPr>
        <w:br/>
      </w:r>
      <w:r>
        <w:rPr>
          <w:rFonts w:cs="Times"/>
        </w:rPr>
        <w:br/>
      </w:r>
      <w:r>
        <w:rPr>
          <w:rFonts w:ascii="Times" w:hAnsi="Times" w:cs="Times"/>
        </w:rPr>
        <w:t>(</w:t>
      </w:r>
      <w:r w:rsidRPr="00F8624D">
        <w:rPr>
          <w:rFonts w:ascii="Times" w:hAnsi="Times" w:cs="Times"/>
          <w:highlight w:val="yellow"/>
        </w:rPr>
        <w:t xml:space="preserve">WARNING: </w:t>
      </w:r>
      <w:r>
        <w:rPr>
          <w:rFonts w:ascii="Times" w:hAnsi="Times" w:cs="Times"/>
          <w:highlight w:val="yellow"/>
        </w:rPr>
        <w:t>Restarts are not</w:t>
      </w:r>
      <w:r w:rsidRPr="00F8624D">
        <w:rPr>
          <w:rFonts w:ascii="Times" w:hAnsi="Times" w:cs="Times"/>
          <w:highlight w:val="yellow"/>
        </w:rPr>
        <w:t xml:space="preserve"> currently supported</w:t>
      </w:r>
      <w:r>
        <w:rPr>
          <w:rFonts w:ascii="Times" w:hAnsi="Times" w:cs="Times"/>
        </w:rPr>
        <w:t>)</w:t>
      </w:r>
      <w:r>
        <w:rPr>
          <w:rFonts w:cs="Times"/>
        </w:rPr>
        <w:br/>
      </w:r>
    </w:p>
    <w:p w14:paraId="668DCE1E" w14:textId="77777777" w:rsidR="00BC2499" w:rsidRDefault="00BC2499" w:rsidP="0063031F">
      <w:pPr>
        <w:pStyle w:val="ListParagraph"/>
        <w:widowControl w:val="0"/>
        <w:numPr>
          <w:ilvl w:val="1"/>
          <w:numId w:val="12"/>
        </w:numPr>
        <w:autoSpaceDE w:val="0"/>
        <w:autoSpaceDN w:val="0"/>
        <w:adjustRightInd w:val="0"/>
        <w:spacing w:after="240" w:line="240" w:lineRule="auto"/>
        <w:rPr>
          <w:rFonts w:cs="Times"/>
        </w:rPr>
      </w:pPr>
      <w:r w:rsidRPr="0078324E">
        <w:rPr>
          <w:rFonts w:cs="Times"/>
        </w:rPr>
        <w:t>Value 1: &lt;BOOLEAN&gt; – true if restart, false otherwise</w:t>
      </w:r>
    </w:p>
    <w:p w14:paraId="69294E6E" w14:textId="77777777" w:rsidR="00BC2499" w:rsidRDefault="00BC2499" w:rsidP="00BC2499">
      <w:pPr>
        <w:pStyle w:val="ListParagraph"/>
        <w:widowControl w:val="0"/>
        <w:autoSpaceDE w:val="0"/>
        <w:autoSpaceDN w:val="0"/>
        <w:adjustRightInd w:val="0"/>
        <w:spacing w:after="240" w:line="240" w:lineRule="auto"/>
        <w:ind w:left="1440"/>
        <w:rPr>
          <w:rFonts w:cs="Times"/>
        </w:rPr>
      </w:pPr>
    </w:p>
    <w:p w14:paraId="70B2C3A0" w14:textId="77777777" w:rsidR="00BC2499" w:rsidRDefault="00BC2499" w:rsidP="0063031F">
      <w:pPr>
        <w:pStyle w:val="ListParagraph"/>
        <w:widowControl w:val="0"/>
        <w:numPr>
          <w:ilvl w:val="0"/>
          <w:numId w:val="12"/>
        </w:numPr>
        <w:autoSpaceDE w:val="0"/>
        <w:autoSpaceDN w:val="0"/>
        <w:adjustRightInd w:val="0"/>
        <w:spacing w:after="240" w:line="240" w:lineRule="auto"/>
        <w:jc w:val="both"/>
        <w:rPr>
          <w:rFonts w:cs="Times"/>
        </w:rPr>
      </w:pPr>
      <w:proofErr w:type="spellStart"/>
      <w:r>
        <w:rPr>
          <w:rFonts w:ascii="Inconsolata" w:hAnsi="Inconsolata"/>
          <w:b/>
          <w:color w:val="7F7F7F" w:themeColor="text1" w:themeTint="80"/>
          <w:sz w:val="28"/>
        </w:rPr>
        <w:t>FirstStep</w:t>
      </w:r>
      <w:proofErr w:type="spellEnd"/>
      <w:r>
        <w:rPr>
          <w:rFonts w:ascii="Times" w:hAnsi="Times" w:cs="Times"/>
        </w:rPr>
        <w:t xml:space="preserve">: </w:t>
      </w:r>
      <w:r w:rsidRPr="0078324E">
        <w:rPr>
          <w:rFonts w:cs="Times"/>
        </w:rPr>
        <w:t>Determines what step to restart from.</w:t>
      </w:r>
      <w:r>
        <w:rPr>
          <w:rFonts w:cs="Times"/>
        </w:rPr>
        <w:t xml:space="preserve"> If </w:t>
      </w:r>
      <w:r>
        <w:rPr>
          <w:rFonts w:ascii="Inconsolata" w:hAnsi="Inconsolata"/>
          <w:b/>
          <w:color w:val="7F7F7F" w:themeColor="text1" w:themeTint="80"/>
          <w:sz w:val="28"/>
        </w:rPr>
        <w:t xml:space="preserve">Restart </w:t>
      </w:r>
      <w:r>
        <w:rPr>
          <w:rFonts w:cs="Times"/>
        </w:rPr>
        <w:t>was set to true, step number needs to be specified; otherwise, the program will be terminated.</w:t>
      </w:r>
    </w:p>
    <w:p w14:paraId="1507C006" w14:textId="77777777" w:rsidR="00BC2499" w:rsidRPr="0078324E" w:rsidRDefault="00BC2499" w:rsidP="00BC2499">
      <w:pPr>
        <w:pStyle w:val="ListParagraph"/>
        <w:widowControl w:val="0"/>
        <w:autoSpaceDE w:val="0"/>
        <w:autoSpaceDN w:val="0"/>
        <w:adjustRightInd w:val="0"/>
        <w:spacing w:after="240" w:line="240" w:lineRule="auto"/>
        <w:rPr>
          <w:rFonts w:cs="Times"/>
        </w:rPr>
      </w:pPr>
    </w:p>
    <w:p w14:paraId="655E530F" w14:textId="77777777" w:rsidR="00BC2499" w:rsidRPr="003B5B4B" w:rsidRDefault="00BC2499" w:rsidP="0063031F">
      <w:pPr>
        <w:pStyle w:val="ListParagraph"/>
        <w:widowControl w:val="0"/>
        <w:numPr>
          <w:ilvl w:val="1"/>
          <w:numId w:val="12"/>
        </w:numPr>
        <w:autoSpaceDE w:val="0"/>
        <w:autoSpaceDN w:val="0"/>
        <w:adjustRightInd w:val="0"/>
        <w:spacing w:after="240" w:line="240" w:lineRule="auto"/>
        <w:rPr>
          <w:rFonts w:ascii="Times" w:hAnsi="Times" w:cs="Times"/>
        </w:rPr>
      </w:pPr>
      <w:r>
        <w:rPr>
          <w:rFonts w:cs="Times"/>
        </w:rPr>
        <w:t>Value 1</w:t>
      </w:r>
      <w:r w:rsidRPr="0078324E">
        <w:rPr>
          <w:rFonts w:cs="Times"/>
        </w:rPr>
        <w:t xml:space="preserve">: &lt;ULONG&gt; – step to restart from </w:t>
      </w:r>
      <w:r w:rsidRPr="0078324E">
        <w:rPr>
          <w:rFonts w:cs="Times"/>
        </w:rPr>
        <w:br/>
      </w:r>
      <w:r w:rsidRPr="0078324E">
        <w:rPr>
          <w:rFonts w:cs="Times"/>
        </w:rPr>
        <w:br/>
        <w:t>Example:</w:t>
      </w:r>
      <w:r w:rsidRPr="00284E74">
        <w:rPr>
          <w:rFonts w:ascii="Times" w:hAnsi="Times" w:cs="Times"/>
        </w:rPr>
        <w:br/>
      </w:r>
      <w:r w:rsidRPr="00284E74">
        <w:rPr>
          <w:rFonts w:ascii="Inconsolata" w:hAnsi="Inconsolata" w:cs="Menlo Regular"/>
          <w:color w:val="000000"/>
          <w:highlight w:val="lightGray"/>
        </w:rPr>
        <w:t>#################################</w:t>
      </w:r>
      <w:r w:rsidRPr="00284E74">
        <w:rPr>
          <w:rFonts w:ascii="Inconsolata" w:hAnsi="Inconsolata" w:cs="Menlo Regular"/>
          <w:color w:val="000000"/>
          <w:highlight w:val="lightGray"/>
        </w:rPr>
        <w:br/>
        <w:t># enable, step</w:t>
      </w:r>
      <w:r w:rsidRPr="00284E74">
        <w:rPr>
          <w:rFonts w:ascii="Inconsolata" w:hAnsi="Inconsolata" w:cs="Menlo Regular"/>
          <w:color w:val="000000"/>
          <w:highlight w:val="lightGray"/>
        </w:rPr>
        <w:br/>
        <w:t>#################################</w:t>
      </w:r>
      <w:r w:rsidRPr="00284E74">
        <w:rPr>
          <w:rFonts w:ascii="Inconsolata" w:hAnsi="Inconsolata" w:cs="Menlo Regular"/>
          <w:color w:val="000000"/>
          <w:highlight w:val="lightGray"/>
        </w:rPr>
        <w:br/>
      </w:r>
      <w:r>
        <w:rPr>
          <w:rFonts w:ascii="Inconsolata" w:hAnsi="Inconsolata" w:cs="Menlo Regular"/>
          <w:color w:val="000000"/>
          <w:highlight w:val="lightGray"/>
        </w:rPr>
        <w:t>Restart</w:t>
      </w:r>
      <w:r w:rsidRPr="00284E74">
        <w:rPr>
          <w:rFonts w:ascii="Inconsolata" w:hAnsi="Inconsolata" w:cs="Menlo Regular"/>
          <w:color w:val="000000"/>
          <w:highlight w:val="lightGray"/>
        </w:rPr>
        <w:t xml:space="preserve">     true   </w:t>
      </w:r>
    </w:p>
    <w:p w14:paraId="6EA55F15" w14:textId="77777777" w:rsidR="00BC2499" w:rsidRPr="00284E74" w:rsidRDefault="00BC2499" w:rsidP="00BC2499">
      <w:pPr>
        <w:pStyle w:val="ListParagraph"/>
        <w:widowControl w:val="0"/>
        <w:autoSpaceDE w:val="0"/>
        <w:autoSpaceDN w:val="0"/>
        <w:adjustRightInd w:val="0"/>
        <w:spacing w:after="240" w:line="240" w:lineRule="auto"/>
        <w:ind w:left="1440"/>
        <w:rPr>
          <w:rFonts w:ascii="Times" w:hAnsi="Times" w:cs="Times"/>
        </w:rPr>
      </w:pPr>
      <w:proofErr w:type="spellStart"/>
      <w:r>
        <w:rPr>
          <w:rFonts w:ascii="Inconsolata" w:hAnsi="Inconsolata" w:cs="Menlo Regular"/>
          <w:color w:val="000000"/>
          <w:highlight w:val="lightGray"/>
        </w:rPr>
        <w:t>FirstStep</w:t>
      </w:r>
      <w:proofErr w:type="spellEnd"/>
      <w:r>
        <w:rPr>
          <w:rFonts w:ascii="Inconsolata" w:hAnsi="Inconsolata" w:cs="Menlo Regular"/>
          <w:color w:val="000000"/>
          <w:highlight w:val="lightGray"/>
        </w:rPr>
        <w:t xml:space="preserve">   </w:t>
      </w:r>
      <w:r w:rsidRPr="00284E74">
        <w:rPr>
          <w:rFonts w:ascii="Inconsolata" w:hAnsi="Inconsolata" w:cs="Menlo Regular"/>
          <w:color w:val="000000"/>
          <w:highlight w:val="lightGray"/>
        </w:rPr>
        <w:t>1000000</w:t>
      </w:r>
      <w:r w:rsidRPr="00284E74">
        <w:rPr>
          <w:rFonts w:ascii="Menlo Regular" w:hAnsi="Menlo Regular" w:cs="Menlo Regular"/>
          <w:color w:val="000000"/>
        </w:rPr>
        <w:br/>
      </w:r>
    </w:p>
    <w:p w14:paraId="593D9367" w14:textId="77777777" w:rsidR="00BC2499" w:rsidRPr="0078324E" w:rsidRDefault="00BC2499" w:rsidP="0063031F">
      <w:pPr>
        <w:pStyle w:val="ListParagraph"/>
        <w:widowControl w:val="0"/>
        <w:numPr>
          <w:ilvl w:val="0"/>
          <w:numId w:val="12"/>
        </w:numPr>
        <w:autoSpaceDE w:val="0"/>
        <w:autoSpaceDN w:val="0"/>
        <w:adjustRightInd w:val="0"/>
        <w:spacing w:after="240" w:line="240" w:lineRule="auto"/>
        <w:rPr>
          <w:rFonts w:cs="Times"/>
        </w:rPr>
      </w:pPr>
      <w:r>
        <w:rPr>
          <w:rFonts w:ascii="Inconsolata" w:hAnsi="Inconsolata"/>
          <w:b/>
          <w:color w:val="7F7F7F" w:themeColor="text1" w:themeTint="80"/>
          <w:sz w:val="28"/>
        </w:rPr>
        <w:t>PRNG</w:t>
      </w:r>
      <w:r w:rsidRPr="00393B11">
        <w:rPr>
          <w:rFonts w:ascii="Times" w:hAnsi="Times" w:cs="Times"/>
          <w:b/>
        </w:rPr>
        <w:t>:</w:t>
      </w:r>
      <w:r w:rsidRPr="00393B11">
        <w:rPr>
          <w:rFonts w:ascii="Times" w:hAnsi="Times" w:cs="Times"/>
        </w:rPr>
        <w:t xml:space="preserve"> </w:t>
      </w:r>
      <w:r w:rsidRPr="0078324E">
        <w:rPr>
          <w:rFonts w:cs="Times"/>
        </w:rPr>
        <w:t>Dictates how to start the pseudo-random number generator (PRNG).</w:t>
      </w:r>
    </w:p>
    <w:p w14:paraId="2A4CAA1D" w14:textId="77777777" w:rsidR="00BC2499" w:rsidRPr="0078324E" w:rsidRDefault="00BC2499" w:rsidP="0063031F">
      <w:pPr>
        <w:pStyle w:val="ListParagraph"/>
        <w:widowControl w:val="0"/>
        <w:numPr>
          <w:ilvl w:val="1"/>
          <w:numId w:val="12"/>
        </w:numPr>
        <w:autoSpaceDE w:val="0"/>
        <w:autoSpaceDN w:val="0"/>
        <w:adjustRightInd w:val="0"/>
        <w:spacing w:after="240" w:line="240" w:lineRule="auto"/>
        <w:rPr>
          <w:rFonts w:cs="Times"/>
        </w:rPr>
      </w:pPr>
      <w:r w:rsidRPr="0078324E">
        <w:rPr>
          <w:rFonts w:cs="Times"/>
        </w:rPr>
        <w:t>Value 1: &lt;STRING &gt;</w:t>
      </w:r>
    </w:p>
    <w:p w14:paraId="5A26F040" w14:textId="77777777" w:rsidR="00BC2499" w:rsidRDefault="00BC2499" w:rsidP="0063031F">
      <w:pPr>
        <w:pStyle w:val="ListParagraph"/>
        <w:widowControl w:val="0"/>
        <w:numPr>
          <w:ilvl w:val="2"/>
          <w:numId w:val="12"/>
        </w:numPr>
        <w:autoSpaceDE w:val="0"/>
        <w:autoSpaceDN w:val="0"/>
        <w:adjustRightInd w:val="0"/>
        <w:spacing w:after="240" w:line="240" w:lineRule="auto"/>
        <w:jc w:val="both"/>
        <w:rPr>
          <w:rFonts w:cs="Times"/>
        </w:rPr>
      </w:pPr>
      <w:r w:rsidRPr="0078324E">
        <w:rPr>
          <w:rFonts w:cs="Times"/>
        </w:rPr>
        <w:t xml:space="preserve">RANDOM: Randomizes </w:t>
      </w:r>
      <w:proofErr w:type="spellStart"/>
      <w:r w:rsidRPr="0078324E">
        <w:rPr>
          <w:rFonts w:cs="Times"/>
        </w:rPr>
        <w:t>Me</w:t>
      </w:r>
      <w:r>
        <w:rPr>
          <w:rFonts w:cs="Times"/>
        </w:rPr>
        <w:t>rsenne</w:t>
      </w:r>
      <w:proofErr w:type="spellEnd"/>
      <w:r>
        <w:rPr>
          <w:rFonts w:cs="Times"/>
        </w:rPr>
        <w:t xml:space="preserve"> Twister PRNG with random</w:t>
      </w:r>
      <w:r w:rsidRPr="0078324E">
        <w:rPr>
          <w:rFonts w:cs="Times"/>
        </w:rPr>
        <w:t xml:space="preserve"> bits based on the system time.</w:t>
      </w:r>
    </w:p>
    <w:p w14:paraId="22DBBFA9" w14:textId="77777777" w:rsidR="00BC2499" w:rsidRPr="00731619" w:rsidRDefault="00BC2499" w:rsidP="00BC2499">
      <w:pPr>
        <w:pStyle w:val="ListParagraph"/>
        <w:widowControl w:val="0"/>
        <w:autoSpaceDE w:val="0"/>
        <w:autoSpaceDN w:val="0"/>
        <w:adjustRightInd w:val="0"/>
        <w:spacing w:after="240" w:line="240" w:lineRule="auto"/>
        <w:ind w:left="2160"/>
        <w:rPr>
          <w:rFonts w:cs="Times"/>
        </w:rPr>
      </w:pPr>
      <w:r w:rsidRPr="00731619">
        <w:rPr>
          <w:rFonts w:cs="Times"/>
        </w:rPr>
        <w:br/>
        <w:t>Example:</w:t>
      </w:r>
      <w:r w:rsidRPr="00731619">
        <w:rPr>
          <w:rFonts w:ascii="Times" w:hAnsi="Times" w:cs="Times"/>
        </w:rPr>
        <w:br/>
      </w:r>
      <w:r w:rsidRPr="00731619">
        <w:rPr>
          <w:rFonts w:ascii="Inconsolata" w:hAnsi="Inconsolata" w:cs="Menlo Regular"/>
          <w:color w:val="000000"/>
          <w:highlight w:val="lightGray"/>
        </w:rPr>
        <w:t>####################################</w:t>
      </w:r>
      <w:r w:rsidRPr="00731619">
        <w:rPr>
          <w:rFonts w:ascii="Times" w:hAnsi="Times" w:cs="Times"/>
        </w:rPr>
        <w:br/>
      </w:r>
      <w:r w:rsidRPr="00731619">
        <w:rPr>
          <w:rFonts w:ascii="Inconsolata" w:hAnsi="Inconsolata" w:cs="Menlo Regular"/>
          <w:color w:val="000000"/>
          <w:highlight w:val="lightGray"/>
        </w:rPr>
        <w:t># kind {RESTART, RANDOM, INTSEED}</w:t>
      </w:r>
      <w:r w:rsidRPr="00731619">
        <w:rPr>
          <w:rFonts w:ascii="Times" w:hAnsi="Times" w:cs="Times"/>
        </w:rPr>
        <w:br/>
      </w:r>
      <w:r w:rsidRPr="00731619">
        <w:rPr>
          <w:rFonts w:ascii="Inconsolata" w:hAnsi="Inconsolata" w:cs="Menlo Regular"/>
          <w:color w:val="000000"/>
          <w:highlight w:val="lightGray"/>
        </w:rPr>
        <w:t>####################################</w:t>
      </w:r>
      <w:r w:rsidRPr="00731619">
        <w:rPr>
          <w:rFonts w:ascii="Times" w:hAnsi="Times" w:cs="Times"/>
        </w:rPr>
        <w:br/>
      </w:r>
      <w:r w:rsidRPr="00731619">
        <w:rPr>
          <w:rFonts w:ascii="Inconsolata" w:hAnsi="Inconsolata" w:cs="Menlo Regular"/>
          <w:color w:val="000000"/>
          <w:highlight w:val="lightGray"/>
        </w:rPr>
        <w:t>PRNG     RANDOM</w:t>
      </w:r>
      <w:r>
        <w:rPr>
          <w:rFonts w:ascii="Inconsolata" w:hAnsi="Inconsolata" w:cs="Menlo Regular"/>
          <w:color w:val="000000"/>
        </w:rPr>
        <w:br/>
      </w:r>
    </w:p>
    <w:p w14:paraId="63548C43" w14:textId="77777777" w:rsidR="00BC2499" w:rsidRDefault="00BC2499" w:rsidP="00BC2499">
      <w:pPr>
        <w:pStyle w:val="ListParagraph"/>
        <w:widowControl w:val="0"/>
        <w:autoSpaceDE w:val="0"/>
        <w:autoSpaceDN w:val="0"/>
        <w:adjustRightInd w:val="0"/>
        <w:spacing w:after="240"/>
        <w:ind w:left="2160"/>
        <w:rPr>
          <w:rFonts w:ascii="Times" w:hAnsi="Times" w:cs="Times"/>
        </w:rPr>
      </w:pPr>
    </w:p>
    <w:p w14:paraId="3D95C653" w14:textId="77777777" w:rsidR="00BC2499" w:rsidRDefault="00BC2499" w:rsidP="00BC2499">
      <w:pPr>
        <w:pStyle w:val="ListParagraph"/>
        <w:widowControl w:val="0"/>
        <w:autoSpaceDE w:val="0"/>
        <w:autoSpaceDN w:val="0"/>
        <w:adjustRightInd w:val="0"/>
        <w:spacing w:after="240"/>
        <w:ind w:left="2160"/>
        <w:rPr>
          <w:rFonts w:ascii="Times" w:hAnsi="Times" w:cs="Times"/>
        </w:rPr>
      </w:pPr>
    </w:p>
    <w:p w14:paraId="35E62BC7" w14:textId="77777777" w:rsidR="00BC2499" w:rsidRPr="00675575" w:rsidRDefault="00BC2499" w:rsidP="0063031F">
      <w:pPr>
        <w:pStyle w:val="ListParagraph"/>
        <w:widowControl w:val="0"/>
        <w:numPr>
          <w:ilvl w:val="2"/>
          <w:numId w:val="12"/>
        </w:numPr>
        <w:autoSpaceDE w:val="0"/>
        <w:autoSpaceDN w:val="0"/>
        <w:adjustRightInd w:val="0"/>
        <w:spacing w:after="240"/>
        <w:rPr>
          <w:rFonts w:ascii="Times" w:hAnsi="Times" w:cs="Times"/>
        </w:rPr>
      </w:pPr>
      <w:r w:rsidRPr="00D40040">
        <w:rPr>
          <w:rFonts w:ascii="Times" w:hAnsi="Times" w:cs="Times"/>
        </w:rPr>
        <w:lastRenderedPageBreak/>
        <w:t>INTSEED</w:t>
      </w:r>
      <w:r>
        <w:rPr>
          <w:rFonts w:ascii="Times" w:hAnsi="Times" w:cs="Times"/>
        </w:rPr>
        <w:t xml:space="preserve">: </w:t>
      </w:r>
      <w:r w:rsidRPr="0078324E">
        <w:rPr>
          <w:rFonts w:cs="Times"/>
        </w:rPr>
        <w:t xml:space="preserve">This option “seeds” the </w:t>
      </w:r>
      <w:proofErr w:type="spellStart"/>
      <w:r w:rsidRPr="0078324E">
        <w:rPr>
          <w:rFonts w:cs="Times"/>
        </w:rPr>
        <w:t>Mersenne</w:t>
      </w:r>
      <w:proofErr w:type="spellEnd"/>
      <w:r w:rsidRPr="0078324E">
        <w:rPr>
          <w:rFonts w:cs="Times"/>
        </w:rPr>
        <w:t xml:space="preserve"> Twister PRNG with a standard integer.  When the same integer is used, the generated PRNG stream should be the same every time, which is helpful in tracking down bugs.</w:t>
      </w:r>
    </w:p>
    <w:p w14:paraId="5A2A5206" w14:textId="77777777" w:rsidR="00BC2499" w:rsidRPr="00675575" w:rsidRDefault="00BC2499" w:rsidP="00BC2499">
      <w:pPr>
        <w:pStyle w:val="ListParagraph"/>
        <w:widowControl w:val="0"/>
        <w:autoSpaceDE w:val="0"/>
        <w:autoSpaceDN w:val="0"/>
        <w:adjustRightInd w:val="0"/>
        <w:spacing w:after="240"/>
        <w:ind w:left="2160"/>
        <w:rPr>
          <w:rFonts w:ascii="Times" w:hAnsi="Times" w:cs="Times"/>
        </w:rPr>
      </w:pPr>
    </w:p>
    <w:p w14:paraId="24999D21" w14:textId="77777777" w:rsidR="00BC2499" w:rsidRDefault="00BC2499" w:rsidP="0063031F">
      <w:pPr>
        <w:pStyle w:val="ListParagraph"/>
        <w:widowControl w:val="0"/>
        <w:numPr>
          <w:ilvl w:val="2"/>
          <w:numId w:val="12"/>
        </w:numPr>
        <w:autoSpaceDE w:val="0"/>
        <w:autoSpaceDN w:val="0"/>
        <w:adjustRightInd w:val="0"/>
        <w:spacing w:after="240" w:line="240" w:lineRule="auto"/>
        <w:jc w:val="both"/>
        <w:rPr>
          <w:rFonts w:cs="Times"/>
        </w:rPr>
      </w:pPr>
      <w:r>
        <w:rPr>
          <w:rFonts w:ascii="Times" w:hAnsi="Times" w:cs="Times"/>
        </w:rPr>
        <w:t xml:space="preserve">RESTART: </w:t>
      </w:r>
      <w:r w:rsidRPr="0078324E">
        <w:rPr>
          <w:rFonts w:cs="Times"/>
        </w:rPr>
        <w:t>Used for restarting a previous simulation</w:t>
      </w:r>
      <w:r>
        <w:rPr>
          <w:rFonts w:cs="Times"/>
        </w:rPr>
        <w:t xml:space="preserve">. </w:t>
      </w:r>
      <w:r w:rsidRPr="0078324E">
        <w:rPr>
          <w:rFonts w:cs="Times"/>
        </w:rPr>
        <w:t xml:space="preserve"> </w:t>
      </w:r>
      <w:r>
        <w:rPr>
          <w:rFonts w:cs="Times"/>
        </w:rPr>
        <w:t>T</w:t>
      </w:r>
      <w:r w:rsidRPr="0078324E">
        <w:rPr>
          <w:rFonts w:cs="Times"/>
        </w:rPr>
        <w:t xml:space="preserve">his option loads in the </w:t>
      </w:r>
      <w:proofErr w:type="spellStart"/>
      <w:r w:rsidRPr="0078324E">
        <w:rPr>
          <w:rFonts w:cs="Times"/>
        </w:rPr>
        <w:t>Mersenne</w:t>
      </w:r>
      <w:proofErr w:type="spellEnd"/>
      <w:r w:rsidRPr="0078324E">
        <w:rPr>
          <w:rFonts w:cs="Times"/>
        </w:rPr>
        <w:t xml:space="preserve"> Twister’s state from a saved file.</w:t>
      </w:r>
      <w:r w:rsidRPr="000865F9">
        <w:rPr>
          <w:rFonts w:cs="Times"/>
        </w:rPr>
        <w:t xml:space="preserve"> </w:t>
      </w:r>
    </w:p>
    <w:p w14:paraId="342DB283" w14:textId="77777777" w:rsidR="00BC2499" w:rsidRPr="00675575" w:rsidRDefault="00BC2499" w:rsidP="00BC2499">
      <w:pPr>
        <w:widowControl w:val="0"/>
        <w:autoSpaceDE w:val="0"/>
        <w:autoSpaceDN w:val="0"/>
        <w:adjustRightInd w:val="0"/>
        <w:spacing w:after="240" w:line="240" w:lineRule="auto"/>
        <w:ind w:left="2160"/>
        <w:jc w:val="both"/>
        <w:rPr>
          <w:rFonts w:cs="Times"/>
        </w:rPr>
      </w:pPr>
      <w:r w:rsidRPr="00675575">
        <w:rPr>
          <w:rFonts w:cs="Times"/>
        </w:rPr>
        <w:br/>
      </w:r>
      <w:r w:rsidRPr="00675575">
        <w:rPr>
          <w:rFonts w:ascii="Times" w:hAnsi="Times" w:cs="Times"/>
        </w:rPr>
        <w:t>(</w:t>
      </w:r>
      <w:r w:rsidRPr="00675575">
        <w:rPr>
          <w:rFonts w:ascii="Times" w:hAnsi="Times" w:cs="Times"/>
          <w:highlight w:val="yellow"/>
        </w:rPr>
        <w:t>WARNING: Restarts are not currently supported</w:t>
      </w:r>
      <w:r w:rsidRPr="00675575">
        <w:rPr>
          <w:rFonts w:ascii="Times" w:hAnsi="Times" w:cs="Times"/>
        </w:rPr>
        <w:t>)</w:t>
      </w:r>
    </w:p>
    <w:p w14:paraId="582615EB" w14:textId="77777777" w:rsidR="00BC2499" w:rsidRPr="00675575" w:rsidRDefault="00BC2499" w:rsidP="00BC2499">
      <w:pPr>
        <w:widowControl w:val="0"/>
        <w:autoSpaceDE w:val="0"/>
        <w:autoSpaceDN w:val="0"/>
        <w:adjustRightInd w:val="0"/>
        <w:spacing w:after="240"/>
        <w:ind w:left="2160"/>
        <w:rPr>
          <w:rFonts w:ascii="Times" w:hAnsi="Times" w:cs="Times"/>
        </w:rPr>
      </w:pPr>
      <w:r w:rsidRPr="0078324E">
        <w:rPr>
          <w:rFonts w:cs="Times"/>
        </w:rPr>
        <w:t>Example:</w:t>
      </w:r>
      <w:r>
        <w:rPr>
          <w:rFonts w:ascii="Times" w:hAnsi="Times" w:cs="Times"/>
        </w:rPr>
        <w:t xml:space="preserve"> </w:t>
      </w:r>
      <w:r>
        <w:rPr>
          <w:rFonts w:ascii="Times" w:hAnsi="Times" w:cs="Times"/>
        </w:rPr>
        <w:br/>
      </w:r>
      <w:r w:rsidRPr="00D40040">
        <w:rPr>
          <w:rFonts w:ascii="Inconsolata" w:hAnsi="Inconsolata" w:cs="Menlo Regular"/>
          <w:color w:val="000000"/>
          <w:highlight w:val="lightGray"/>
        </w:rPr>
        <w:t>####################################</w:t>
      </w:r>
      <w:r>
        <w:rPr>
          <w:rFonts w:ascii="Times" w:hAnsi="Times" w:cs="Times"/>
        </w:rPr>
        <w:br/>
      </w:r>
      <w:r w:rsidRPr="00D40040">
        <w:rPr>
          <w:rFonts w:ascii="Inconsolata" w:hAnsi="Inconsolata" w:cs="Menlo Regular"/>
          <w:color w:val="000000"/>
          <w:highlight w:val="lightGray"/>
        </w:rPr>
        <w:t># kind {RESTART, RANDOM, INTSEED}</w:t>
      </w:r>
      <w:r>
        <w:rPr>
          <w:rFonts w:ascii="Times" w:hAnsi="Times" w:cs="Times"/>
        </w:rPr>
        <w:br/>
      </w:r>
      <w:r w:rsidRPr="00D40040">
        <w:rPr>
          <w:rFonts w:ascii="Inconsolata" w:hAnsi="Inconsolata" w:cs="Menlo Regular"/>
          <w:color w:val="000000"/>
          <w:highlight w:val="lightGray"/>
        </w:rPr>
        <w:t>####################################</w:t>
      </w:r>
      <w:r>
        <w:rPr>
          <w:rFonts w:ascii="Times" w:hAnsi="Times" w:cs="Times"/>
        </w:rPr>
        <w:br/>
      </w:r>
      <w:r w:rsidRPr="00D40040">
        <w:rPr>
          <w:rFonts w:ascii="Inconsolata" w:hAnsi="Inconsolata" w:cs="Menlo Regular"/>
          <w:color w:val="000000"/>
          <w:highlight w:val="lightGray"/>
        </w:rPr>
        <w:t>PRNG     R</w:t>
      </w:r>
      <w:r>
        <w:rPr>
          <w:rFonts w:ascii="Inconsolata" w:hAnsi="Inconsolata" w:cs="Menlo Regular"/>
          <w:color w:val="000000"/>
          <w:highlight w:val="lightGray"/>
        </w:rPr>
        <w:t>ESTART</w:t>
      </w:r>
    </w:p>
    <w:p w14:paraId="4823B967" w14:textId="77777777" w:rsidR="00BC2499" w:rsidRPr="001A7174" w:rsidRDefault="00BC2499" w:rsidP="00BC2499">
      <w:pPr>
        <w:pStyle w:val="ListParagraph"/>
        <w:widowControl w:val="0"/>
        <w:autoSpaceDE w:val="0"/>
        <w:autoSpaceDN w:val="0"/>
        <w:adjustRightInd w:val="0"/>
        <w:spacing w:after="240"/>
        <w:ind w:left="2160"/>
        <w:rPr>
          <w:rFonts w:ascii="Times" w:hAnsi="Times" w:cs="Times"/>
        </w:rPr>
      </w:pPr>
    </w:p>
    <w:p w14:paraId="1D8C86E0" w14:textId="77777777" w:rsidR="00BC2499" w:rsidRPr="00675575" w:rsidRDefault="00BC2499" w:rsidP="0063031F">
      <w:pPr>
        <w:pStyle w:val="ListParagraph"/>
        <w:widowControl w:val="0"/>
        <w:numPr>
          <w:ilvl w:val="0"/>
          <w:numId w:val="12"/>
        </w:numPr>
        <w:autoSpaceDE w:val="0"/>
        <w:autoSpaceDN w:val="0"/>
        <w:adjustRightInd w:val="0"/>
        <w:spacing w:after="240"/>
        <w:jc w:val="both"/>
        <w:rPr>
          <w:rFonts w:cs="Times"/>
        </w:rPr>
      </w:pPr>
      <w:proofErr w:type="spellStart"/>
      <w:r w:rsidRPr="00717BD3">
        <w:rPr>
          <w:rFonts w:ascii="Inconsolata" w:hAnsi="Inconsolata"/>
          <w:b/>
          <w:color w:val="7F7F7F" w:themeColor="text1" w:themeTint="80"/>
          <w:sz w:val="28"/>
        </w:rPr>
        <w:t>Random_Seed</w:t>
      </w:r>
      <w:proofErr w:type="spellEnd"/>
      <w:r w:rsidRPr="00675575">
        <w:rPr>
          <w:rFonts w:cs="Menlo Regular"/>
          <w:b/>
          <w:color w:val="000000"/>
        </w:rPr>
        <w:t xml:space="preserve">: </w:t>
      </w:r>
      <w:r w:rsidRPr="00675575">
        <w:rPr>
          <w:rFonts w:cs="Menlo Regular"/>
          <w:color w:val="000000"/>
        </w:rPr>
        <w:t>Define</w:t>
      </w:r>
      <w:r>
        <w:rPr>
          <w:rFonts w:cs="Menlo Regular"/>
          <w:color w:val="000000"/>
        </w:rPr>
        <w:t>s</w:t>
      </w:r>
      <w:r w:rsidRPr="00675575">
        <w:rPr>
          <w:rFonts w:cs="Menlo Regular"/>
          <w:color w:val="000000"/>
        </w:rPr>
        <w:t xml:space="preserve"> seed number. If </w:t>
      </w:r>
      <w:r>
        <w:rPr>
          <w:rFonts w:cs="Menlo Regular"/>
          <w:color w:val="000000"/>
        </w:rPr>
        <w:t>“</w:t>
      </w:r>
      <w:r w:rsidRPr="00675575">
        <w:rPr>
          <w:rFonts w:cs="Times"/>
        </w:rPr>
        <w:t>INTSEED</w:t>
      </w:r>
      <w:r>
        <w:rPr>
          <w:rFonts w:cs="Times"/>
        </w:rPr>
        <w:t>”</w:t>
      </w:r>
      <w:r w:rsidRPr="00675575">
        <w:rPr>
          <w:rFonts w:cs="Times"/>
        </w:rPr>
        <w:t xml:space="preserve"> </w:t>
      </w:r>
      <w:r>
        <w:rPr>
          <w:rFonts w:cs="Times"/>
        </w:rPr>
        <w:t>is</w:t>
      </w:r>
      <w:r w:rsidRPr="00675575">
        <w:rPr>
          <w:rFonts w:cs="Times"/>
        </w:rPr>
        <w:t xml:space="preserve"> chosen, seed number need</w:t>
      </w:r>
      <w:r>
        <w:rPr>
          <w:rFonts w:cs="Times"/>
        </w:rPr>
        <w:t>s</w:t>
      </w:r>
      <w:r w:rsidRPr="00675575">
        <w:rPr>
          <w:rFonts w:cs="Times"/>
        </w:rPr>
        <w:t xml:space="preserve"> to be specified</w:t>
      </w:r>
      <w:r>
        <w:rPr>
          <w:rFonts w:cs="Times"/>
        </w:rPr>
        <w:t>;</w:t>
      </w:r>
      <w:r w:rsidRPr="00675575">
        <w:rPr>
          <w:rFonts w:cs="Times"/>
        </w:rPr>
        <w:t xml:space="preserve"> otherwise</w:t>
      </w:r>
      <w:r>
        <w:rPr>
          <w:rFonts w:cs="Times"/>
        </w:rPr>
        <w:t>, the</w:t>
      </w:r>
      <w:r w:rsidRPr="00675575">
        <w:rPr>
          <w:rFonts w:cs="Times"/>
        </w:rPr>
        <w:t xml:space="preserve"> program will be terminated.</w:t>
      </w:r>
    </w:p>
    <w:p w14:paraId="331F0CC7" w14:textId="77777777" w:rsidR="00BC2499" w:rsidRPr="00675575" w:rsidRDefault="00BC2499" w:rsidP="00BC2499">
      <w:pPr>
        <w:pStyle w:val="ListParagraph"/>
        <w:widowControl w:val="0"/>
        <w:autoSpaceDE w:val="0"/>
        <w:autoSpaceDN w:val="0"/>
        <w:adjustRightInd w:val="0"/>
        <w:spacing w:after="240"/>
        <w:rPr>
          <w:rFonts w:cs="Times"/>
        </w:rPr>
      </w:pPr>
    </w:p>
    <w:p w14:paraId="4939FA1F" w14:textId="77777777" w:rsidR="00BC2499" w:rsidRPr="00717BD3" w:rsidRDefault="00BC2499" w:rsidP="0063031F">
      <w:pPr>
        <w:pStyle w:val="ListParagraph"/>
        <w:widowControl w:val="0"/>
        <w:numPr>
          <w:ilvl w:val="1"/>
          <w:numId w:val="12"/>
        </w:numPr>
        <w:autoSpaceDE w:val="0"/>
        <w:autoSpaceDN w:val="0"/>
        <w:adjustRightInd w:val="0"/>
        <w:spacing w:after="240"/>
        <w:rPr>
          <w:rFonts w:ascii="Times" w:hAnsi="Times" w:cs="Times"/>
        </w:rPr>
      </w:pPr>
      <w:r w:rsidRPr="00675575">
        <w:rPr>
          <w:rFonts w:cs="Times"/>
        </w:rPr>
        <w:t>Value 1: ULONG or UINT: If “INTSEED” command is used (see above example).</w:t>
      </w:r>
      <w:r w:rsidRPr="00717BD3">
        <w:rPr>
          <w:rFonts w:ascii="Times" w:hAnsi="Times" w:cs="Times"/>
        </w:rPr>
        <w:br/>
      </w:r>
      <w:r w:rsidRPr="00717BD3">
        <w:rPr>
          <w:rFonts w:cs="Times"/>
        </w:rPr>
        <w:br/>
        <w:t>Example:</w:t>
      </w:r>
      <w:r w:rsidRPr="00717BD3">
        <w:rPr>
          <w:rFonts w:ascii="Times" w:hAnsi="Times" w:cs="Times"/>
        </w:rPr>
        <w:br/>
      </w:r>
      <w:r w:rsidRPr="00717BD3">
        <w:rPr>
          <w:rFonts w:ascii="Inconsolata" w:hAnsi="Inconsolata" w:cs="Times"/>
          <w:highlight w:val="lightGray"/>
        </w:rPr>
        <w:t>####################################</w:t>
      </w:r>
    </w:p>
    <w:p w14:paraId="503D4A35" w14:textId="77777777" w:rsidR="00BC2499" w:rsidRDefault="00BC2499" w:rsidP="00BC2499">
      <w:pPr>
        <w:pStyle w:val="ListParagraph"/>
        <w:widowControl w:val="0"/>
        <w:autoSpaceDE w:val="0"/>
        <w:autoSpaceDN w:val="0"/>
        <w:adjustRightInd w:val="0"/>
        <w:spacing w:after="240"/>
        <w:ind w:left="1440"/>
        <w:rPr>
          <w:rFonts w:ascii="Inconsolata" w:hAnsi="Inconsolata" w:cs="Times"/>
          <w:highlight w:val="lightGray"/>
        </w:rPr>
      </w:pPr>
      <w:r w:rsidRPr="00717BD3">
        <w:rPr>
          <w:rFonts w:ascii="Inconsolata" w:hAnsi="Inconsolata" w:cs="Times"/>
          <w:highlight w:val="lightGray"/>
        </w:rPr>
        <w:t># kind {RESTART, RANDOM, INTSEED}</w:t>
      </w:r>
    </w:p>
    <w:p w14:paraId="5A54B004" w14:textId="77777777" w:rsidR="00BC2499" w:rsidRDefault="00BC2499" w:rsidP="00BC2499">
      <w:pPr>
        <w:pStyle w:val="ListParagraph"/>
        <w:widowControl w:val="0"/>
        <w:autoSpaceDE w:val="0"/>
        <w:autoSpaceDN w:val="0"/>
        <w:adjustRightInd w:val="0"/>
        <w:spacing w:after="240"/>
        <w:ind w:left="1440"/>
        <w:rPr>
          <w:rFonts w:ascii="Inconsolata" w:hAnsi="Inconsolata" w:cs="Times"/>
          <w:highlight w:val="lightGray"/>
        </w:rPr>
      </w:pPr>
      <w:r w:rsidRPr="00717BD3">
        <w:rPr>
          <w:rFonts w:ascii="Inconsolata" w:hAnsi="Inconsolata" w:cs="Times"/>
          <w:highlight w:val="lightGray"/>
        </w:rPr>
        <w:t>####################################</w:t>
      </w:r>
    </w:p>
    <w:p w14:paraId="7DF15E58" w14:textId="77777777" w:rsidR="00BC2499" w:rsidRDefault="00BC2499" w:rsidP="00BC2499">
      <w:pPr>
        <w:pStyle w:val="ListParagraph"/>
        <w:widowControl w:val="0"/>
        <w:autoSpaceDE w:val="0"/>
        <w:autoSpaceDN w:val="0"/>
        <w:adjustRightInd w:val="0"/>
        <w:spacing w:after="240"/>
        <w:ind w:left="1440"/>
        <w:rPr>
          <w:rFonts w:ascii="Inconsolata" w:hAnsi="Inconsolata" w:cs="Times"/>
          <w:highlight w:val="lightGray"/>
        </w:rPr>
      </w:pPr>
      <w:r w:rsidRPr="00717BD3">
        <w:rPr>
          <w:rFonts w:ascii="Inconsolata" w:hAnsi="Inconsolata" w:cs="Times"/>
          <w:highlight w:val="lightGray"/>
        </w:rPr>
        <w:t xml:space="preserve">PRNG     </w:t>
      </w:r>
      <w:r w:rsidRPr="00717BD3">
        <w:rPr>
          <w:rFonts w:ascii="Inconsolata" w:hAnsi="Inconsolata" w:cs="Times"/>
          <w:highlight w:val="lightGray"/>
        </w:rPr>
        <w:tab/>
      </w:r>
      <w:r w:rsidRPr="00717BD3">
        <w:rPr>
          <w:rFonts w:ascii="Inconsolata" w:hAnsi="Inconsolata" w:cs="Times"/>
          <w:highlight w:val="lightGray"/>
        </w:rPr>
        <w:tab/>
      </w:r>
      <w:r>
        <w:rPr>
          <w:rFonts w:ascii="Inconsolata" w:hAnsi="Inconsolata" w:cs="Times"/>
          <w:highlight w:val="lightGray"/>
        </w:rPr>
        <w:t>INTSEED</w:t>
      </w:r>
      <w:r>
        <w:rPr>
          <w:rFonts w:ascii="Inconsolata" w:hAnsi="Inconsolata" w:cs="Times"/>
          <w:highlight w:val="lightGray"/>
        </w:rPr>
        <w:tab/>
      </w:r>
    </w:p>
    <w:p w14:paraId="2FBD4E74" w14:textId="77777777" w:rsidR="00BC2499" w:rsidRPr="00717BD3" w:rsidRDefault="00BC2499" w:rsidP="00BC2499">
      <w:pPr>
        <w:pStyle w:val="ListParagraph"/>
        <w:widowControl w:val="0"/>
        <w:autoSpaceDE w:val="0"/>
        <w:autoSpaceDN w:val="0"/>
        <w:adjustRightInd w:val="0"/>
        <w:spacing w:after="240"/>
        <w:ind w:left="1440"/>
        <w:rPr>
          <w:rFonts w:ascii="Times" w:hAnsi="Times" w:cs="Times"/>
        </w:rPr>
      </w:pPr>
      <w:proofErr w:type="spellStart"/>
      <w:r w:rsidRPr="00717BD3">
        <w:rPr>
          <w:rFonts w:ascii="Inconsolata" w:hAnsi="Inconsolata" w:cs="Times"/>
          <w:highlight w:val="lightGray"/>
        </w:rPr>
        <w:t>Random_Seed</w:t>
      </w:r>
      <w:proofErr w:type="spellEnd"/>
      <w:r w:rsidRPr="00717BD3">
        <w:rPr>
          <w:rFonts w:ascii="Inconsolata" w:hAnsi="Inconsolata" w:cs="Times"/>
          <w:highlight w:val="lightGray"/>
        </w:rPr>
        <w:tab/>
      </w:r>
      <w:r>
        <w:rPr>
          <w:rFonts w:ascii="Inconsolata" w:hAnsi="Inconsolata" w:cs="Times"/>
          <w:highlight w:val="lightGray"/>
        </w:rPr>
        <w:t>50</w:t>
      </w:r>
    </w:p>
    <w:p w14:paraId="0C7794FB" w14:textId="77777777" w:rsidR="00BC2499" w:rsidRDefault="00BC2499" w:rsidP="00BC2499">
      <w:pPr>
        <w:pStyle w:val="ListParagraph"/>
        <w:widowControl w:val="0"/>
        <w:autoSpaceDE w:val="0"/>
        <w:autoSpaceDN w:val="0"/>
        <w:adjustRightInd w:val="0"/>
        <w:spacing w:after="240"/>
        <w:ind w:left="2160"/>
        <w:rPr>
          <w:rFonts w:ascii="Times" w:hAnsi="Times" w:cs="Times"/>
        </w:rPr>
      </w:pPr>
    </w:p>
    <w:p w14:paraId="629B16AE" w14:textId="77777777" w:rsidR="00BC2499" w:rsidRPr="0078324E" w:rsidRDefault="00BC2499" w:rsidP="0063031F">
      <w:pPr>
        <w:pStyle w:val="ListParagraph"/>
        <w:widowControl w:val="0"/>
        <w:numPr>
          <w:ilvl w:val="0"/>
          <w:numId w:val="13"/>
        </w:numPr>
        <w:autoSpaceDE w:val="0"/>
        <w:autoSpaceDN w:val="0"/>
        <w:adjustRightInd w:val="0"/>
        <w:spacing w:after="240" w:line="240" w:lineRule="auto"/>
        <w:rPr>
          <w:rFonts w:cs="Times"/>
        </w:rPr>
      </w:pPr>
      <w:proofErr w:type="spellStart"/>
      <w:r w:rsidRPr="00717BD3">
        <w:rPr>
          <w:rFonts w:ascii="Inconsolata" w:hAnsi="Inconsolata"/>
          <w:b/>
          <w:color w:val="7F7F7F" w:themeColor="text1" w:themeTint="80"/>
          <w:sz w:val="28"/>
        </w:rPr>
        <w:t>ParaTypeCHARMM</w:t>
      </w:r>
      <w:proofErr w:type="spellEnd"/>
      <w:r w:rsidRPr="00A60816">
        <w:rPr>
          <w:rFonts w:ascii="Times" w:hAnsi="Times" w:cs="Menlo Regular"/>
          <w:b/>
          <w:color w:val="000000"/>
        </w:rPr>
        <w:t xml:space="preserve">: </w:t>
      </w:r>
      <w:r>
        <w:rPr>
          <w:rFonts w:cs="Menlo Regular"/>
          <w:color w:val="000000"/>
        </w:rPr>
        <w:t>Sets force field type to CHARMM style.</w:t>
      </w:r>
    </w:p>
    <w:p w14:paraId="72C20592" w14:textId="77777777" w:rsidR="00BC2499" w:rsidRPr="0078324E" w:rsidRDefault="00BC2499" w:rsidP="00BC2499">
      <w:pPr>
        <w:pStyle w:val="ListParagraph"/>
        <w:widowControl w:val="0"/>
        <w:autoSpaceDE w:val="0"/>
        <w:autoSpaceDN w:val="0"/>
        <w:adjustRightInd w:val="0"/>
        <w:spacing w:after="240"/>
        <w:rPr>
          <w:rFonts w:cs="Times"/>
        </w:rPr>
      </w:pPr>
    </w:p>
    <w:p w14:paraId="185CB59E" w14:textId="77777777" w:rsidR="00BC2499" w:rsidRPr="00F8624D" w:rsidRDefault="00BC2499" w:rsidP="0063031F">
      <w:pPr>
        <w:pStyle w:val="ListParagraph"/>
        <w:widowControl w:val="0"/>
        <w:numPr>
          <w:ilvl w:val="1"/>
          <w:numId w:val="13"/>
        </w:numPr>
        <w:autoSpaceDE w:val="0"/>
        <w:autoSpaceDN w:val="0"/>
        <w:adjustRightInd w:val="0"/>
        <w:spacing w:after="240" w:line="240" w:lineRule="auto"/>
        <w:rPr>
          <w:rFonts w:ascii="Times" w:hAnsi="Times" w:cs="Times"/>
        </w:rPr>
      </w:pPr>
      <w:r w:rsidRPr="0078324E">
        <w:rPr>
          <w:rFonts w:cs="Menlo Regular"/>
          <w:color w:val="000000"/>
        </w:rPr>
        <w:t>Value 1</w:t>
      </w:r>
      <w:r>
        <w:rPr>
          <w:rFonts w:cs="Times"/>
        </w:rPr>
        <w:t>: &lt;BOOLEAN&gt; – true if it is CHARMM force field, false if it is not.</w:t>
      </w:r>
    </w:p>
    <w:p w14:paraId="37B02060" w14:textId="77777777" w:rsidR="00BC2499" w:rsidRDefault="00BC2499" w:rsidP="00BC2499">
      <w:pPr>
        <w:widowControl w:val="0"/>
        <w:autoSpaceDE w:val="0"/>
        <w:autoSpaceDN w:val="0"/>
        <w:adjustRightInd w:val="0"/>
        <w:spacing w:after="240" w:line="240" w:lineRule="auto"/>
        <w:ind w:left="1080"/>
        <w:rPr>
          <w:rFonts w:ascii="Inconsolata" w:hAnsi="Inconsolata" w:cs="Menlo Regular"/>
          <w:color w:val="000000"/>
        </w:rPr>
      </w:pPr>
      <w:r w:rsidRPr="00F8624D">
        <w:rPr>
          <w:rFonts w:cs="Times"/>
        </w:rPr>
        <w:t xml:space="preserve"> Example:</w:t>
      </w:r>
      <w:r w:rsidRPr="00F8624D">
        <w:rPr>
          <w:rFonts w:ascii="Times" w:hAnsi="Times" w:cs="Times"/>
        </w:rPr>
        <w:br/>
      </w:r>
      <w:r w:rsidRPr="00F8624D">
        <w:rPr>
          <w:rFonts w:ascii="Inconsolata" w:hAnsi="Inconsolata" w:cs="Menlo Regular"/>
          <w:color w:val="000000"/>
          <w:highlight w:val="lightGray"/>
        </w:rPr>
        <w:t>####################################</w:t>
      </w:r>
      <w:r w:rsidRPr="00F8624D">
        <w:rPr>
          <w:rFonts w:ascii="Inconsolata" w:hAnsi="Inconsolata" w:cs="Menlo Regular"/>
          <w:color w:val="000000"/>
          <w:highlight w:val="lightGray"/>
        </w:rPr>
        <w:br/>
        <w:t xml:space="preserve"># </w:t>
      </w:r>
      <w:r w:rsidRPr="00F93023">
        <w:rPr>
          <w:rFonts w:ascii="Inconsolata" w:hAnsi="Inconsolata" w:cs="Menlo Regular"/>
          <w:color w:val="000000"/>
          <w:highlight w:val="lightGray"/>
        </w:rPr>
        <w:t>FORCE FIELD TYPE</w:t>
      </w:r>
      <w:r w:rsidRPr="00F8624D">
        <w:rPr>
          <w:rFonts w:ascii="Times" w:hAnsi="Times" w:cs="Times"/>
        </w:rPr>
        <w:br/>
      </w:r>
      <w:r w:rsidRPr="00F8624D">
        <w:rPr>
          <w:rFonts w:ascii="Inconsolata" w:hAnsi="Inconsolata" w:cs="Menlo Regular"/>
          <w:color w:val="000000"/>
          <w:highlight w:val="lightGray"/>
        </w:rPr>
        <w:t>####################################</w:t>
      </w:r>
      <w:r w:rsidRPr="00F8624D">
        <w:rPr>
          <w:rFonts w:ascii="Times" w:hAnsi="Times" w:cs="Times"/>
        </w:rPr>
        <w:br/>
      </w:r>
      <w:proofErr w:type="spellStart"/>
      <w:r w:rsidRPr="00F93023">
        <w:rPr>
          <w:rFonts w:ascii="Inconsolata" w:hAnsi="Inconsolata" w:cs="Menlo Regular"/>
          <w:color w:val="000000"/>
          <w:highlight w:val="lightGray"/>
        </w:rPr>
        <w:t>ParaTypeCHARMM</w:t>
      </w:r>
      <w:proofErr w:type="spellEnd"/>
      <w:r w:rsidRPr="00717BD3">
        <w:rPr>
          <w:rFonts w:ascii="Inconsolata" w:hAnsi="Inconsolata" w:cs="Menlo Regular"/>
          <w:color w:val="000000"/>
          <w:highlight w:val="lightGray"/>
        </w:rPr>
        <w:t xml:space="preserve"> </w:t>
      </w:r>
      <w:r>
        <w:rPr>
          <w:rFonts w:ascii="Inconsolata" w:hAnsi="Inconsolata" w:cs="Menlo Regular"/>
          <w:color w:val="000000"/>
          <w:highlight w:val="lightGray"/>
        </w:rPr>
        <w:t xml:space="preserve">       </w:t>
      </w:r>
      <w:r w:rsidRPr="002E051F">
        <w:rPr>
          <w:rFonts w:ascii="Inconsolata" w:hAnsi="Inconsolata" w:cs="Menlo Regular"/>
          <w:color w:val="000000"/>
          <w:highlight w:val="lightGray"/>
        </w:rPr>
        <w:t>true</w:t>
      </w:r>
    </w:p>
    <w:p w14:paraId="7AD6E2A1" w14:textId="77777777" w:rsidR="00BC2499" w:rsidRDefault="00BC2499" w:rsidP="00BC2499">
      <w:pPr>
        <w:widowControl w:val="0"/>
        <w:autoSpaceDE w:val="0"/>
        <w:autoSpaceDN w:val="0"/>
        <w:adjustRightInd w:val="0"/>
        <w:spacing w:after="240" w:line="240" w:lineRule="auto"/>
        <w:ind w:left="1080"/>
        <w:rPr>
          <w:rFonts w:ascii="Inconsolata" w:hAnsi="Inconsolata" w:cs="Menlo Regular"/>
          <w:color w:val="000000"/>
        </w:rPr>
      </w:pPr>
    </w:p>
    <w:p w14:paraId="20C13FF0" w14:textId="77777777" w:rsidR="00BC2499" w:rsidRDefault="00BC2499" w:rsidP="00BC2499">
      <w:pPr>
        <w:rPr>
          <w:rFonts w:ascii="Inconsolata" w:hAnsi="Inconsolata"/>
          <w:b/>
          <w:color w:val="7F7F7F" w:themeColor="text1" w:themeTint="80"/>
          <w:sz w:val="28"/>
        </w:rPr>
      </w:pPr>
      <w:r>
        <w:rPr>
          <w:rFonts w:ascii="Inconsolata" w:hAnsi="Inconsolata"/>
          <w:b/>
          <w:color w:val="7F7F7F" w:themeColor="text1" w:themeTint="80"/>
          <w:sz w:val="28"/>
        </w:rPr>
        <w:br w:type="page"/>
      </w:r>
    </w:p>
    <w:p w14:paraId="30BEA0FF" w14:textId="77777777" w:rsidR="00BC2499" w:rsidRPr="0078324E" w:rsidRDefault="00BC2499" w:rsidP="0063031F">
      <w:pPr>
        <w:pStyle w:val="ListParagraph"/>
        <w:widowControl w:val="0"/>
        <w:numPr>
          <w:ilvl w:val="0"/>
          <w:numId w:val="13"/>
        </w:numPr>
        <w:autoSpaceDE w:val="0"/>
        <w:autoSpaceDN w:val="0"/>
        <w:adjustRightInd w:val="0"/>
        <w:spacing w:after="240" w:line="240" w:lineRule="auto"/>
        <w:rPr>
          <w:rFonts w:cs="Times"/>
        </w:rPr>
      </w:pPr>
      <w:proofErr w:type="spellStart"/>
      <w:r>
        <w:rPr>
          <w:rFonts w:ascii="Inconsolata" w:hAnsi="Inconsolata"/>
          <w:b/>
          <w:color w:val="7F7F7F" w:themeColor="text1" w:themeTint="80"/>
          <w:sz w:val="28"/>
        </w:rPr>
        <w:lastRenderedPageBreak/>
        <w:t>ParaTypeEXOTIC</w:t>
      </w:r>
      <w:proofErr w:type="spellEnd"/>
      <w:r w:rsidRPr="00A60816">
        <w:rPr>
          <w:rFonts w:ascii="Times" w:hAnsi="Times" w:cs="Menlo Regular"/>
          <w:b/>
          <w:color w:val="000000"/>
        </w:rPr>
        <w:t xml:space="preserve">: </w:t>
      </w:r>
      <w:r>
        <w:rPr>
          <w:rFonts w:cs="Menlo Regular"/>
          <w:color w:val="000000"/>
        </w:rPr>
        <w:t>Sets force field type to EXOTIC style.</w:t>
      </w:r>
    </w:p>
    <w:p w14:paraId="1C332311" w14:textId="77777777" w:rsidR="00BC2499" w:rsidRPr="0078324E" w:rsidRDefault="00BC2499" w:rsidP="00BC2499">
      <w:pPr>
        <w:pStyle w:val="ListParagraph"/>
        <w:widowControl w:val="0"/>
        <w:autoSpaceDE w:val="0"/>
        <w:autoSpaceDN w:val="0"/>
        <w:adjustRightInd w:val="0"/>
        <w:spacing w:after="240"/>
        <w:rPr>
          <w:rFonts w:cs="Times"/>
        </w:rPr>
      </w:pPr>
    </w:p>
    <w:p w14:paraId="70D50124" w14:textId="77777777" w:rsidR="00BC2499" w:rsidRPr="00F8624D" w:rsidRDefault="00BC2499" w:rsidP="0063031F">
      <w:pPr>
        <w:pStyle w:val="ListParagraph"/>
        <w:widowControl w:val="0"/>
        <w:numPr>
          <w:ilvl w:val="1"/>
          <w:numId w:val="13"/>
        </w:numPr>
        <w:autoSpaceDE w:val="0"/>
        <w:autoSpaceDN w:val="0"/>
        <w:adjustRightInd w:val="0"/>
        <w:spacing w:after="240" w:line="240" w:lineRule="auto"/>
        <w:rPr>
          <w:rFonts w:ascii="Times" w:hAnsi="Times" w:cs="Times"/>
        </w:rPr>
      </w:pPr>
      <w:r w:rsidRPr="0078324E">
        <w:rPr>
          <w:rFonts w:cs="Menlo Regular"/>
          <w:color w:val="000000"/>
        </w:rPr>
        <w:t>Value 1</w:t>
      </w:r>
      <w:r>
        <w:rPr>
          <w:rFonts w:cs="Times"/>
        </w:rPr>
        <w:t>: &lt;BOOLEAN&gt; – true if it is EXOTIC force field, false if it is not.</w:t>
      </w:r>
    </w:p>
    <w:p w14:paraId="3699A43C" w14:textId="77777777" w:rsidR="00BC2499" w:rsidRPr="00F8624D" w:rsidRDefault="00BC2499" w:rsidP="00BC2499">
      <w:pPr>
        <w:widowControl w:val="0"/>
        <w:autoSpaceDE w:val="0"/>
        <w:autoSpaceDN w:val="0"/>
        <w:adjustRightInd w:val="0"/>
        <w:spacing w:after="240" w:line="240" w:lineRule="auto"/>
        <w:ind w:left="1080"/>
        <w:rPr>
          <w:rFonts w:ascii="Times" w:hAnsi="Times" w:cs="Times"/>
        </w:rPr>
      </w:pPr>
      <w:r w:rsidRPr="00F8624D">
        <w:rPr>
          <w:rFonts w:cs="Times"/>
        </w:rPr>
        <w:t xml:space="preserve"> Example:</w:t>
      </w:r>
      <w:r w:rsidRPr="00F8624D">
        <w:rPr>
          <w:rFonts w:ascii="Times" w:hAnsi="Times" w:cs="Times"/>
        </w:rPr>
        <w:br/>
      </w:r>
      <w:r w:rsidRPr="00F8624D">
        <w:rPr>
          <w:rFonts w:ascii="Inconsolata" w:hAnsi="Inconsolata" w:cs="Menlo Regular"/>
          <w:color w:val="000000"/>
          <w:highlight w:val="lightGray"/>
        </w:rPr>
        <w:t>####################################</w:t>
      </w:r>
      <w:r w:rsidRPr="00F8624D">
        <w:rPr>
          <w:rFonts w:ascii="Inconsolata" w:hAnsi="Inconsolata" w:cs="Menlo Regular"/>
          <w:color w:val="000000"/>
          <w:highlight w:val="lightGray"/>
        </w:rPr>
        <w:br/>
        <w:t xml:space="preserve"># </w:t>
      </w:r>
      <w:r w:rsidRPr="00F93023">
        <w:rPr>
          <w:rFonts w:ascii="Inconsolata" w:hAnsi="Inconsolata" w:cs="Menlo Regular"/>
          <w:color w:val="000000"/>
          <w:highlight w:val="lightGray"/>
        </w:rPr>
        <w:t>FORCE FIELD TYPE</w:t>
      </w:r>
      <w:r w:rsidRPr="00F8624D">
        <w:rPr>
          <w:rFonts w:ascii="Times" w:hAnsi="Times" w:cs="Times"/>
        </w:rPr>
        <w:br/>
      </w:r>
      <w:r w:rsidRPr="00F8624D">
        <w:rPr>
          <w:rFonts w:ascii="Inconsolata" w:hAnsi="Inconsolata" w:cs="Menlo Regular"/>
          <w:color w:val="000000"/>
          <w:highlight w:val="lightGray"/>
        </w:rPr>
        <w:t>####################################</w:t>
      </w:r>
      <w:r w:rsidRPr="00F8624D">
        <w:rPr>
          <w:rFonts w:ascii="Times" w:hAnsi="Times" w:cs="Times"/>
        </w:rPr>
        <w:br/>
      </w:r>
      <w:proofErr w:type="spellStart"/>
      <w:r>
        <w:rPr>
          <w:rFonts w:ascii="Inconsolata" w:hAnsi="Inconsolata" w:cs="Menlo Regular"/>
          <w:color w:val="000000"/>
          <w:highlight w:val="lightGray"/>
        </w:rPr>
        <w:t>ParaTypeEXOTIC</w:t>
      </w:r>
      <w:proofErr w:type="spellEnd"/>
      <w:r w:rsidRPr="00717BD3">
        <w:rPr>
          <w:rFonts w:ascii="Inconsolata" w:hAnsi="Inconsolata" w:cs="Menlo Regular"/>
          <w:color w:val="000000"/>
          <w:highlight w:val="lightGray"/>
        </w:rPr>
        <w:t xml:space="preserve"> </w:t>
      </w:r>
      <w:r>
        <w:rPr>
          <w:rFonts w:ascii="Inconsolata" w:hAnsi="Inconsolata" w:cs="Menlo Regular"/>
          <w:color w:val="000000"/>
          <w:highlight w:val="lightGray"/>
        </w:rPr>
        <w:t xml:space="preserve">       true</w:t>
      </w:r>
    </w:p>
    <w:p w14:paraId="3F3E69D7" w14:textId="77777777" w:rsidR="00BC2499" w:rsidRDefault="00BC2499" w:rsidP="00BC2499">
      <w:pPr>
        <w:widowControl w:val="0"/>
        <w:autoSpaceDE w:val="0"/>
        <w:autoSpaceDN w:val="0"/>
        <w:adjustRightInd w:val="0"/>
        <w:spacing w:after="240" w:line="240" w:lineRule="auto"/>
        <w:ind w:left="1080"/>
        <w:rPr>
          <w:rFonts w:ascii="Times" w:hAnsi="Times" w:cs="Times"/>
        </w:rPr>
      </w:pPr>
    </w:p>
    <w:p w14:paraId="586F20FD" w14:textId="77777777" w:rsidR="00BC2499" w:rsidRPr="0078324E" w:rsidRDefault="00BC2499" w:rsidP="0063031F">
      <w:pPr>
        <w:pStyle w:val="ListParagraph"/>
        <w:widowControl w:val="0"/>
        <w:numPr>
          <w:ilvl w:val="0"/>
          <w:numId w:val="13"/>
        </w:numPr>
        <w:autoSpaceDE w:val="0"/>
        <w:autoSpaceDN w:val="0"/>
        <w:adjustRightInd w:val="0"/>
        <w:spacing w:after="240" w:line="240" w:lineRule="auto"/>
        <w:rPr>
          <w:rFonts w:cs="Times"/>
        </w:rPr>
      </w:pPr>
      <w:proofErr w:type="spellStart"/>
      <w:r>
        <w:rPr>
          <w:rFonts w:ascii="Inconsolata" w:hAnsi="Inconsolata"/>
          <w:b/>
          <w:color w:val="7F7F7F" w:themeColor="text1" w:themeTint="80"/>
          <w:sz w:val="28"/>
        </w:rPr>
        <w:t>ParaTypeMARTINI</w:t>
      </w:r>
      <w:proofErr w:type="spellEnd"/>
      <w:r w:rsidRPr="00A60816">
        <w:rPr>
          <w:rFonts w:ascii="Times" w:hAnsi="Times" w:cs="Menlo Regular"/>
          <w:b/>
          <w:color w:val="000000"/>
        </w:rPr>
        <w:t xml:space="preserve">: </w:t>
      </w:r>
      <w:r>
        <w:rPr>
          <w:rFonts w:cs="Menlo Regular"/>
          <w:color w:val="000000"/>
        </w:rPr>
        <w:t>Sets force field to MARTINI.</w:t>
      </w:r>
    </w:p>
    <w:p w14:paraId="3A51797B" w14:textId="77777777" w:rsidR="00BC2499" w:rsidRPr="0078324E" w:rsidRDefault="00BC2499" w:rsidP="00BC2499">
      <w:pPr>
        <w:pStyle w:val="ListParagraph"/>
        <w:widowControl w:val="0"/>
        <w:autoSpaceDE w:val="0"/>
        <w:autoSpaceDN w:val="0"/>
        <w:adjustRightInd w:val="0"/>
        <w:spacing w:after="240"/>
        <w:rPr>
          <w:rFonts w:cs="Times"/>
        </w:rPr>
      </w:pPr>
    </w:p>
    <w:p w14:paraId="62AE28EA" w14:textId="77777777" w:rsidR="00BC2499" w:rsidRPr="00F8624D" w:rsidRDefault="00BC2499" w:rsidP="0063031F">
      <w:pPr>
        <w:pStyle w:val="ListParagraph"/>
        <w:widowControl w:val="0"/>
        <w:numPr>
          <w:ilvl w:val="1"/>
          <w:numId w:val="13"/>
        </w:numPr>
        <w:autoSpaceDE w:val="0"/>
        <w:autoSpaceDN w:val="0"/>
        <w:adjustRightInd w:val="0"/>
        <w:spacing w:after="240" w:line="240" w:lineRule="auto"/>
        <w:rPr>
          <w:rFonts w:ascii="Times" w:hAnsi="Times" w:cs="Times"/>
        </w:rPr>
      </w:pPr>
      <w:r w:rsidRPr="0078324E">
        <w:rPr>
          <w:rFonts w:cs="Menlo Regular"/>
          <w:color w:val="000000"/>
        </w:rPr>
        <w:t>Value 1</w:t>
      </w:r>
      <w:r>
        <w:rPr>
          <w:rFonts w:cs="Times"/>
        </w:rPr>
        <w:t>: &lt;BOOLEAN&gt; – true if it is MARTINI force field, false if it is not.</w:t>
      </w:r>
    </w:p>
    <w:p w14:paraId="4E6492EA" w14:textId="77777777" w:rsidR="00BC2499" w:rsidRPr="00F8624D" w:rsidRDefault="00BC2499" w:rsidP="00BC2499">
      <w:pPr>
        <w:widowControl w:val="0"/>
        <w:autoSpaceDE w:val="0"/>
        <w:autoSpaceDN w:val="0"/>
        <w:adjustRightInd w:val="0"/>
        <w:spacing w:after="240" w:line="240" w:lineRule="auto"/>
        <w:ind w:left="1080"/>
        <w:rPr>
          <w:rFonts w:ascii="Times" w:hAnsi="Times" w:cs="Times"/>
        </w:rPr>
      </w:pPr>
      <w:r w:rsidRPr="00F8624D">
        <w:rPr>
          <w:rFonts w:cs="Times"/>
        </w:rPr>
        <w:t xml:space="preserve"> Example:</w:t>
      </w:r>
      <w:r w:rsidRPr="00F8624D">
        <w:rPr>
          <w:rFonts w:ascii="Times" w:hAnsi="Times" w:cs="Times"/>
        </w:rPr>
        <w:br/>
      </w:r>
      <w:r w:rsidRPr="00F8624D">
        <w:rPr>
          <w:rFonts w:ascii="Inconsolata" w:hAnsi="Inconsolata" w:cs="Menlo Regular"/>
          <w:color w:val="000000"/>
          <w:highlight w:val="lightGray"/>
        </w:rPr>
        <w:t>####################################</w:t>
      </w:r>
      <w:r w:rsidRPr="00F8624D">
        <w:rPr>
          <w:rFonts w:ascii="Inconsolata" w:hAnsi="Inconsolata" w:cs="Menlo Regular"/>
          <w:color w:val="000000"/>
          <w:highlight w:val="lightGray"/>
        </w:rPr>
        <w:br/>
        <w:t xml:space="preserve"># </w:t>
      </w:r>
      <w:r w:rsidRPr="00F93023">
        <w:rPr>
          <w:rFonts w:ascii="Inconsolata" w:hAnsi="Inconsolata" w:cs="Menlo Regular"/>
          <w:color w:val="000000"/>
          <w:highlight w:val="lightGray"/>
        </w:rPr>
        <w:t>FORCE FIELD TYPE</w:t>
      </w:r>
      <w:r w:rsidRPr="00F8624D">
        <w:rPr>
          <w:rFonts w:ascii="Times" w:hAnsi="Times" w:cs="Times"/>
        </w:rPr>
        <w:br/>
      </w:r>
      <w:r w:rsidRPr="00F8624D">
        <w:rPr>
          <w:rFonts w:ascii="Inconsolata" w:hAnsi="Inconsolata" w:cs="Menlo Regular"/>
          <w:color w:val="000000"/>
          <w:highlight w:val="lightGray"/>
        </w:rPr>
        <w:t>####################################</w:t>
      </w:r>
      <w:r w:rsidRPr="00F8624D">
        <w:rPr>
          <w:rFonts w:ascii="Times" w:hAnsi="Times" w:cs="Times"/>
        </w:rPr>
        <w:br/>
      </w:r>
      <w:proofErr w:type="spellStart"/>
      <w:r>
        <w:rPr>
          <w:rFonts w:ascii="Inconsolata" w:hAnsi="Inconsolata" w:cs="Menlo Regular"/>
          <w:color w:val="000000"/>
          <w:highlight w:val="lightGray"/>
        </w:rPr>
        <w:t>ParaTypeMARTINI</w:t>
      </w:r>
      <w:proofErr w:type="spellEnd"/>
      <w:r w:rsidRPr="00717BD3">
        <w:rPr>
          <w:rFonts w:ascii="Inconsolata" w:hAnsi="Inconsolata" w:cs="Menlo Regular"/>
          <w:color w:val="000000"/>
          <w:highlight w:val="lightGray"/>
        </w:rPr>
        <w:t xml:space="preserve"> </w:t>
      </w:r>
      <w:r>
        <w:rPr>
          <w:rFonts w:ascii="Inconsolata" w:hAnsi="Inconsolata" w:cs="Menlo Regular"/>
          <w:color w:val="000000"/>
          <w:highlight w:val="lightGray"/>
        </w:rPr>
        <w:t xml:space="preserve">       true</w:t>
      </w:r>
    </w:p>
    <w:p w14:paraId="03650928" w14:textId="77777777" w:rsidR="00BC2499" w:rsidRPr="00F8624D" w:rsidRDefault="00BC2499" w:rsidP="00BC2499">
      <w:pPr>
        <w:widowControl w:val="0"/>
        <w:autoSpaceDE w:val="0"/>
        <w:autoSpaceDN w:val="0"/>
        <w:adjustRightInd w:val="0"/>
        <w:spacing w:after="240" w:line="240" w:lineRule="auto"/>
        <w:ind w:left="1080"/>
        <w:rPr>
          <w:rFonts w:ascii="Times" w:hAnsi="Times" w:cs="Times"/>
        </w:rPr>
      </w:pPr>
    </w:p>
    <w:p w14:paraId="561CF775" w14:textId="77777777" w:rsidR="00BC2499" w:rsidRDefault="00BC2499" w:rsidP="0063031F">
      <w:pPr>
        <w:pStyle w:val="ListParagraph"/>
        <w:widowControl w:val="0"/>
        <w:numPr>
          <w:ilvl w:val="0"/>
          <w:numId w:val="13"/>
        </w:numPr>
        <w:autoSpaceDE w:val="0"/>
        <w:autoSpaceDN w:val="0"/>
        <w:adjustRightInd w:val="0"/>
        <w:spacing w:after="240" w:line="240" w:lineRule="auto"/>
        <w:jc w:val="both"/>
        <w:rPr>
          <w:rFonts w:cs="Times"/>
        </w:rPr>
      </w:pPr>
      <w:r w:rsidRPr="001B2A7C">
        <w:rPr>
          <w:rFonts w:ascii="Inconsolata" w:hAnsi="Inconsolata"/>
          <w:b/>
          <w:color w:val="7F7F7F" w:themeColor="text1" w:themeTint="80"/>
          <w:sz w:val="28"/>
        </w:rPr>
        <w:t>Parameters</w:t>
      </w:r>
      <w:r w:rsidRPr="00A60816">
        <w:rPr>
          <w:rFonts w:ascii="Times" w:hAnsi="Times" w:cs="Menlo Regular"/>
          <w:b/>
          <w:color w:val="000000"/>
        </w:rPr>
        <w:t xml:space="preserve">: </w:t>
      </w:r>
      <w:r w:rsidRPr="001B2A7C">
        <w:rPr>
          <w:rFonts w:cs="Times"/>
        </w:rPr>
        <w:t>Provides the name</w:t>
      </w:r>
      <w:r>
        <w:rPr>
          <w:rFonts w:cs="Times"/>
        </w:rPr>
        <w:t xml:space="preserve"> and location</w:t>
      </w:r>
      <w:r w:rsidRPr="001B2A7C">
        <w:rPr>
          <w:rFonts w:cs="Times"/>
        </w:rPr>
        <w:t xml:space="preserve"> of the parameter file to use for the simulation</w:t>
      </w:r>
      <w:r>
        <w:rPr>
          <w:rFonts w:cs="Times"/>
        </w:rPr>
        <w:t>.</w:t>
      </w:r>
    </w:p>
    <w:p w14:paraId="304E18A0" w14:textId="77777777" w:rsidR="00BC2499" w:rsidRDefault="00BC2499" w:rsidP="00BC2499">
      <w:pPr>
        <w:pStyle w:val="ListParagraph"/>
        <w:widowControl w:val="0"/>
        <w:autoSpaceDE w:val="0"/>
        <w:autoSpaceDN w:val="0"/>
        <w:adjustRightInd w:val="0"/>
        <w:spacing w:after="240" w:line="240" w:lineRule="auto"/>
        <w:rPr>
          <w:rFonts w:cs="Times"/>
        </w:rPr>
      </w:pPr>
    </w:p>
    <w:p w14:paraId="3F1372CA" w14:textId="77777777" w:rsidR="00BC2499" w:rsidRDefault="00BC2499" w:rsidP="0063031F">
      <w:pPr>
        <w:pStyle w:val="ListParagraph"/>
        <w:widowControl w:val="0"/>
        <w:numPr>
          <w:ilvl w:val="1"/>
          <w:numId w:val="13"/>
        </w:numPr>
        <w:autoSpaceDE w:val="0"/>
        <w:autoSpaceDN w:val="0"/>
        <w:adjustRightInd w:val="0"/>
        <w:spacing w:after="240" w:line="240" w:lineRule="auto"/>
        <w:ind w:left="1080"/>
        <w:rPr>
          <w:rFonts w:cs="Times"/>
        </w:rPr>
      </w:pPr>
      <w:r w:rsidRPr="005E10CF">
        <w:rPr>
          <w:rFonts w:cs="Menlo Regular"/>
          <w:color w:val="000000"/>
        </w:rPr>
        <w:t>Value 1</w:t>
      </w:r>
      <w:r w:rsidRPr="005E10CF">
        <w:rPr>
          <w:rFonts w:cs="Times"/>
        </w:rPr>
        <w:t>: &lt;STRING&gt; – Sets the name of parameter file</w:t>
      </w:r>
    </w:p>
    <w:p w14:paraId="68277FDB" w14:textId="77777777" w:rsidR="00BC2499" w:rsidRPr="005E10CF" w:rsidRDefault="00BC2499" w:rsidP="00BC2499">
      <w:pPr>
        <w:pStyle w:val="ListParagraph"/>
        <w:widowControl w:val="0"/>
        <w:autoSpaceDE w:val="0"/>
        <w:autoSpaceDN w:val="0"/>
        <w:adjustRightInd w:val="0"/>
        <w:spacing w:after="240" w:line="240" w:lineRule="auto"/>
        <w:ind w:left="1080"/>
        <w:rPr>
          <w:rFonts w:cs="Times"/>
        </w:rPr>
      </w:pPr>
      <w:r w:rsidRPr="005E10CF">
        <w:rPr>
          <w:rFonts w:cs="Times"/>
        </w:rPr>
        <w:br/>
        <w:t>Example:</w:t>
      </w:r>
      <w:r w:rsidRPr="005E10CF">
        <w:rPr>
          <w:rFonts w:ascii="Times" w:hAnsi="Times" w:cs="Times"/>
        </w:rPr>
        <w:br/>
      </w:r>
      <w:r w:rsidRPr="005E10CF">
        <w:rPr>
          <w:rFonts w:ascii="Inconsolata" w:hAnsi="Inconsolata" w:cs="Menlo Regular"/>
          <w:color w:val="000000"/>
          <w:highlight w:val="lightGray"/>
        </w:rPr>
        <w:t>####################################</w:t>
      </w:r>
      <w:r w:rsidRPr="005E10CF">
        <w:rPr>
          <w:rFonts w:ascii="Inconsolata" w:hAnsi="Inconsolata" w:cs="Menlo Regular"/>
          <w:color w:val="000000"/>
          <w:highlight w:val="lightGray"/>
        </w:rPr>
        <w:br/>
        <w:t># FORCE FIELD TYPE</w:t>
      </w:r>
      <w:r w:rsidRPr="005E10CF">
        <w:rPr>
          <w:rFonts w:ascii="Times" w:hAnsi="Times" w:cs="Times"/>
        </w:rPr>
        <w:br/>
      </w:r>
      <w:r w:rsidRPr="005E10CF">
        <w:rPr>
          <w:rFonts w:ascii="Inconsolata" w:hAnsi="Inconsolata" w:cs="Menlo Regular"/>
          <w:color w:val="000000"/>
          <w:highlight w:val="lightGray"/>
        </w:rPr>
        <w:t>####################################</w:t>
      </w:r>
      <w:r w:rsidRPr="005E10CF">
        <w:rPr>
          <w:rFonts w:ascii="Times" w:hAnsi="Times" w:cs="Times"/>
        </w:rPr>
        <w:br/>
      </w:r>
      <w:proofErr w:type="spellStart"/>
      <w:r w:rsidRPr="005E10CF">
        <w:rPr>
          <w:rFonts w:ascii="Inconsolata" w:hAnsi="Inconsolata" w:cs="Menlo Regular"/>
          <w:color w:val="000000"/>
          <w:highlight w:val="lightGray"/>
        </w:rPr>
        <w:t>ParaTypeCHARMM</w:t>
      </w:r>
      <w:proofErr w:type="spellEnd"/>
      <w:r w:rsidRPr="005E10CF">
        <w:rPr>
          <w:rFonts w:ascii="Inconsolata" w:hAnsi="Inconsolata" w:cs="Menlo Regular"/>
          <w:color w:val="000000"/>
          <w:highlight w:val="lightGray"/>
        </w:rPr>
        <w:t xml:space="preserve">        yes</w:t>
      </w:r>
    </w:p>
    <w:p w14:paraId="4E60D18B" w14:textId="77777777" w:rsidR="00BC2499" w:rsidRPr="005E10CF" w:rsidRDefault="00BC2499" w:rsidP="00BC2499">
      <w:pPr>
        <w:pStyle w:val="ListParagraph"/>
        <w:widowControl w:val="0"/>
        <w:autoSpaceDE w:val="0"/>
        <w:autoSpaceDN w:val="0"/>
        <w:adjustRightInd w:val="0"/>
        <w:spacing w:after="240" w:line="240" w:lineRule="auto"/>
        <w:ind w:left="1080"/>
        <w:rPr>
          <w:rFonts w:cs="Times"/>
        </w:rPr>
      </w:pPr>
      <w:r w:rsidRPr="005E10CF">
        <w:rPr>
          <w:rFonts w:ascii="Inconsolata" w:hAnsi="Inconsolata" w:cs="Menlo Regular"/>
          <w:color w:val="000000"/>
          <w:highlight w:val="lightGray"/>
        </w:rPr>
        <w:t>Parameters</w:t>
      </w:r>
      <w:r w:rsidRPr="005E10CF">
        <w:rPr>
          <w:rFonts w:ascii="Inconsolata" w:hAnsi="Inconsolata" w:cs="Menlo Regular"/>
          <w:color w:val="000000"/>
          <w:highlight w:val="lightGray"/>
        </w:rPr>
        <w:tab/>
        <w:t xml:space="preserve">   </w:t>
      </w:r>
      <w:r>
        <w:rPr>
          <w:rFonts w:ascii="Inconsolata" w:hAnsi="Inconsolata" w:cs="Menlo Regular"/>
          <w:color w:val="000000"/>
          <w:highlight w:val="lightGray"/>
        </w:rPr>
        <w:t>./../common/</w:t>
      </w:r>
      <w:proofErr w:type="spellStart"/>
      <w:r w:rsidRPr="005E10CF">
        <w:rPr>
          <w:rFonts w:ascii="Inconsolata" w:hAnsi="Inconsolata" w:cs="Menlo Regular"/>
          <w:color w:val="000000"/>
          <w:highlight w:val="lightGray"/>
        </w:rPr>
        <w:t>Par_TraPPE_Alkanes.inp</w:t>
      </w:r>
      <w:proofErr w:type="spellEnd"/>
    </w:p>
    <w:p w14:paraId="7353AB4B" w14:textId="77777777" w:rsidR="00BC2499" w:rsidRPr="001B2A7C" w:rsidRDefault="00BC2499" w:rsidP="00BC2499">
      <w:pPr>
        <w:widowControl w:val="0"/>
        <w:autoSpaceDE w:val="0"/>
        <w:autoSpaceDN w:val="0"/>
        <w:adjustRightInd w:val="0"/>
        <w:spacing w:after="240" w:line="240" w:lineRule="auto"/>
        <w:rPr>
          <w:rFonts w:ascii="Times" w:hAnsi="Times" w:cs="Times"/>
        </w:rPr>
      </w:pPr>
    </w:p>
    <w:p w14:paraId="6BDF485E" w14:textId="77777777" w:rsidR="00BC2499" w:rsidRDefault="00BC2499" w:rsidP="0063031F">
      <w:pPr>
        <w:pStyle w:val="ListParagraph"/>
        <w:widowControl w:val="0"/>
        <w:numPr>
          <w:ilvl w:val="0"/>
          <w:numId w:val="13"/>
        </w:numPr>
        <w:autoSpaceDE w:val="0"/>
        <w:autoSpaceDN w:val="0"/>
        <w:adjustRightInd w:val="0"/>
        <w:spacing w:after="240" w:line="240" w:lineRule="auto"/>
        <w:rPr>
          <w:rFonts w:cs="Times"/>
        </w:rPr>
      </w:pPr>
      <w:r>
        <w:rPr>
          <w:rFonts w:ascii="Inconsolata" w:hAnsi="Inconsolata"/>
          <w:b/>
          <w:color w:val="7F7F7F" w:themeColor="text1" w:themeTint="80"/>
          <w:sz w:val="28"/>
        </w:rPr>
        <w:t>Coordinates</w:t>
      </w:r>
      <w:r w:rsidRPr="00E85019">
        <w:rPr>
          <w:rFonts w:ascii="Times" w:hAnsi="Times" w:cs="Times"/>
          <w:b/>
        </w:rPr>
        <w:t xml:space="preserve">: </w:t>
      </w:r>
      <w:r>
        <w:rPr>
          <w:rFonts w:cs="Times"/>
        </w:rPr>
        <w:t>Defines</w:t>
      </w:r>
      <w:r w:rsidRPr="0078324E">
        <w:rPr>
          <w:rFonts w:cs="Times"/>
        </w:rPr>
        <w:t xml:space="preserve"> the PDB filenames (coordinates) for each box in the system</w:t>
      </w:r>
      <w:r>
        <w:rPr>
          <w:rFonts w:cs="Times"/>
        </w:rPr>
        <w:t>.</w:t>
      </w:r>
    </w:p>
    <w:p w14:paraId="6FE81C2E" w14:textId="77777777" w:rsidR="00BC2499" w:rsidRPr="0078324E" w:rsidRDefault="00BC2499" w:rsidP="00BC2499">
      <w:pPr>
        <w:pStyle w:val="ListParagraph"/>
        <w:widowControl w:val="0"/>
        <w:autoSpaceDE w:val="0"/>
        <w:autoSpaceDN w:val="0"/>
        <w:adjustRightInd w:val="0"/>
        <w:spacing w:after="240" w:line="240" w:lineRule="auto"/>
        <w:rPr>
          <w:rFonts w:cs="Times"/>
        </w:rPr>
      </w:pPr>
    </w:p>
    <w:p w14:paraId="368E0F6A" w14:textId="77777777" w:rsidR="00BC2499" w:rsidRPr="0078324E" w:rsidRDefault="00BC2499" w:rsidP="0063031F">
      <w:pPr>
        <w:pStyle w:val="ListParagraph"/>
        <w:widowControl w:val="0"/>
        <w:numPr>
          <w:ilvl w:val="1"/>
          <w:numId w:val="13"/>
        </w:numPr>
        <w:autoSpaceDE w:val="0"/>
        <w:autoSpaceDN w:val="0"/>
        <w:adjustRightInd w:val="0"/>
        <w:spacing w:after="240" w:line="240" w:lineRule="auto"/>
        <w:ind w:left="1080"/>
        <w:rPr>
          <w:rFonts w:cs="Times"/>
        </w:rPr>
      </w:pPr>
      <w:r w:rsidRPr="0078324E">
        <w:rPr>
          <w:rFonts w:cs="Menlo Regular"/>
          <w:color w:val="000000"/>
        </w:rPr>
        <w:t>Value 1</w:t>
      </w:r>
      <w:r w:rsidRPr="0078324E">
        <w:rPr>
          <w:rFonts w:cs="Times"/>
        </w:rPr>
        <w:t>: &lt;</w:t>
      </w:r>
      <w:r>
        <w:rPr>
          <w:rFonts w:cs="Times"/>
        </w:rPr>
        <w:t>INTEGER</w:t>
      </w:r>
      <w:r w:rsidRPr="0078324E">
        <w:rPr>
          <w:rFonts w:cs="Times"/>
        </w:rPr>
        <w:t xml:space="preserve">&gt; – </w:t>
      </w:r>
      <w:r>
        <w:rPr>
          <w:rFonts w:cs="Times"/>
        </w:rPr>
        <w:t xml:space="preserve">Sets box number </w:t>
      </w:r>
      <w:r w:rsidRPr="0078324E">
        <w:rPr>
          <w:rFonts w:cs="Times"/>
        </w:rPr>
        <w:t>(first box is box ‘0’)</w:t>
      </w:r>
    </w:p>
    <w:p w14:paraId="02F23558" w14:textId="77777777" w:rsidR="00BC2499" w:rsidRPr="0078324E" w:rsidRDefault="00BC2499" w:rsidP="0063031F">
      <w:pPr>
        <w:pStyle w:val="ListParagraph"/>
        <w:widowControl w:val="0"/>
        <w:numPr>
          <w:ilvl w:val="1"/>
          <w:numId w:val="13"/>
        </w:numPr>
        <w:autoSpaceDE w:val="0"/>
        <w:autoSpaceDN w:val="0"/>
        <w:adjustRightInd w:val="0"/>
        <w:spacing w:after="240" w:line="240" w:lineRule="auto"/>
        <w:ind w:left="1080"/>
        <w:rPr>
          <w:rFonts w:cs="Times"/>
        </w:rPr>
      </w:pPr>
      <w:r w:rsidRPr="0078324E">
        <w:rPr>
          <w:rFonts w:cs="Menlo Regular"/>
          <w:color w:val="000000"/>
        </w:rPr>
        <w:t xml:space="preserve">Value </w:t>
      </w:r>
      <w:r>
        <w:rPr>
          <w:rFonts w:cs="Menlo Regular"/>
          <w:color w:val="000000"/>
        </w:rPr>
        <w:t>2</w:t>
      </w:r>
      <w:r w:rsidRPr="0078324E">
        <w:rPr>
          <w:rFonts w:cs="Times"/>
        </w:rPr>
        <w:t xml:space="preserve">: &lt;STRING&gt; – </w:t>
      </w:r>
      <w:r>
        <w:rPr>
          <w:rFonts w:cs="Times"/>
        </w:rPr>
        <w:t xml:space="preserve">Sets </w:t>
      </w:r>
      <w:proofErr w:type="spellStart"/>
      <w:r>
        <w:rPr>
          <w:rFonts w:cs="Times"/>
        </w:rPr>
        <w:t>pdb</w:t>
      </w:r>
      <w:proofErr w:type="spellEnd"/>
      <w:r>
        <w:rPr>
          <w:rFonts w:cs="Times"/>
        </w:rPr>
        <w:t xml:space="preserve"> file name</w:t>
      </w:r>
      <w:r w:rsidRPr="0078324E">
        <w:rPr>
          <w:rFonts w:cs="Times"/>
        </w:rPr>
        <w:t xml:space="preserve"> </w:t>
      </w:r>
    </w:p>
    <w:p w14:paraId="20F530A9" w14:textId="77777777" w:rsidR="00BC2499" w:rsidRPr="00DE4888" w:rsidRDefault="00BC2499" w:rsidP="00BC2499">
      <w:pPr>
        <w:pStyle w:val="ListParagraph"/>
        <w:widowControl w:val="0"/>
        <w:autoSpaceDE w:val="0"/>
        <w:autoSpaceDN w:val="0"/>
        <w:adjustRightInd w:val="0"/>
        <w:spacing w:after="240" w:line="240" w:lineRule="auto"/>
        <w:ind w:left="1080"/>
        <w:rPr>
          <w:rFonts w:cs="Times"/>
          <w:i/>
          <w:highlight w:val="yellow"/>
        </w:rPr>
      </w:pPr>
      <w:r>
        <w:rPr>
          <w:rFonts w:cs="Times"/>
        </w:rPr>
        <w:br/>
      </w:r>
      <w:r w:rsidRPr="00DE4888">
        <w:rPr>
          <w:rFonts w:cs="Times"/>
          <w:i/>
          <w:highlight w:val="yellow"/>
        </w:rPr>
        <w:t xml:space="preserve">Note: </w:t>
      </w:r>
    </w:p>
    <w:p w14:paraId="79588601" w14:textId="77777777" w:rsidR="00BC2499" w:rsidRPr="00DE4888" w:rsidRDefault="00BC2499" w:rsidP="00BC2499">
      <w:pPr>
        <w:pStyle w:val="ListParagraph"/>
        <w:widowControl w:val="0"/>
        <w:autoSpaceDE w:val="0"/>
        <w:autoSpaceDN w:val="0"/>
        <w:adjustRightInd w:val="0"/>
        <w:spacing w:after="240" w:line="240" w:lineRule="auto"/>
        <w:ind w:left="1080"/>
        <w:jc w:val="both"/>
        <w:rPr>
          <w:rFonts w:cs="Times"/>
        </w:rPr>
      </w:pPr>
      <w:r w:rsidRPr="00DE4888">
        <w:rPr>
          <w:rFonts w:cs="Times"/>
          <w:highlight w:val="yellow"/>
        </w:rPr>
        <w:t xml:space="preserve">NVT </w:t>
      </w:r>
      <w:r>
        <w:rPr>
          <w:rFonts w:cs="Times"/>
          <w:highlight w:val="yellow"/>
        </w:rPr>
        <w:t xml:space="preserve">and NPT </w:t>
      </w:r>
      <w:r w:rsidRPr="00DE4888">
        <w:rPr>
          <w:rFonts w:cs="Times"/>
          <w:highlight w:val="yellow"/>
        </w:rPr>
        <w:t>ensemble</w:t>
      </w:r>
      <w:r>
        <w:rPr>
          <w:rFonts w:cs="Times"/>
          <w:highlight w:val="yellow"/>
        </w:rPr>
        <w:t>s</w:t>
      </w:r>
      <w:r w:rsidRPr="00DE4888">
        <w:rPr>
          <w:rFonts w:cs="Times"/>
          <w:highlight w:val="yellow"/>
        </w:rPr>
        <w:t xml:space="preserve"> require</w:t>
      </w:r>
      <w:r>
        <w:rPr>
          <w:rFonts w:cs="Times"/>
          <w:highlight w:val="yellow"/>
        </w:rPr>
        <w:t>s</w:t>
      </w:r>
      <w:r w:rsidRPr="00DE4888">
        <w:rPr>
          <w:rFonts w:cs="Times"/>
          <w:highlight w:val="yellow"/>
        </w:rPr>
        <w:t xml:space="preserve"> only one PDB file and GEMC/GCMC require</w:t>
      </w:r>
      <w:r>
        <w:rPr>
          <w:rFonts w:cs="Times"/>
          <w:highlight w:val="yellow"/>
        </w:rPr>
        <w:t>s</w:t>
      </w:r>
      <w:r w:rsidRPr="00DE4888">
        <w:rPr>
          <w:rFonts w:cs="Times"/>
          <w:highlight w:val="yellow"/>
        </w:rPr>
        <w:t xml:space="preserve"> two PDB files. If </w:t>
      </w:r>
      <w:r>
        <w:rPr>
          <w:rFonts w:cs="Times"/>
          <w:highlight w:val="yellow"/>
        </w:rPr>
        <w:t xml:space="preserve">the </w:t>
      </w:r>
      <w:r w:rsidRPr="00DE4888">
        <w:rPr>
          <w:rFonts w:cs="Times"/>
          <w:highlight w:val="yellow"/>
        </w:rPr>
        <w:t xml:space="preserve">number of PDB files </w:t>
      </w:r>
      <w:r>
        <w:rPr>
          <w:rFonts w:cs="Times"/>
          <w:highlight w:val="yellow"/>
        </w:rPr>
        <w:t>is</w:t>
      </w:r>
      <w:r w:rsidRPr="00DE4888">
        <w:rPr>
          <w:rFonts w:cs="Times"/>
          <w:highlight w:val="yellow"/>
        </w:rPr>
        <w:t xml:space="preserve"> not compatible to </w:t>
      </w:r>
      <w:r>
        <w:rPr>
          <w:rFonts w:cs="Times"/>
          <w:highlight w:val="yellow"/>
        </w:rPr>
        <w:t xml:space="preserve">with the </w:t>
      </w:r>
      <w:r w:rsidRPr="00DE4888">
        <w:rPr>
          <w:rFonts w:cs="Times"/>
          <w:highlight w:val="yellow"/>
        </w:rPr>
        <w:t xml:space="preserve">simulation type, </w:t>
      </w:r>
      <w:r>
        <w:rPr>
          <w:rFonts w:cs="Times"/>
          <w:highlight w:val="yellow"/>
        </w:rPr>
        <w:t xml:space="preserve">the </w:t>
      </w:r>
      <w:r w:rsidRPr="00DE4888">
        <w:rPr>
          <w:rFonts w:cs="Times"/>
          <w:highlight w:val="yellow"/>
        </w:rPr>
        <w:t>program will be terminated.</w:t>
      </w:r>
    </w:p>
    <w:p w14:paraId="5419D790" w14:textId="77777777" w:rsidR="00BC2499" w:rsidRDefault="00BC2499" w:rsidP="00BC2499">
      <w:pPr>
        <w:pStyle w:val="ListParagraph"/>
        <w:widowControl w:val="0"/>
        <w:autoSpaceDE w:val="0"/>
        <w:autoSpaceDN w:val="0"/>
        <w:adjustRightInd w:val="0"/>
        <w:spacing w:after="240" w:line="240" w:lineRule="auto"/>
        <w:ind w:left="1080"/>
        <w:jc w:val="both"/>
        <w:rPr>
          <w:rFonts w:cs="Times"/>
          <w:szCs w:val="26"/>
        </w:rPr>
      </w:pPr>
      <w:r w:rsidRPr="00731619">
        <w:rPr>
          <w:rFonts w:cs="Times"/>
        </w:rPr>
        <w:br/>
      </w:r>
      <w:r w:rsidRPr="00731619">
        <w:rPr>
          <w:rFonts w:cs="Times"/>
        </w:rPr>
        <w:br/>
      </w:r>
    </w:p>
    <w:p w14:paraId="7E6F8B3F" w14:textId="77777777" w:rsidR="00BC2499" w:rsidRPr="000B683B" w:rsidRDefault="00BC2499" w:rsidP="00BC2499">
      <w:pPr>
        <w:ind w:left="1080"/>
        <w:rPr>
          <w:rFonts w:cs="Times"/>
          <w:szCs w:val="26"/>
        </w:rPr>
      </w:pPr>
      <w:r>
        <w:rPr>
          <w:rFonts w:cs="Times"/>
          <w:szCs w:val="26"/>
        </w:rPr>
        <w:br w:type="page"/>
      </w:r>
      <w:r w:rsidRPr="000B683B">
        <w:rPr>
          <w:rFonts w:cs="Times"/>
          <w:szCs w:val="26"/>
        </w:rPr>
        <w:lastRenderedPageBreak/>
        <w:t>Example (</w:t>
      </w:r>
      <w:r w:rsidRPr="000B683B">
        <w:rPr>
          <w:color w:val="F4B083" w:themeColor="accent2" w:themeTint="99"/>
        </w:rPr>
        <w:t>NVT ensemble</w:t>
      </w:r>
      <w:r>
        <w:rPr>
          <w:color w:val="F4B083" w:themeColor="accent2" w:themeTint="99"/>
        </w:rPr>
        <w:t xml:space="preserve"> </w:t>
      </w:r>
      <w:r w:rsidRPr="002E4210">
        <w:rPr>
          <w:color w:val="000000" w:themeColor="text1"/>
        </w:rPr>
        <w:t>or</w:t>
      </w:r>
      <w:r>
        <w:rPr>
          <w:color w:val="F4B083" w:themeColor="accent2" w:themeTint="99"/>
        </w:rPr>
        <w:t xml:space="preserve"> NP</w:t>
      </w:r>
      <w:r w:rsidRPr="000B683B">
        <w:rPr>
          <w:color w:val="F4B083" w:themeColor="accent2" w:themeTint="99"/>
        </w:rPr>
        <w:t>T ensemble</w:t>
      </w:r>
      <w:r w:rsidRPr="000B683B">
        <w:rPr>
          <w:rFonts w:cs="Times"/>
          <w:szCs w:val="26"/>
        </w:rPr>
        <w:t>):</w:t>
      </w:r>
      <w:r w:rsidRPr="000B683B">
        <w:rPr>
          <w:rFonts w:ascii="Times" w:hAnsi="Times" w:cs="Times"/>
          <w:szCs w:val="26"/>
        </w:rPr>
        <w:br/>
      </w:r>
      <w:r w:rsidRPr="000B683B">
        <w:rPr>
          <w:rFonts w:ascii="Inconsolata" w:hAnsi="Inconsolata" w:cs="Menlo Regular"/>
          <w:color w:val="000000"/>
          <w:highlight w:val="lightGray"/>
        </w:rPr>
        <w:t>####################################</w:t>
      </w:r>
      <w:r w:rsidRPr="000B683B">
        <w:rPr>
          <w:rFonts w:ascii="Times" w:hAnsi="Times" w:cs="Times"/>
        </w:rPr>
        <w:br/>
      </w:r>
      <w:r w:rsidRPr="000B683B">
        <w:rPr>
          <w:rFonts w:ascii="Inconsolata" w:hAnsi="Inconsolata" w:cs="Menlo Regular"/>
          <w:color w:val="000000"/>
          <w:highlight w:val="lightGray"/>
        </w:rPr>
        <w:t># INPUT PDB FILES</w:t>
      </w:r>
      <w:r w:rsidRPr="000B683B">
        <w:rPr>
          <w:rFonts w:ascii="Times" w:hAnsi="Times" w:cs="Times"/>
        </w:rPr>
        <w:br/>
      </w:r>
      <w:r w:rsidRPr="000B683B">
        <w:rPr>
          <w:rFonts w:ascii="Inconsolata" w:hAnsi="Inconsolata" w:cs="Menlo Regular"/>
          <w:color w:val="000000"/>
          <w:highlight w:val="lightGray"/>
        </w:rPr>
        <w:t>####################################</w:t>
      </w:r>
      <w:r w:rsidRPr="000B683B">
        <w:rPr>
          <w:rFonts w:ascii="Times" w:hAnsi="Times" w:cs="Times"/>
        </w:rPr>
        <w:br/>
      </w:r>
      <w:r w:rsidRPr="000B683B">
        <w:rPr>
          <w:rFonts w:ascii="Inconsolata" w:hAnsi="Inconsolata" w:cs="Menlo Regular"/>
          <w:color w:val="000000"/>
          <w:highlight w:val="lightGray"/>
        </w:rPr>
        <w:t>Coordinates 0 STEP3_START_ISB_sys.pdb</w:t>
      </w:r>
      <w:r w:rsidRPr="000B683B">
        <w:rPr>
          <w:rFonts w:ascii="Times" w:hAnsi="Times" w:cs="Times"/>
          <w:szCs w:val="26"/>
        </w:rPr>
        <w:br/>
      </w:r>
      <w:r w:rsidRPr="000B683B">
        <w:rPr>
          <w:rFonts w:ascii="Times" w:hAnsi="Times" w:cs="Times"/>
          <w:szCs w:val="26"/>
        </w:rPr>
        <w:br/>
      </w:r>
      <w:r w:rsidRPr="000B683B">
        <w:rPr>
          <w:rFonts w:ascii="Times" w:hAnsi="Times" w:cs="Times"/>
          <w:szCs w:val="26"/>
        </w:rPr>
        <w:br/>
      </w:r>
      <w:r w:rsidRPr="000B683B">
        <w:rPr>
          <w:rFonts w:cs="Times"/>
          <w:szCs w:val="26"/>
        </w:rPr>
        <w:t>Example (</w:t>
      </w:r>
      <w:r w:rsidRPr="000B683B">
        <w:rPr>
          <w:color w:val="9CC2E5" w:themeColor="accent1" w:themeTint="99"/>
        </w:rPr>
        <w:t>Gibbs ensemble</w:t>
      </w:r>
      <w:r w:rsidRPr="000B683B">
        <w:rPr>
          <w:color w:val="FFD966" w:themeColor="accent4" w:themeTint="99"/>
        </w:rPr>
        <w:t xml:space="preserve"> </w:t>
      </w:r>
      <w:r w:rsidRPr="00C76712">
        <w:t xml:space="preserve">or </w:t>
      </w:r>
      <w:r w:rsidRPr="000B683B">
        <w:rPr>
          <w:color w:val="FFD966" w:themeColor="accent4" w:themeTint="99"/>
        </w:rPr>
        <w:t>GC ensemble</w:t>
      </w:r>
      <w:r>
        <w:t>)</w:t>
      </w:r>
      <w:r w:rsidRPr="000B683B">
        <w:rPr>
          <w:rFonts w:cs="Times"/>
          <w:szCs w:val="26"/>
        </w:rPr>
        <w:t>:</w:t>
      </w:r>
      <w:r w:rsidRPr="000B683B">
        <w:rPr>
          <w:rFonts w:ascii="Times" w:hAnsi="Times" w:cs="Times"/>
          <w:szCs w:val="26"/>
        </w:rPr>
        <w:t xml:space="preserve"> </w:t>
      </w:r>
      <w:r w:rsidRPr="000B683B">
        <w:rPr>
          <w:rFonts w:ascii="Times" w:hAnsi="Times" w:cs="Times"/>
          <w:szCs w:val="26"/>
        </w:rPr>
        <w:br/>
      </w:r>
      <w:r w:rsidRPr="000B683B">
        <w:rPr>
          <w:rFonts w:ascii="Inconsolata" w:hAnsi="Inconsolata" w:cs="Menlo Regular"/>
          <w:color w:val="000000"/>
          <w:highlight w:val="lightGray"/>
        </w:rPr>
        <w:t>####################################</w:t>
      </w:r>
      <w:r w:rsidRPr="000B683B">
        <w:rPr>
          <w:rFonts w:ascii="Times" w:hAnsi="Times" w:cs="Times"/>
        </w:rPr>
        <w:br/>
      </w:r>
      <w:r w:rsidRPr="000B683B">
        <w:rPr>
          <w:rFonts w:ascii="Inconsolata" w:hAnsi="Inconsolata" w:cs="Menlo Regular"/>
          <w:color w:val="000000"/>
          <w:highlight w:val="lightGray"/>
        </w:rPr>
        <w:t># INPUT PDB FILES</w:t>
      </w:r>
      <w:r w:rsidRPr="000B683B">
        <w:rPr>
          <w:rFonts w:ascii="Times" w:hAnsi="Times" w:cs="Times"/>
        </w:rPr>
        <w:br/>
      </w:r>
      <w:r w:rsidRPr="000B683B">
        <w:rPr>
          <w:rFonts w:ascii="Inconsolata" w:hAnsi="Inconsolata" w:cs="Menlo Regular"/>
          <w:color w:val="000000"/>
          <w:highlight w:val="lightGray"/>
        </w:rPr>
        <w:t>####################################</w:t>
      </w:r>
      <w:r w:rsidRPr="000B683B">
        <w:rPr>
          <w:rFonts w:ascii="Times" w:hAnsi="Times" w:cs="Times"/>
        </w:rPr>
        <w:br/>
      </w:r>
      <w:r w:rsidRPr="000B683B">
        <w:rPr>
          <w:rFonts w:ascii="Inconsolata" w:hAnsi="Inconsolata" w:cs="Menlo Regular"/>
          <w:color w:val="000000"/>
          <w:highlight w:val="lightGray"/>
        </w:rPr>
        <w:t xml:space="preserve">Coordinates  0   STEP3_START_ISB_sys_BOX_0.pdb </w:t>
      </w:r>
    </w:p>
    <w:p w14:paraId="183DEB39" w14:textId="77777777" w:rsidR="00BC2499" w:rsidRPr="00731619" w:rsidRDefault="00BC2499" w:rsidP="00BC2499">
      <w:pPr>
        <w:pStyle w:val="ListParagraph"/>
        <w:widowControl w:val="0"/>
        <w:autoSpaceDE w:val="0"/>
        <w:autoSpaceDN w:val="0"/>
        <w:adjustRightInd w:val="0"/>
        <w:spacing w:after="240" w:line="240" w:lineRule="auto"/>
        <w:ind w:left="1080"/>
        <w:rPr>
          <w:rFonts w:cs="Times"/>
        </w:rPr>
      </w:pPr>
      <w:r>
        <w:rPr>
          <w:rFonts w:ascii="Inconsolata" w:hAnsi="Inconsolata" w:cs="Menlo Regular"/>
          <w:color w:val="000000"/>
          <w:highlight w:val="lightGray"/>
        </w:rPr>
        <w:t xml:space="preserve">Coordinates  1   </w:t>
      </w:r>
      <w:r w:rsidRPr="00731619">
        <w:rPr>
          <w:rFonts w:ascii="Inconsolata" w:hAnsi="Inconsolata" w:cs="Menlo Regular"/>
          <w:color w:val="000000"/>
          <w:highlight w:val="lightGray"/>
        </w:rPr>
        <w:t>STEP3_START_ISB_sys_BOX_1.pdb</w:t>
      </w:r>
      <w:r>
        <w:rPr>
          <w:rFonts w:ascii="Inconsolata" w:hAnsi="Inconsolata" w:cs="Menlo Regular"/>
          <w:color w:val="000000"/>
        </w:rPr>
        <w:br/>
      </w:r>
      <w:r>
        <w:rPr>
          <w:rFonts w:cs="Times"/>
        </w:rPr>
        <w:br/>
      </w:r>
    </w:p>
    <w:p w14:paraId="1A759C96" w14:textId="77777777" w:rsidR="00BC2499" w:rsidRDefault="00BC2499" w:rsidP="0063031F">
      <w:pPr>
        <w:pStyle w:val="ListParagraph"/>
        <w:widowControl w:val="0"/>
        <w:numPr>
          <w:ilvl w:val="0"/>
          <w:numId w:val="13"/>
        </w:numPr>
        <w:autoSpaceDE w:val="0"/>
        <w:autoSpaceDN w:val="0"/>
        <w:adjustRightInd w:val="0"/>
        <w:spacing w:after="240" w:line="240" w:lineRule="auto"/>
        <w:rPr>
          <w:rFonts w:cs="Times"/>
        </w:rPr>
      </w:pPr>
      <w:r>
        <w:rPr>
          <w:rFonts w:ascii="Inconsolata" w:hAnsi="Inconsolata"/>
          <w:b/>
          <w:color w:val="7F7F7F" w:themeColor="text1" w:themeTint="80"/>
          <w:sz w:val="28"/>
        </w:rPr>
        <w:t>Structures</w:t>
      </w:r>
      <w:r w:rsidRPr="00E85019">
        <w:rPr>
          <w:rFonts w:ascii="Times" w:hAnsi="Times" w:cs="Times"/>
          <w:b/>
        </w:rPr>
        <w:t xml:space="preserve">: </w:t>
      </w:r>
      <w:r>
        <w:rPr>
          <w:rFonts w:cs="Times"/>
        </w:rPr>
        <w:t>Defines</w:t>
      </w:r>
      <w:r w:rsidRPr="0078324E">
        <w:rPr>
          <w:rFonts w:cs="Times"/>
        </w:rPr>
        <w:t xml:space="preserve"> the </w:t>
      </w:r>
      <w:r>
        <w:rPr>
          <w:rFonts w:cs="Times"/>
        </w:rPr>
        <w:t xml:space="preserve">PSF filenames (structures) </w:t>
      </w:r>
      <w:r w:rsidRPr="0078324E">
        <w:rPr>
          <w:rFonts w:cs="Times"/>
        </w:rPr>
        <w:t xml:space="preserve">for each box in the system </w:t>
      </w:r>
    </w:p>
    <w:p w14:paraId="2D04E6C8" w14:textId="77777777" w:rsidR="00BC2499" w:rsidRPr="0078324E" w:rsidRDefault="00BC2499" w:rsidP="00BC2499">
      <w:pPr>
        <w:pStyle w:val="ListParagraph"/>
        <w:widowControl w:val="0"/>
        <w:autoSpaceDE w:val="0"/>
        <w:autoSpaceDN w:val="0"/>
        <w:adjustRightInd w:val="0"/>
        <w:spacing w:after="240" w:line="240" w:lineRule="auto"/>
        <w:rPr>
          <w:rFonts w:cs="Times"/>
        </w:rPr>
      </w:pPr>
    </w:p>
    <w:p w14:paraId="30165AA7" w14:textId="77777777" w:rsidR="00BC2499" w:rsidRPr="0078324E" w:rsidRDefault="00BC2499" w:rsidP="0063031F">
      <w:pPr>
        <w:pStyle w:val="ListParagraph"/>
        <w:widowControl w:val="0"/>
        <w:numPr>
          <w:ilvl w:val="1"/>
          <w:numId w:val="13"/>
        </w:numPr>
        <w:autoSpaceDE w:val="0"/>
        <w:autoSpaceDN w:val="0"/>
        <w:adjustRightInd w:val="0"/>
        <w:spacing w:after="240" w:line="240" w:lineRule="auto"/>
        <w:ind w:left="1080"/>
        <w:rPr>
          <w:rFonts w:cs="Times"/>
        </w:rPr>
      </w:pPr>
      <w:r w:rsidRPr="0078324E">
        <w:rPr>
          <w:rFonts w:cs="Menlo Regular"/>
          <w:color w:val="000000"/>
        </w:rPr>
        <w:t>Value 1</w:t>
      </w:r>
      <w:r w:rsidRPr="0078324E">
        <w:rPr>
          <w:rFonts w:cs="Times"/>
        </w:rPr>
        <w:t>: &lt;</w:t>
      </w:r>
      <w:r>
        <w:rPr>
          <w:rFonts w:cs="Times"/>
        </w:rPr>
        <w:t>INTEGER</w:t>
      </w:r>
      <w:r w:rsidRPr="0078324E">
        <w:rPr>
          <w:rFonts w:cs="Times"/>
        </w:rPr>
        <w:t xml:space="preserve">&gt; – </w:t>
      </w:r>
      <w:r>
        <w:rPr>
          <w:rFonts w:cs="Times"/>
        </w:rPr>
        <w:t xml:space="preserve">Sets box number </w:t>
      </w:r>
      <w:r w:rsidRPr="0078324E">
        <w:rPr>
          <w:rFonts w:cs="Times"/>
        </w:rPr>
        <w:t xml:space="preserve">(first box is box ‘0’) </w:t>
      </w:r>
    </w:p>
    <w:p w14:paraId="64A083E5" w14:textId="77777777" w:rsidR="00BC2499" w:rsidRDefault="00BC2499" w:rsidP="0063031F">
      <w:pPr>
        <w:pStyle w:val="ListParagraph"/>
        <w:widowControl w:val="0"/>
        <w:numPr>
          <w:ilvl w:val="1"/>
          <w:numId w:val="13"/>
        </w:numPr>
        <w:autoSpaceDE w:val="0"/>
        <w:autoSpaceDN w:val="0"/>
        <w:adjustRightInd w:val="0"/>
        <w:spacing w:after="240" w:line="240" w:lineRule="auto"/>
        <w:ind w:left="1080"/>
        <w:rPr>
          <w:rFonts w:cs="Times"/>
        </w:rPr>
      </w:pPr>
      <w:r w:rsidRPr="0078324E">
        <w:rPr>
          <w:rFonts w:cs="Menlo Regular"/>
          <w:color w:val="000000"/>
        </w:rPr>
        <w:t xml:space="preserve">Value </w:t>
      </w:r>
      <w:r>
        <w:rPr>
          <w:rFonts w:cs="Menlo Regular"/>
          <w:color w:val="000000"/>
        </w:rPr>
        <w:t>2</w:t>
      </w:r>
      <w:r w:rsidRPr="0078324E">
        <w:rPr>
          <w:rFonts w:cs="Times"/>
        </w:rPr>
        <w:t xml:space="preserve">: &lt;STRING&gt; – </w:t>
      </w:r>
      <w:r>
        <w:rPr>
          <w:rFonts w:cs="Times"/>
        </w:rPr>
        <w:t>Sets PSF file name</w:t>
      </w:r>
      <w:r w:rsidRPr="0078324E">
        <w:rPr>
          <w:rFonts w:cs="Times"/>
        </w:rPr>
        <w:t xml:space="preserve"> </w:t>
      </w:r>
    </w:p>
    <w:p w14:paraId="7CF0D01D" w14:textId="77777777" w:rsidR="00BC2499" w:rsidRPr="00DE4888" w:rsidRDefault="00BC2499" w:rsidP="00BC2499">
      <w:pPr>
        <w:widowControl w:val="0"/>
        <w:autoSpaceDE w:val="0"/>
        <w:autoSpaceDN w:val="0"/>
        <w:adjustRightInd w:val="0"/>
        <w:spacing w:after="240" w:line="240" w:lineRule="auto"/>
        <w:ind w:left="720"/>
        <w:rPr>
          <w:rFonts w:cs="Times"/>
          <w:i/>
          <w:highlight w:val="yellow"/>
        </w:rPr>
      </w:pPr>
      <w:r w:rsidRPr="00DE4888">
        <w:rPr>
          <w:rFonts w:cs="Times"/>
          <w:i/>
          <w:highlight w:val="yellow"/>
        </w:rPr>
        <w:t xml:space="preserve">Note: </w:t>
      </w:r>
    </w:p>
    <w:p w14:paraId="3D6CE644" w14:textId="77777777" w:rsidR="00BC2499" w:rsidRPr="00DE4888" w:rsidRDefault="00BC2499" w:rsidP="00BC2499">
      <w:pPr>
        <w:widowControl w:val="0"/>
        <w:autoSpaceDE w:val="0"/>
        <w:autoSpaceDN w:val="0"/>
        <w:adjustRightInd w:val="0"/>
        <w:spacing w:after="240" w:line="240" w:lineRule="auto"/>
        <w:ind w:left="720"/>
        <w:jc w:val="both"/>
        <w:rPr>
          <w:rFonts w:cs="Times"/>
          <w:highlight w:val="yellow"/>
        </w:rPr>
      </w:pPr>
      <w:r w:rsidRPr="00DE4888">
        <w:rPr>
          <w:rFonts w:cs="Times"/>
          <w:highlight w:val="yellow"/>
        </w:rPr>
        <w:t>NVT</w:t>
      </w:r>
      <w:r>
        <w:rPr>
          <w:rFonts w:cs="Times"/>
          <w:highlight w:val="yellow"/>
        </w:rPr>
        <w:t xml:space="preserve"> and NPT</w:t>
      </w:r>
      <w:r w:rsidRPr="00DE4888">
        <w:rPr>
          <w:rFonts w:cs="Times"/>
          <w:highlight w:val="yellow"/>
        </w:rPr>
        <w:t xml:space="preserve"> ensemble</w:t>
      </w:r>
      <w:r>
        <w:rPr>
          <w:rFonts w:cs="Times"/>
          <w:highlight w:val="yellow"/>
        </w:rPr>
        <w:t>s</w:t>
      </w:r>
      <w:r w:rsidRPr="00DE4888">
        <w:rPr>
          <w:rFonts w:cs="Times"/>
          <w:highlight w:val="yellow"/>
        </w:rPr>
        <w:t xml:space="preserve"> requires only one PSF file and GEMC/GCMC require</w:t>
      </w:r>
      <w:r>
        <w:rPr>
          <w:rFonts w:cs="Times"/>
          <w:highlight w:val="yellow"/>
        </w:rPr>
        <w:t>s</w:t>
      </w:r>
      <w:r w:rsidRPr="00DE4888">
        <w:rPr>
          <w:rFonts w:cs="Times"/>
          <w:highlight w:val="yellow"/>
        </w:rPr>
        <w:t xml:space="preserve"> two PSF files. If </w:t>
      </w:r>
      <w:r>
        <w:rPr>
          <w:rFonts w:cs="Times"/>
          <w:highlight w:val="yellow"/>
        </w:rPr>
        <w:t xml:space="preserve">the </w:t>
      </w:r>
      <w:r w:rsidRPr="00DE4888">
        <w:rPr>
          <w:rFonts w:cs="Times"/>
          <w:highlight w:val="yellow"/>
        </w:rPr>
        <w:t xml:space="preserve">number of PSF files </w:t>
      </w:r>
      <w:r>
        <w:rPr>
          <w:rFonts w:cs="Times"/>
          <w:highlight w:val="yellow"/>
        </w:rPr>
        <w:t>is</w:t>
      </w:r>
      <w:r w:rsidRPr="00DE4888">
        <w:rPr>
          <w:rFonts w:cs="Times"/>
          <w:highlight w:val="yellow"/>
        </w:rPr>
        <w:t xml:space="preserve"> not compatible </w:t>
      </w:r>
      <w:r>
        <w:rPr>
          <w:rFonts w:cs="Times"/>
          <w:highlight w:val="yellow"/>
        </w:rPr>
        <w:t>with the</w:t>
      </w:r>
      <w:r w:rsidRPr="00DE4888">
        <w:rPr>
          <w:rFonts w:cs="Times"/>
          <w:highlight w:val="yellow"/>
        </w:rPr>
        <w:t xml:space="preserve"> simulation type, </w:t>
      </w:r>
      <w:r>
        <w:rPr>
          <w:rFonts w:cs="Times"/>
          <w:highlight w:val="yellow"/>
        </w:rPr>
        <w:t xml:space="preserve">the </w:t>
      </w:r>
      <w:r w:rsidRPr="00DE4888">
        <w:rPr>
          <w:rFonts w:cs="Times"/>
          <w:highlight w:val="yellow"/>
        </w:rPr>
        <w:t>program will be terminated.</w:t>
      </w:r>
    </w:p>
    <w:p w14:paraId="15CA90C1" w14:textId="77777777" w:rsidR="00BC2499" w:rsidRPr="002B613E" w:rsidRDefault="00BC2499" w:rsidP="00BC2499">
      <w:pPr>
        <w:widowControl w:val="0"/>
        <w:autoSpaceDE w:val="0"/>
        <w:autoSpaceDN w:val="0"/>
        <w:adjustRightInd w:val="0"/>
        <w:spacing w:after="240" w:line="240" w:lineRule="auto"/>
        <w:rPr>
          <w:rFonts w:cs="Times"/>
          <w:highlight w:val="yellow"/>
        </w:rPr>
      </w:pPr>
    </w:p>
    <w:p w14:paraId="171FEB9F" w14:textId="77777777" w:rsidR="00BC2499" w:rsidRDefault="00BC2499" w:rsidP="00BC2499">
      <w:pPr>
        <w:pStyle w:val="ListParagraph"/>
        <w:widowControl w:val="0"/>
        <w:autoSpaceDE w:val="0"/>
        <w:autoSpaceDN w:val="0"/>
        <w:adjustRightInd w:val="0"/>
        <w:spacing w:after="240" w:line="240" w:lineRule="auto"/>
        <w:ind w:left="1080"/>
        <w:rPr>
          <w:rFonts w:ascii="Inconsolata" w:hAnsi="Inconsolata" w:cs="Menlo Regular"/>
          <w:color w:val="000000"/>
          <w:highlight w:val="lightGray"/>
        </w:rPr>
      </w:pPr>
      <w:r w:rsidRPr="000865F9">
        <w:rPr>
          <w:rFonts w:cs="Times"/>
          <w:szCs w:val="26"/>
        </w:rPr>
        <w:t>Example (</w:t>
      </w:r>
      <w:r w:rsidRPr="000865F9">
        <w:rPr>
          <w:color w:val="F4B083" w:themeColor="accent2" w:themeTint="99"/>
        </w:rPr>
        <w:t>NVT ensemble</w:t>
      </w:r>
      <w:r>
        <w:rPr>
          <w:color w:val="F4B083" w:themeColor="accent2" w:themeTint="99"/>
        </w:rPr>
        <w:t xml:space="preserve"> </w:t>
      </w:r>
      <w:r w:rsidRPr="002E4210">
        <w:rPr>
          <w:color w:val="000000" w:themeColor="text1"/>
        </w:rPr>
        <w:t>or</w:t>
      </w:r>
      <w:r>
        <w:rPr>
          <w:color w:val="F4B083" w:themeColor="accent2" w:themeTint="99"/>
        </w:rPr>
        <w:t xml:space="preserve"> NP</w:t>
      </w:r>
      <w:r w:rsidRPr="000B683B">
        <w:rPr>
          <w:color w:val="F4B083" w:themeColor="accent2" w:themeTint="99"/>
        </w:rPr>
        <w:t>T ensemble</w:t>
      </w:r>
      <w:r w:rsidRPr="000865F9">
        <w:rPr>
          <w:rFonts w:cs="Times"/>
          <w:szCs w:val="26"/>
        </w:rPr>
        <w:t>):</w:t>
      </w:r>
      <w:r w:rsidRPr="000865F9">
        <w:rPr>
          <w:rFonts w:ascii="Times" w:hAnsi="Times" w:cs="Times"/>
          <w:szCs w:val="26"/>
        </w:rPr>
        <w:br/>
      </w:r>
      <w:r w:rsidRPr="00731619">
        <w:rPr>
          <w:rFonts w:ascii="Inconsolata" w:hAnsi="Inconsolata" w:cs="Menlo Regular"/>
          <w:color w:val="000000"/>
          <w:highlight w:val="lightGray"/>
        </w:rPr>
        <w:t>####################################</w:t>
      </w:r>
      <w:r w:rsidRPr="00731619">
        <w:rPr>
          <w:rFonts w:ascii="Times" w:hAnsi="Times" w:cs="Times"/>
        </w:rPr>
        <w:br/>
      </w:r>
      <w:r w:rsidRPr="00731619">
        <w:rPr>
          <w:rFonts w:ascii="Inconsolata" w:hAnsi="Inconsolata" w:cs="Menlo Regular"/>
          <w:color w:val="000000"/>
          <w:highlight w:val="lightGray"/>
        </w:rPr>
        <w:t xml:space="preserve"># </w:t>
      </w:r>
      <w:r w:rsidRPr="002B613E">
        <w:rPr>
          <w:rFonts w:ascii="Inconsolata" w:hAnsi="Inconsolata" w:cs="Menlo Regular"/>
          <w:color w:val="000000"/>
          <w:highlight w:val="lightGray"/>
        </w:rPr>
        <w:t xml:space="preserve">INPUT </w:t>
      </w:r>
      <w:r>
        <w:rPr>
          <w:rFonts w:ascii="Inconsolata" w:hAnsi="Inconsolata" w:cs="Menlo Regular"/>
          <w:color w:val="000000"/>
          <w:highlight w:val="lightGray"/>
        </w:rPr>
        <w:t>PSF</w:t>
      </w:r>
      <w:r w:rsidRPr="002B613E">
        <w:rPr>
          <w:rFonts w:ascii="Inconsolata" w:hAnsi="Inconsolata" w:cs="Menlo Regular"/>
          <w:color w:val="000000"/>
          <w:highlight w:val="lightGray"/>
        </w:rPr>
        <w:t xml:space="preserve"> FILES</w:t>
      </w:r>
      <w:r w:rsidRPr="00731619">
        <w:rPr>
          <w:rFonts w:ascii="Times" w:hAnsi="Times" w:cs="Times"/>
        </w:rPr>
        <w:br/>
      </w:r>
      <w:r w:rsidRPr="00731619">
        <w:rPr>
          <w:rFonts w:ascii="Inconsolata" w:hAnsi="Inconsolata" w:cs="Menlo Regular"/>
          <w:color w:val="000000"/>
          <w:highlight w:val="lightGray"/>
        </w:rPr>
        <w:t>####################################</w:t>
      </w:r>
      <w:r w:rsidRPr="00731619">
        <w:rPr>
          <w:rFonts w:ascii="Times" w:hAnsi="Times" w:cs="Times"/>
        </w:rPr>
        <w:br/>
      </w:r>
      <w:r>
        <w:rPr>
          <w:rFonts w:ascii="Inconsolata" w:hAnsi="Inconsolata" w:cs="Menlo Regular"/>
          <w:color w:val="000000"/>
          <w:highlight w:val="lightGray"/>
        </w:rPr>
        <w:t xml:space="preserve">Structure  0  </w:t>
      </w:r>
      <w:r w:rsidRPr="00731619">
        <w:rPr>
          <w:rFonts w:ascii="Inconsolata" w:hAnsi="Inconsolata" w:cs="Menlo Regular"/>
          <w:color w:val="000000"/>
          <w:highlight w:val="lightGray"/>
        </w:rPr>
        <w:t xml:space="preserve"> STEP3_</w:t>
      </w:r>
      <w:r>
        <w:rPr>
          <w:rFonts w:ascii="Inconsolata" w:hAnsi="Inconsolata" w:cs="Menlo Regular"/>
          <w:color w:val="000000"/>
          <w:highlight w:val="lightGray"/>
        </w:rPr>
        <w:t>START_ISB_sys</w:t>
      </w:r>
      <w:r w:rsidRPr="00731619">
        <w:rPr>
          <w:rFonts w:ascii="Inconsolata" w:hAnsi="Inconsolata" w:cs="Menlo Regular"/>
          <w:color w:val="000000"/>
          <w:highlight w:val="lightGray"/>
        </w:rPr>
        <w:t>.p</w:t>
      </w:r>
      <w:r>
        <w:rPr>
          <w:rFonts w:ascii="Inconsolata" w:hAnsi="Inconsolata" w:cs="Menlo Regular"/>
          <w:color w:val="000000"/>
          <w:highlight w:val="lightGray"/>
        </w:rPr>
        <w:t>sf</w:t>
      </w:r>
      <w:r w:rsidRPr="000865F9">
        <w:rPr>
          <w:rFonts w:ascii="Times" w:hAnsi="Times" w:cs="Times"/>
          <w:szCs w:val="26"/>
        </w:rPr>
        <w:br/>
      </w:r>
      <w:r w:rsidRPr="000865F9">
        <w:rPr>
          <w:rFonts w:ascii="Times" w:hAnsi="Times" w:cs="Times"/>
          <w:szCs w:val="26"/>
        </w:rPr>
        <w:br/>
      </w:r>
      <w:r w:rsidRPr="000865F9">
        <w:rPr>
          <w:rFonts w:cs="Times"/>
          <w:szCs w:val="26"/>
        </w:rPr>
        <w:t>Example (</w:t>
      </w:r>
      <w:r w:rsidRPr="000865F9">
        <w:rPr>
          <w:color w:val="9CC2E5" w:themeColor="accent1" w:themeTint="99"/>
        </w:rPr>
        <w:t>Gibbs ensemble</w:t>
      </w:r>
      <w:r w:rsidRPr="00C76712">
        <w:rPr>
          <w:color w:val="FFD966" w:themeColor="accent4" w:themeTint="99"/>
        </w:rPr>
        <w:t xml:space="preserve"> </w:t>
      </w:r>
      <w:r w:rsidRPr="00C76712">
        <w:t xml:space="preserve">or </w:t>
      </w:r>
      <w:r>
        <w:rPr>
          <w:color w:val="FFD966" w:themeColor="accent4" w:themeTint="99"/>
        </w:rPr>
        <w:t>GC</w:t>
      </w:r>
      <w:r w:rsidRPr="000865F9">
        <w:rPr>
          <w:color w:val="FFD966" w:themeColor="accent4" w:themeTint="99"/>
        </w:rPr>
        <w:t xml:space="preserve"> ensemble</w:t>
      </w:r>
      <w:r>
        <w:t>)</w:t>
      </w:r>
      <w:r w:rsidRPr="000865F9">
        <w:rPr>
          <w:rFonts w:cs="Times"/>
          <w:szCs w:val="26"/>
        </w:rPr>
        <w:t>:</w:t>
      </w:r>
      <w:r>
        <w:rPr>
          <w:rFonts w:ascii="Times" w:hAnsi="Times" w:cs="Times"/>
        </w:rPr>
        <w:br/>
      </w:r>
      <w:r w:rsidRPr="00D40040">
        <w:rPr>
          <w:rFonts w:ascii="Inconsolata" w:hAnsi="Inconsolata" w:cs="Menlo Regular"/>
          <w:color w:val="000000"/>
          <w:highlight w:val="lightGray"/>
        </w:rPr>
        <w:t>####################################</w:t>
      </w:r>
      <w:r>
        <w:rPr>
          <w:rFonts w:ascii="Times" w:hAnsi="Times" w:cs="Times"/>
        </w:rPr>
        <w:br/>
      </w:r>
      <w:r>
        <w:rPr>
          <w:rFonts w:ascii="Inconsolata" w:hAnsi="Inconsolata" w:cs="Menlo Regular"/>
          <w:color w:val="000000"/>
          <w:highlight w:val="lightGray"/>
        </w:rPr>
        <w:t xml:space="preserve"># </w:t>
      </w:r>
      <w:r w:rsidRPr="002B613E">
        <w:rPr>
          <w:rFonts w:ascii="Inconsolata" w:hAnsi="Inconsolata" w:cs="Menlo Regular"/>
          <w:color w:val="000000"/>
          <w:highlight w:val="lightGray"/>
        </w:rPr>
        <w:t xml:space="preserve">INPUT </w:t>
      </w:r>
      <w:r>
        <w:rPr>
          <w:rFonts w:ascii="Inconsolata" w:hAnsi="Inconsolata" w:cs="Menlo Regular"/>
          <w:color w:val="000000"/>
          <w:highlight w:val="lightGray"/>
        </w:rPr>
        <w:t>PSF</w:t>
      </w:r>
      <w:r w:rsidRPr="002B613E">
        <w:rPr>
          <w:rFonts w:ascii="Inconsolata" w:hAnsi="Inconsolata" w:cs="Menlo Regular"/>
          <w:color w:val="000000"/>
          <w:highlight w:val="lightGray"/>
        </w:rPr>
        <w:t xml:space="preserve"> FILES</w:t>
      </w:r>
      <w:r>
        <w:rPr>
          <w:rFonts w:ascii="Times" w:hAnsi="Times" w:cs="Times"/>
        </w:rPr>
        <w:br/>
      </w:r>
      <w:r w:rsidRPr="00D40040">
        <w:rPr>
          <w:rFonts w:ascii="Inconsolata" w:hAnsi="Inconsolata" w:cs="Menlo Regular"/>
          <w:color w:val="000000"/>
          <w:highlight w:val="lightGray"/>
        </w:rPr>
        <w:t>####################################</w:t>
      </w:r>
      <w:r>
        <w:rPr>
          <w:rFonts w:ascii="Times" w:hAnsi="Times" w:cs="Times"/>
        </w:rPr>
        <w:br/>
      </w:r>
      <w:r>
        <w:rPr>
          <w:rFonts w:ascii="Inconsolata" w:hAnsi="Inconsolata" w:cs="Menlo Regular"/>
          <w:color w:val="000000"/>
          <w:highlight w:val="lightGray"/>
        </w:rPr>
        <w:t xml:space="preserve">Structure   0   </w:t>
      </w:r>
      <w:r w:rsidRPr="006B4AC4">
        <w:rPr>
          <w:rFonts w:ascii="Inconsolata" w:hAnsi="Inconsolata" w:cs="Menlo Regular"/>
          <w:color w:val="000000"/>
          <w:highlight w:val="lightGray"/>
        </w:rPr>
        <w:t>STEP3_START_ISB_</w:t>
      </w:r>
      <w:r>
        <w:rPr>
          <w:rFonts w:ascii="Inconsolata" w:hAnsi="Inconsolata" w:cs="Menlo Regular"/>
          <w:color w:val="000000"/>
          <w:highlight w:val="lightGray"/>
        </w:rPr>
        <w:t>sys_BOX_0.psf</w:t>
      </w:r>
    </w:p>
    <w:p w14:paraId="3E9EEC62" w14:textId="77777777" w:rsidR="00BC2499" w:rsidRPr="002B613E" w:rsidRDefault="00BC2499" w:rsidP="00BC2499">
      <w:pPr>
        <w:pStyle w:val="ListParagraph"/>
        <w:widowControl w:val="0"/>
        <w:autoSpaceDE w:val="0"/>
        <w:autoSpaceDN w:val="0"/>
        <w:adjustRightInd w:val="0"/>
        <w:spacing w:after="240" w:line="240" w:lineRule="auto"/>
        <w:ind w:left="1080"/>
        <w:rPr>
          <w:rFonts w:ascii="Inconsolata" w:hAnsi="Inconsolata" w:cs="Menlo Regular"/>
          <w:color w:val="000000"/>
          <w:highlight w:val="lightGray"/>
        </w:rPr>
      </w:pPr>
      <w:r>
        <w:rPr>
          <w:rFonts w:ascii="Inconsolata" w:hAnsi="Inconsolata" w:cs="Menlo Regular"/>
          <w:color w:val="000000"/>
          <w:highlight w:val="lightGray"/>
        </w:rPr>
        <w:t xml:space="preserve">Structure   1   </w:t>
      </w:r>
      <w:r w:rsidRPr="006B4AC4">
        <w:rPr>
          <w:rFonts w:ascii="Inconsolata" w:hAnsi="Inconsolata" w:cs="Menlo Regular"/>
          <w:color w:val="000000"/>
          <w:highlight w:val="lightGray"/>
        </w:rPr>
        <w:t>STEP3_START_ISB_</w:t>
      </w:r>
      <w:r>
        <w:rPr>
          <w:rFonts w:ascii="Inconsolata" w:hAnsi="Inconsolata" w:cs="Menlo Regular"/>
          <w:color w:val="000000"/>
          <w:highlight w:val="lightGray"/>
        </w:rPr>
        <w:t>sys_BOX_1</w:t>
      </w:r>
      <w:r w:rsidRPr="006B4AC4">
        <w:rPr>
          <w:rFonts w:ascii="Inconsolata" w:hAnsi="Inconsolata" w:cs="Menlo Regular"/>
          <w:color w:val="000000"/>
          <w:highlight w:val="lightGray"/>
        </w:rPr>
        <w:t>.p</w:t>
      </w:r>
      <w:r>
        <w:rPr>
          <w:rFonts w:ascii="Inconsolata" w:hAnsi="Inconsolata" w:cs="Menlo Regular"/>
          <w:color w:val="000000"/>
          <w:highlight w:val="lightGray"/>
        </w:rPr>
        <w:t>sf</w:t>
      </w:r>
      <w:r>
        <w:rPr>
          <w:i/>
          <w:u w:val="single"/>
        </w:rPr>
        <w:br/>
      </w:r>
    </w:p>
    <w:p w14:paraId="71DF3939" w14:textId="77777777" w:rsidR="00BC2499" w:rsidRDefault="00BC2499" w:rsidP="00BC2499">
      <w:pPr>
        <w:widowControl w:val="0"/>
        <w:autoSpaceDE w:val="0"/>
        <w:autoSpaceDN w:val="0"/>
        <w:adjustRightInd w:val="0"/>
        <w:spacing w:after="240"/>
        <w:outlineLvl w:val="0"/>
        <w:rPr>
          <w:i/>
          <w:u w:val="single"/>
        </w:rPr>
      </w:pPr>
    </w:p>
    <w:p w14:paraId="1BA346CE" w14:textId="77777777" w:rsidR="00BC2499" w:rsidRDefault="00BC2499" w:rsidP="00BC2499">
      <w:pPr>
        <w:widowControl w:val="0"/>
        <w:autoSpaceDE w:val="0"/>
        <w:autoSpaceDN w:val="0"/>
        <w:adjustRightInd w:val="0"/>
        <w:spacing w:after="240"/>
        <w:outlineLvl w:val="0"/>
        <w:rPr>
          <w:i/>
          <w:u w:val="single"/>
        </w:rPr>
      </w:pPr>
    </w:p>
    <w:p w14:paraId="61E0137E" w14:textId="77777777" w:rsidR="00BC2499" w:rsidRDefault="00BC2499" w:rsidP="00BC2499">
      <w:pPr>
        <w:widowControl w:val="0"/>
        <w:autoSpaceDE w:val="0"/>
        <w:autoSpaceDN w:val="0"/>
        <w:adjustRightInd w:val="0"/>
        <w:spacing w:after="240"/>
        <w:outlineLvl w:val="0"/>
        <w:rPr>
          <w:i/>
          <w:u w:val="single"/>
        </w:rPr>
      </w:pPr>
    </w:p>
    <w:p w14:paraId="6C58ADA0" w14:textId="77777777" w:rsidR="00BC2499" w:rsidRDefault="00BC2499" w:rsidP="00BC2499">
      <w:pPr>
        <w:widowControl w:val="0"/>
        <w:autoSpaceDE w:val="0"/>
        <w:autoSpaceDN w:val="0"/>
        <w:adjustRightInd w:val="0"/>
        <w:spacing w:after="240"/>
        <w:outlineLvl w:val="0"/>
        <w:rPr>
          <w:i/>
          <w:u w:val="single"/>
        </w:rPr>
      </w:pPr>
    </w:p>
    <w:p w14:paraId="2109BFB3" w14:textId="77777777" w:rsidR="00BC2499" w:rsidRPr="000865F9" w:rsidRDefault="00BC2499" w:rsidP="00BC2499">
      <w:pPr>
        <w:widowControl w:val="0"/>
        <w:autoSpaceDE w:val="0"/>
        <w:autoSpaceDN w:val="0"/>
        <w:adjustRightInd w:val="0"/>
        <w:spacing w:after="240"/>
        <w:outlineLvl w:val="0"/>
        <w:rPr>
          <w:rFonts w:ascii="Times" w:hAnsi="Times" w:cs="Times"/>
        </w:rPr>
      </w:pPr>
      <w:r>
        <w:rPr>
          <w:i/>
          <w:u w:val="single"/>
        </w:rPr>
        <w:lastRenderedPageBreak/>
        <w:t>System Settings for During Run Setup</w:t>
      </w:r>
    </w:p>
    <w:p w14:paraId="0E0BF126" w14:textId="77777777" w:rsidR="00BC2499" w:rsidRPr="0078324E" w:rsidRDefault="00BC2499" w:rsidP="00BC2499">
      <w:pPr>
        <w:widowControl w:val="0"/>
        <w:autoSpaceDE w:val="0"/>
        <w:autoSpaceDN w:val="0"/>
        <w:adjustRightInd w:val="0"/>
        <w:spacing w:after="240"/>
        <w:jc w:val="both"/>
        <w:rPr>
          <w:rFonts w:cs="Times"/>
        </w:rPr>
      </w:pPr>
      <w:r w:rsidRPr="0078324E">
        <w:rPr>
          <w:rFonts w:cs="Times"/>
        </w:rPr>
        <w:t xml:space="preserve">This section contains all the variables not involved </w:t>
      </w:r>
      <w:r>
        <w:rPr>
          <w:rFonts w:cs="Times"/>
        </w:rPr>
        <w:t>in</w:t>
      </w:r>
      <w:r w:rsidRPr="0078324E">
        <w:rPr>
          <w:rFonts w:cs="Times"/>
        </w:rPr>
        <w:t xml:space="preserve"> the output of data during the simulation</w:t>
      </w:r>
      <w:r>
        <w:rPr>
          <w:rFonts w:cs="Times"/>
        </w:rPr>
        <w:t>,</w:t>
      </w:r>
      <w:r w:rsidRPr="0078324E">
        <w:rPr>
          <w:rFonts w:cs="Times"/>
        </w:rPr>
        <w:t xml:space="preserve"> or </w:t>
      </w:r>
      <w:r>
        <w:rPr>
          <w:rFonts w:cs="Times"/>
        </w:rPr>
        <w:t>in</w:t>
      </w:r>
      <w:r w:rsidRPr="0078324E">
        <w:rPr>
          <w:rFonts w:cs="Times"/>
        </w:rPr>
        <w:t xml:space="preserve"> the reading of input files at the start of the simulation.  In other words, it contains settings related to the moves, the thermodynamic constants (based on choice of ensemble), and the length of the simulation.</w:t>
      </w:r>
    </w:p>
    <w:p w14:paraId="7B2EFE57" w14:textId="77777777" w:rsidR="00BC2499" w:rsidRPr="0078324E" w:rsidRDefault="00BC2499" w:rsidP="00BC2499">
      <w:pPr>
        <w:widowControl w:val="0"/>
        <w:autoSpaceDE w:val="0"/>
        <w:autoSpaceDN w:val="0"/>
        <w:adjustRightInd w:val="0"/>
        <w:spacing w:after="240"/>
        <w:jc w:val="both"/>
        <w:rPr>
          <w:rFonts w:cs="Times"/>
        </w:rPr>
      </w:pPr>
      <w:r w:rsidRPr="0078324E">
        <w:rPr>
          <w:rFonts w:cs="Times"/>
        </w:rPr>
        <w:t>Note that some tags</w:t>
      </w:r>
      <w:r>
        <w:rPr>
          <w:rFonts w:cs="Times"/>
        </w:rPr>
        <w:t>,</w:t>
      </w:r>
      <w:r w:rsidRPr="0078324E">
        <w:rPr>
          <w:rFonts w:cs="Times"/>
        </w:rPr>
        <w:t xml:space="preserve"> or entries for tags</w:t>
      </w:r>
      <w:r>
        <w:rPr>
          <w:rFonts w:cs="Times"/>
        </w:rPr>
        <w:t>,</w:t>
      </w:r>
      <w:r w:rsidRPr="0078324E">
        <w:rPr>
          <w:rFonts w:cs="Times"/>
        </w:rPr>
        <w:t xml:space="preserve"> are only used in certain ensembles (e.g. Gibbs ensemble). These cases are denoted with colored text. </w:t>
      </w:r>
    </w:p>
    <w:p w14:paraId="54E05101" w14:textId="77777777" w:rsidR="00BC2499" w:rsidRPr="0078324E" w:rsidRDefault="00BC2499" w:rsidP="0063031F">
      <w:pPr>
        <w:pStyle w:val="ListParagraph"/>
        <w:widowControl w:val="0"/>
        <w:numPr>
          <w:ilvl w:val="0"/>
          <w:numId w:val="13"/>
        </w:numPr>
        <w:autoSpaceDE w:val="0"/>
        <w:autoSpaceDN w:val="0"/>
        <w:adjustRightInd w:val="0"/>
        <w:spacing w:after="240" w:line="240" w:lineRule="auto"/>
        <w:rPr>
          <w:rFonts w:cs="Times"/>
          <w:sz w:val="26"/>
          <w:szCs w:val="26"/>
        </w:rPr>
      </w:pPr>
      <w:r>
        <w:rPr>
          <w:rFonts w:ascii="Inconsolata" w:hAnsi="Inconsolata"/>
          <w:b/>
          <w:color w:val="7F7F7F" w:themeColor="text1" w:themeTint="80"/>
          <w:sz w:val="28"/>
        </w:rPr>
        <w:t>GEMC</w:t>
      </w:r>
      <w:r>
        <w:t xml:space="preserve">: </w:t>
      </w:r>
      <w:r w:rsidRPr="0078324E">
        <w:t>(</w:t>
      </w:r>
      <w:r w:rsidRPr="0078324E">
        <w:rPr>
          <w:color w:val="9CC2E5" w:themeColor="accent1" w:themeTint="99"/>
        </w:rPr>
        <w:t>F</w:t>
      </w:r>
      <w:r>
        <w:rPr>
          <w:color w:val="9CC2E5" w:themeColor="accent1" w:themeTint="99"/>
        </w:rPr>
        <w:t>or</w:t>
      </w:r>
      <w:r w:rsidRPr="0078324E">
        <w:rPr>
          <w:color w:val="9CC2E5" w:themeColor="accent1" w:themeTint="99"/>
        </w:rPr>
        <w:t xml:space="preserve"> Gibb</w:t>
      </w:r>
      <w:r>
        <w:rPr>
          <w:color w:val="9CC2E5" w:themeColor="accent1" w:themeTint="99"/>
        </w:rPr>
        <w:t>s</w:t>
      </w:r>
      <w:r w:rsidRPr="0078324E">
        <w:rPr>
          <w:color w:val="9CC2E5" w:themeColor="accent1" w:themeTint="99"/>
        </w:rPr>
        <w:t xml:space="preserve"> </w:t>
      </w:r>
      <w:r>
        <w:rPr>
          <w:color w:val="9CC2E5" w:themeColor="accent1" w:themeTint="99"/>
        </w:rPr>
        <w:t>E</w:t>
      </w:r>
      <w:r w:rsidRPr="0078324E">
        <w:rPr>
          <w:color w:val="9CC2E5" w:themeColor="accent1" w:themeTint="99"/>
        </w:rPr>
        <w:t>nsemble runs only</w:t>
      </w:r>
      <w:r w:rsidRPr="0078324E">
        <w:t>) Defines what type of Gibbs Ensemble simulation you want to run.</w:t>
      </w:r>
      <w:r>
        <w:br/>
      </w:r>
      <w:r>
        <w:br/>
        <w:t>If neglected in Gibbs Ensemble, it simply defaults to constant volume (NVT) Gibbs Ensemble.</w:t>
      </w:r>
      <w:r>
        <w:br/>
      </w:r>
    </w:p>
    <w:p w14:paraId="3C9087E1" w14:textId="77777777" w:rsidR="00BC2499" w:rsidRPr="00175E55" w:rsidRDefault="00BC2499" w:rsidP="0063031F">
      <w:pPr>
        <w:pStyle w:val="ListParagraph"/>
        <w:widowControl w:val="0"/>
        <w:numPr>
          <w:ilvl w:val="1"/>
          <w:numId w:val="13"/>
        </w:numPr>
        <w:autoSpaceDE w:val="0"/>
        <w:autoSpaceDN w:val="0"/>
        <w:adjustRightInd w:val="0"/>
        <w:spacing w:after="240" w:line="240" w:lineRule="auto"/>
        <w:jc w:val="both"/>
        <w:rPr>
          <w:rFonts w:cs="Times"/>
          <w:sz w:val="26"/>
          <w:szCs w:val="26"/>
        </w:rPr>
      </w:pPr>
      <w:r w:rsidRPr="0078324E">
        <w:t>Value 1</w:t>
      </w:r>
      <w:r w:rsidRPr="0078324E">
        <w:rPr>
          <w:rFonts w:cs="Times"/>
          <w:sz w:val="26"/>
          <w:szCs w:val="26"/>
        </w:rPr>
        <w:t xml:space="preserve">: </w:t>
      </w:r>
      <w:r w:rsidRPr="0078324E">
        <w:rPr>
          <w:rFonts w:cs="Times"/>
          <w:szCs w:val="26"/>
        </w:rPr>
        <w:t xml:space="preserve">&lt;STRING&gt; </w:t>
      </w:r>
      <w:r w:rsidRPr="0078324E">
        <w:rPr>
          <w:rFonts w:cs="Times"/>
        </w:rPr>
        <w:t>– allows you to pick between isovolumetric (“NVT”) and isobaric (“NPT”) Gibbs ensemble simulations</w:t>
      </w:r>
    </w:p>
    <w:p w14:paraId="0FB98787" w14:textId="77777777" w:rsidR="00BC2499" w:rsidRPr="00175E55" w:rsidRDefault="00BC2499" w:rsidP="00BC2499">
      <w:pPr>
        <w:pStyle w:val="ListParagraph"/>
        <w:widowControl w:val="0"/>
        <w:autoSpaceDE w:val="0"/>
        <w:autoSpaceDN w:val="0"/>
        <w:adjustRightInd w:val="0"/>
        <w:spacing w:after="240" w:line="240" w:lineRule="auto"/>
        <w:ind w:left="1440"/>
        <w:jc w:val="both"/>
        <w:rPr>
          <w:rFonts w:cs="Times"/>
          <w:sz w:val="26"/>
          <w:szCs w:val="26"/>
        </w:rPr>
      </w:pPr>
    </w:p>
    <w:p w14:paraId="5B90EFC7" w14:textId="77777777" w:rsidR="00BC2499" w:rsidRPr="0078324E" w:rsidRDefault="00BC2499" w:rsidP="0063031F">
      <w:pPr>
        <w:pStyle w:val="ListParagraph"/>
        <w:widowControl w:val="0"/>
        <w:numPr>
          <w:ilvl w:val="2"/>
          <w:numId w:val="13"/>
        </w:numPr>
        <w:autoSpaceDE w:val="0"/>
        <w:autoSpaceDN w:val="0"/>
        <w:adjustRightInd w:val="0"/>
        <w:spacing w:after="240" w:line="240" w:lineRule="auto"/>
        <w:rPr>
          <w:rFonts w:cs="Times"/>
          <w:sz w:val="24"/>
          <w:szCs w:val="26"/>
        </w:rPr>
      </w:pPr>
      <w:r>
        <w:rPr>
          <w:rFonts w:cs="Times"/>
          <w:szCs w:val="26"/>
        </w:rPr>
        <w:t>NVT: Run simulation with</w:t>
      </w:r>
      <w:r w:rsidRPr="0078324E">
        <w:rPr>
          <w:rFonts w:cs="Times"/>
          <w:szCs w:val="26"/>
        </w:rPr>
        <w:t xml:space="preserve"> constant mole number, volume and temperature.</w:t>
      </w:r>
    </w:p>
    <w:p w14:paraId="624B85CD" w14:textId="77777777" w:rsidR="00BC2499" w:rsidRDefault="00BC2499" w:rsidP="00BC2499">
      <w:pPr>
        <w:pStyle w:val="ListParagraph"/>
        <w:widowControl w:val="0"/>
        <w:autoSpaceDE w:val="0"/>
        <w:autoSpaceDN w:val="0"/>
        <w:adjustRightInd w:val="0"/>
        <w:spacing w:after="240" w:line="240" w:lineRule="auto"/>
        <w:ind w:left="1800"/>
        <w:rPr>
          <w:rFonts w:ascii="Inconsolata" w:hAnsi="Inconsolata" w:cs="Menlo Regular"/>
          <w:color w:val="000000"/>
        </w:rPr>
      </w:pPr>
      <w:r>
        <w:rPr>
          <w:rFonts w:cs="Times"/>
          <w:szCs w:val="26"/>
        </w:rPr>
        <w:br/>
      </w:r>
      <w:r w:rsidRPr="0078324E">
        <w:rPr>
          <w:rFonts w:cs="Times"/>
          <w:szCs w:val="26"/>
        </w:rPr>
        <w:t>Example:</w:t>
      </w:r>
      <w:r>
        <w:rPr>
          <w:rFonts w:ascii="Times" w:hAnsi="Times" w:cs="Times"/>
          <w:szCs w:val="26"/>
        </w:rPr>
        <w:br/>
      </w:r>
      <w:r w:rsidRPr="00284E74">
        <w:rPr>
          <w:rFonts w:ascii="Inconsolata" w:hAnsi="Inconsolata" w:cs="Menlo Regular"/>
          <w:color w:val="000000"/>
          <w:highlight w:val="lightGray"/>
        </w:rPr>
        <w:t>##################################</w:t>
      </w:r>
      <w:r w:rsidRPr="001E16E9">
        <w:rPr>
          <w:rFonts w:ascii="Inconsolata" w:hAnsi="Inconsolata" w:cs="Menlo Regular"/>
          <w:color w:val="000000"/>
          <w:highlight w:val="lightGray"/>
        </w:rPr>
        <w:br/>
      </w:r>
      <w:r w:rsidRPr="00284E74">
        <w:rPr>
          <w:rFonts w:ascii="Inconsolata" w:hAnsi="Inconsolata" w:cs="Menlo Regular"/>
          <w:color w:val="000000"/>
          <w:highlight w:val="lightGray"/>
        </w:rPr>
        <w:t>#</w:t>
      </w:r>
      <w:r w:rsidRPr="00D60FD8">
        <w:rPr>
          <w:rFonts w:ascii="Inconsolata" w:hAnsi="Inconsolata" w:cs="Menlo Regular"/>
          <w:color w:val="000000"/>
          <w:highlight w:val="lightGray"/>
        </w:rPr>
        <w:t xml:space="preserve"> GEMC TYPE (DEFULT IS NVT_GEMC)</w:t>
      </w:r>
      <w:r w:rsidRPr="001E16E9">
        <w:rPr>
          <w:rFonts w:ascii="Inconsolata" w:hAnsi="Inconsolata" w:cs="Menlo Regular"/>
          <w:color w:val="000000"/>
          <w:highlight w:val="lightGray"/>
        </w:rPr>
        <w:br/>
      </w:r>
      <w:r w:rsidRPr="00284E74">
        <w:rPr>
          <w:rFonts w:ascii="Inconsolata" w:hAnsi="Inconsolata" w:cs="Menlo Regular"/>
          <w:color w:val="000000"/>
          <w:highlight w:val="lightGray"/>
        </w:rPr>
        <w:t>##################################</w:t>
      </w:r>
      <w:r w:rsidRPr="001E16E9">
        <w:rPr>
          <w:rFonts w:ascii="Inconsolata" w:hAnsi="Inconsolata" w:cs="Menlo Regular"/>
          <w:color w:val="000000"/>
          <w:highlight w:val="lightGray"/>
        </w:rPr>
        <w:br/>
      </w:r>
      <w:r w:rsidRPr="00284E74">
        <w:rPr>
          <w:rFonts w:ascii="Inconsolata" w:hAnsi="Inconsolata" w:cs="Menlo Regular"/>
          <w:color w:val="000000"/>
          <w:highlight w:val="lightGray"/>
        </w:rPr>
        <w:t xml:space="preserve">GEMC      </w:t>
      </w:r>
      <w:r>
        <w:rPr>
          <w:rFonts w:ascii="Inconsolata" w:hAnsi="Inconsolata" w:cs="Menlo Regular"/>
          <w:color w:val="000000"/>
          <w:highlight w:val="lightGray"/>
        </w:rPr>
        <w:t xml:space="preserve">    </w:t>
      </w:r>
      <w:r w:rsidRPr="00D60FD8">
        <w:rPr>
          <w:rFonts w:ascii="Inconsolata" w:hAnsi="Inconsolata" w:cs="Menlo Regular"/>
          <w:color w:val="000000"/>
          <w:highlight w:val="lightGray"/>
        </w:rPr>
        <w:t>NVT</w:t>
      </w:r>
    </w:p>
    <w:p w14:paraId="0658E184" w14:textId="77777777" w:rsidR="00BC2499" w:rsidRDefault="00BC2499" w:rsidP="00BC2499">
      <w:pPr>
        <w:pStyle w:val="ListParagraph"/>
        <w:widowControl w:val="0"/>
        <w:autoSpaceDE w:val="0"/>
        <w:autoSpaceDN w:val="0"/>
        <w:adjustRightInd w:val="0"/>
        <w:spacing w:after="240" w:line="240" w:lineRule="auto"/>
        <w:ind w:left="1800"/>
        <w:rPr>
          <w:rFonts w:ascii="Inconsolata" w:hAnsi="Inconsolata" w:cs="Menlo Regular"/>
          <w:color w:val="000000"/>
        </w:rPr>
      </w:pPr>
    </w:p>
    <w:p w14:paraId="1AD048D7" w14:textId="77777777" w:rsidR="00BC2499" w:rsidRDefault="00BC2499" w:rsidP="00BC2499">
      <w:pPr>
        <w:pStyle w:val="ListParagraph"/>
        <w:widowControl w:val="0"/>
        <w:autoSpaceDE w:val="0"/>
        <w:autoSpaceDN w:val="0"/>
        <w:adjustRightInd w:val="0"/>
        <w:spacing w:after="240" w:line="240" w:lineRule="auto"/>
        <w:ind w:left="1800"/>
        <w:rPr>
          <w:rFonts w:ascii="Times" w:hAnsi="Times" w:cs="Times"/>
          <w:szCs w:val="26"/>
        </w:rPr>
      </w:pPr>
    </w:p>
    <w:p w14:paraId="4387294F" w14:textId="77777777" w:rsidR="00BC2499" w:rsidRDefault="00BC2499" w:rsidP="0063031F">
      <w:pPr>
        <w:pStyle w:val="ListParagraph"/>
        <w:widowControl w:val="0"/>
        <w:numPr>
          <w:ilvl w:val="2"/>
          <w:numId w:val="13"/>
        </w:numPr>
        <w:autoSpaceDE w:val="0"/>
        <w:autoSpaceDN w:val="0"/>
        <w:adjustRightInd w:val="0"/>
        <w:spacing w:after="240" w:line="240" w:lineRule="auto"/>
        <w:rPr>
          <w:rFonts w:ascii="Times" w:hAnsi="Times" w:cs="Times"/>
          <w:sz w:val="24"/>
          <w:szCs w:val="26"/>
        </w:rPr>
      </w:pPr>
      <w:r w:rsidRPr="0078324E">
        <w:rPr>
          <w:rFonts w:cs="Times"/>
          <w:szCs w:val="26"/>
        </w:rPr>
        <w:t>NPT: Run simulation w</w:t>
      </w:r>
      <w:r>
        <w:rPr>
          <w:rFonts w:cs="Times"/>
          <w:szCs w:val="26"/>
        </w:rPr>
        <w:t>ith</w:t>
      </w:r>
      <w:r w:rsidRPr="0078324E">
        <w:rPr>
          <w:rFonts w:cs="Times"/>
          <w:szCs w:val="26"/>
        </w:rPr>
        <w:t xml:space="preserve"> constant mole number, pressure</w:t>
      </w:r>
      <w:r>
        <w:rPr>
          <w:rFonts w:cs="Times"/>
          <w:szCs w:val="26"/>
        </w:rPr>
        <w:t>,</w:t>
      </w:r>
      <w:r w:rsidRPr="0078324E">
        <w:rPr>
          <w:rFonts w:cs="Times"/>
          <w:szCs w:val="26"/>
        </w:rPr>
        <w:t xml:space="preserve"> and temperature.</w:t>
      </w:r>
      <w:r w:rsidRPr="0078324E">
        <w:rPr>
          <w:rFonts w:cs="Times"/>
          <w:szCs w:val="26"/>
        </w:rPr>
        <w:br/>
      </w:r>
    </w:p>
    <w:p w14:paraId="3348A74C" w14:textId="77777777" w:rsidR="00BC2499" w:rsidRDefault="00BC2499" w:rsidP="00BC2499">
      <w:pPr>
        <w:pStyle w:val="ListParagraph"/>
        <w:widowControl w:val="0"/>
        <w:autoSpaceDE w:val="0"/>
        <w:autoSpaceDN w:val="0"/>
        <w:adjustRightInd w:val="0"/>
        <w:spacing w:after="240" w:line="240" w:lineRule="auto"/>
        <w:ind w:left="2160"/>
        <w:rPr>
          <w:rFonts w:ascii="Times" w:hAnsi="Times" w:cs="Times"/>
          <w:sz w:val="24"/>
          <w:szCs w:val="26"/>
        </w:rPr>
      </w:pPr>
    </w:p>
    <w:p w14:paraId="0546E229" w14:textId="77777777" w:rsidR="00BC2499" w:rsidRPr="00175E55" w:rsidRDefault="00BC2499" w:rsidP="0063031F">
      <w:pPr>
        <w:pStyle w:val="ListParagraph"/>
        <w:widowControl w:val="0"/>
        <w:numPr>
          <w:ilvl w:val="0"/>
          <w:numId w:val="13"/>
        </w:numPr>
        <w:autoSpaceDE w:val="0"/>
        <w:autoSpaceDN w:val="0"/>
        <w:adjustRightInd w:val="0"/>
        <w:spacing w:after="240" w:line="240" w:lineRule="auto"/>
        <w:jc w:val="both"/>
        <w:rPr>
          <w:rFonts w:ascii="Times" w:hAnsi="Times" w:cs="Times"/>
          <w:sz w:val="24"/>
          <w:szCs w:val="26"/>
        </w:rPr>
      </w:pPr>
      <w:r w:rsidRPr="001E16E9">
        <w:rPr>
          <w:rFonts w:ascii="Inconsolata" w:hAnsi="Inconsolata"/>
          <w:b/>
          <w:color w:val="7F7F7F" w:themeColor="text1" w:themeTint="80"/>
          <w:sz w:val="28"/>
        </w:rPr>
        <w:t>Pressure</w:t>
      </w:r>
      <w:r w:rsidRPr="00175E55">
        <w:rPr>
          <w:rFonts w:cs="Times"/>
          <w:sz w:val="24"/>
          <w:szCs w:val="26"/>
        </w:rPr>
        <w:t xml:space="preserve">: If “NPT” simulation </w:t>
      </w:r>
      <w:r>
        <w:rPr>
          <w:rFonts w:cs="Times"/>
          <w:sz w:val="24"/>
          <w:szCs w:val="26"/>
        </w:rPr>
        <w:t>is</w:t>
      </w:r>
      <w:r w:rsidRPr="00175E55">
        <w:rPr>
          <w:rFonts w:cs="Times"/>
          <w:sz w:val="24"/>
          <w:szCs w:val="26"/>
        </w:rPr>
        <w:t xml:space="preserve"> chosen, </w:t>
      </w:r>
      <w:r>
        <w:rPr>
          <w:rFonts w:cs="Times"/>
          <w:sz w:val="24"/>
          <w:szCs w:val="26"/>
        </w:rPr>
        <w:t xml:space="preserve">imposed </w:t>
      </w:r>
      <w:r w:rsidRPr="00175E55">
        <w:rPr>
          <w:rFonts w:cs="Times"/>
          <w:sz w:val="24"/>
          <w:szCs w:val="26"/>
        </w:rPr>
        <w:t>pressure</w:t>
      </w:r>
      <w:r>
        <w:rPr>
          <w:rFonts w:cs="Times"/>
          <w:sz w:val="24"/>
          <w:szCs w:val="26"/>
        </w:rPr>
        <w:t xml:space="preserve"> (in bar)</w:t>
      </w:r>
      <w:r w:rsidRPr="00175E55">
        <w:rPr>
          <w:rFonts w:cs="Times"/>
          <w:sz w:val="24"/>
          <w:szCs w:val="26"/>
        </w:rPr>
        <w:t xml:space="preserve"> need</w:t>
      </w:r>
      <w:r>
        <w:rPr>
          <w:rFonts w:cs="Times"/>
          <w:sz w:val="24"/>
          <w:szCs w:val="26"/>
        </w:rPr>
        <w:t>s</w:t>
      </w:r>
      <w:r w:rsidRPr="00175E55">
        <w:rPr>
          <w:rFonts w:cs="Times"/>
          <w:sz w:val="24"/>
          <w:szCs w:val="26"/>
        </w:rPr>
        <w:t xml:space="preserve"> to be specified</w:t>
      </w:r>
      <w:r>
        <w:rPr>
          <w:rFonts w:cs="Times"/>
          <w:sz w:val="24"/>
          <w:szCs w:val="26"/>
        </w:rPr>
        <w:t>;</w:t>
      </w:r>
      <w:r w:rsidRPr="00175E55">
        <w:rPr>
          <w:rFonts w:cs="Times"/>
          <w:sz w:val="24"/>
          <w:szCs w:val="26"/>
        </w:rPr>
        <w:t xml:space="preserve"> otherwise</w:t>
      </w:r>
      <w:r>
        <w:rPr>
          <w:rFonts w:cs="Times"/>
          <w:sz w:val="24"/>
          <w:szCs w:val="26"/>
        </w:rPr>
        <w:t>, the</w:t>
      </w:r>
      <w:r w:rsidRPr="00175E55">
        <w:rPr>
          <w:rFonts w:cs="Times"/>
          <w:sz w:val="24"/>
          <w:szCs w:val="26"/>
        </w:rPr>
        <w:t xml:space="preserve"> program will be terminated.</w:t>
      </w:r>
    </w:p>
    <w:p w14:paraId="0B5EE051" w14:textId="77777777" w:rsidR="00BC2499" w:rsidRPr="00284E74" w:rsidRDefault="00BC2499" w:rsidP="00BC2499">
      <w:pPr>
        <w:pStyle w:val="ListParagraph"/>
        <w:widowControl w:val="0"/>
        <w:autoSpaceDE w:val="0"/>
        <w:autoSpaceDN w:val="0"/>
        <w:adjustRightInd w:val="0"/>
        <w:spacing w:after="240" w:line="240" w:lineRule="auto"/>
        <w:jc w:val="both"/>
        <w:rPr>
          <w:rFonts w:ascii="Times" w:hAnsi="Times" w:cs="Times"/>
          <w:sz w:val="24"/>
          <w:szCs w:val="26"/>
        </w:rPr>
      </w:pPr>
    </w:p>
    <w:p w14:paraId="51D0375A" w14:textId="77777777" w:rsidR="00BC2499" w:rsidRDefault="00BC2499" w:rsidP="0063031F">
      <w:pPr>
        <w:pStyle w:val="ListParagraph"/>
        <w:widowControl w:val="0"/>
        <w:numPr>
          <w:ilvl w:val="1"/>
          <w:numId w:val="13"/>
        </w:numPr>
        <w:autoSpaceDE w:val="0"/>
        <w:autoSpaceDN w:val="0"/>
        <w:adjustRightInd w:val="0"/>
        <w:spacing w:after="240" w:line="240" w:lineRule="auto"/>
        <w:rPr>
          <w:rFonts w:cs="Times"/>
          <w:szCs w:val="26"/>
        </w:rPr>
      </w:pPr>
      <w:r>
        <w:rPr>
          <w:rFonts w:cs="Times"/>
          <w:szCs w:val="26"/>
        </w:rPr>
        <w:t xml:space="preserve">Value 1: &lt;DOUBLE&gt; </w:t>
      </w:r>
      <w:r w:rsidRPr="0078324E">
        <w:rPr>
          <w:rFonts w:cs="Times"/>
        </w:rPr>
        <w:t>–</w:t>
      </w:r>
      <w:r>
        <w:rPr>
          <w:rFonts w:cs="Times"/>
          <w:szCs w:val="26"/>
        </w:rPr>
        <w:t xml:space="preserve"> Constant pressure in bars</w:t>
      </w:r>
    </w:p>
    <w:p w14:paraId="3BE84CD0" w14:textId="77777777" w:rsidR="00BC2499" w:rsidRPr="00175E55" w:rsidRDefault="00BC2499" w:rsidP="00BC2499">
      <w:pPr>
        <w:pStyle w:val="ListParagraph"/>
        <w:widowControl w:val="0"/>
        <w:autoSpaceDE w:val="0"/>
        <w:autoSpaceDN w:val="0"/>
        <w:adjustRightInd w:val="0"/>
        <w:spacing w:after="240" w:line="240" w:lineRule="auto"/>
        <w:ind w:left="1440"/>
        <w:rPr>
          <w:rFonts w:cs="Times"/>
          <w:szCs w:val="26"/>
        </w:rPr>
      </w:pPr>
    </w:p>
    <w:p w14:paraId="59D7AE96" w14:textId="77777777" w:rsidR="00BC2499" w:rsidRDefault="00BC2499" w:rsidP="00BC2499">
      <w:pPr>
        <w:pStyle w:val="ListParagraph"/>
        <w:widowControl w:val="0"/>
        <w:autoSpaceDE w:val="0"/>
        <w:autoSpaceDN w:val="0"/>
        <w:adjustRightInd w:val="0"/>
        <w:spacing w:after="240" w:line="240" w:lineRule="auto"/>
        <w:ind w:left="1080"/>
        <w:rPr>
          <w:rFonts w:ascii="Inconsolata" w:hAnsi="Inconsolata" w:cs="Menlo Regular"/>
          <w:color w:val="000000"/>
          <w:highlight w:val="lightGray"/>
        </w:rPr>
      </w:pPr>
      <w:r>
        <w:rPr>
          <w:rFonts w:cs="Times"/>
          <w:szCs w:val="26"/>
        </w:rPr>
        <w:t>Example</w:t>
      </w:r>
      <w:r w:rsidRPr="0078324E">
        <w:rPr>
          <w:rFonts w:cs="Times"/>
          <w:szCs w:val="26"/>
        </w:rPr>
        <w:t>:</w:t>
      </w:r>
      <w:r>
        <w:rPr>
          <w:rFonts w:ascii="Times" w:hAnsi="Times" w:cs="Times"/>
          <w:szCs w:val="26"/>
        </w:rPr>
        <w:br/>
      </w:r>
      <w:r w:rsidRPr="00284E74">
        <w:rPr>
          <w:rFonts w:ascii="Inconsolata" w:hAnsi="Inconsolata" w:cs="Menlo Regular"/>
          <w:color w:val="000000"/>
          <w:highlight w:val="lightGray"/>
        </w:rPr>
        <w:t>##################################</w:t>
      </w:r>
      <w:r w:rsidRPr="001E16E9">
        <w:rPr>
          <w:rFonts w:ascii="Inconsolata" w:hAnsi="Inconsolata" w:cs="Menlo Regular"/>
          <w:color w:val="000000"/>
          <w:highlight w:val="lightGray"/>
        </w:rPr>
        <w:br/>
      </w:r>
      <w:r w:rsidRPr="00284E74">
        <w:rPr>
          <w:rFonts w:ascii="Inconsolata" w:hAnsi="Inconsolata" w:cs="Menlo Regular"/>
          <w:color w:val="000000"/>
          <w:highlight w:val="lightGray"/>
        </w:rPr>
        <w:t>#</w:t>
      </w:r>
      <w:r w:rsidRPr="00D60FD8">
        <w:rPr>
          <w:rFonts w:ascii="Inconsolata" w:hAnsi="Inconsolata" w:cs="Menlo Regular"/>
          <w:color w:val="000000"/>
          <w:highlight w:val="lightGray"/>
        </w:rPr>
        <w:t xml:space="preserve"> GEMC TYPE (DEFULT IS NVT_GEMC)</w:t>
      </w:r>
      <w:r w:rsidRPr="001E16E9">
        <w:rPr>
          <w:rFonts w:ascii="Inconsolata" w:hAnsi="Inconsolata" w:cs="Menlo Regular"/>
          <w:color w:val="000000"/>
          <w:highlight w:val="lightGray"/>
        </w:rPr>
        <w:br/>
      </w:r>
      <w:r w:rsidRPr="00284E74">
        <w:rPr>
          <w:rFonts w:ascii="Inconsolata" w:hAnsi="Inconsolata" w:cs="Menlo Regular"/>
          <w:color w:val="000000"/>
          <w:highlight w:val="lightGray"/>
        </w:rPr>
        <w:t>##################################</w:t>
      </w:r>
      <w:r w:rsidRPr="001E16E9">
        <w:rPr>
          <w:rFonts w:ascii="Inconsolata" w:hAnsi="Inconsolata" w:cs="Menlo Regular"/>
          <w:color w:val="000000"/>
          <w:highlight w:val="lightGray"/>
        </w:rPr>
        <w:br/>
      </w:r>
      <w:r w:rsidRPr="00284E74">
        <w:rPr>
          <w:rFonts w:ascii="Inconsolata" w:hAnsi="Inconsolata" w:cs="Menlo Regular"/>
          <w:color w:val="000000"/>
          <w:highlight w:val="lightGray"/>
        </w:rPr>
        <w:t xml:space="preserve">GEMC      </w:t>
      </w:r>
      <w:r>
        <w:rPr>
          <w:rFonts w:ascii="Inconsolata" w:hAnsi="Inconsolata" w:cs="Menlo Regular"/>
          <w:color w:val="000000"/>
          <w:highlight w:val="lightGray"/>
        </w:rPr>
        <w:t xml:space="preserve">    </w:t>
      </w:r>
      <w:r w:rsidRPr="001E16E9">
        <w:rPr>
          <w:rFonts w:ascii="Inconsolata" w:hAnsi="Inconsolata" w:cs="Menlo Regular"/>
          <w:color w:val="000000"/>
          <w:highlight w:val="lightGray"/>
        </w:rPr>
        <w:t>NPT</w:t>
      </w:r>
      <w:r>
        <w:rPr>
          <w:rFonts w:ascii="Inconsolata" w:hAnsi="Inconsolata" w:cs="Menlo Regular"/>
          <w:color w:val="000000"/>
          <w:highlight w:val="lightGray"/>
        </w:rPr>
        <w:t xml:space="preserve"> </w:t>
      </w:r>
    </w:p>
    <w:p w14:paraId="4251A754" w14:textId="77777777" w:rsidR="00BC2499" w:rsidRDefault="00BC2499" w:rsidP="00BC2499">
      <w:pPr>
        <w:pStyle w:val="ListParagraph"/>
        <w:widowControl w:val="0"/>
        <w:autoSpaceDE w:val="0"/>
        <w:autoSpaceDN w:val="0"/>
        <w:adjustRightInd w:val="0"/>
        <w:spacing w:after="240" w:line="240" w:lineRule="auto"/>
        <w:ind w:left="1080"/>
        <w:rPr>
          <w:rFonts w:ascii="Inconsolata" w:hAnsi="Inconsolata" w:cs="Menlo Regular"/>
          <w:color w:val="000000"/>
          <w:highlight w:val="lightGray"/>
        </w:rPr>
      </w:pPr>
      <w:r w:rsidRPr="001E16E9">
        <w:rPr>
          <w:rFonts w:ascii="Inconsolata" w:hAnsi="Inconsolata" w:cs="Menlo Regular"/>
          <w:color w:val="000000"/>
          <w:highlight w:val="lightGray"/>
        </w:rPr>
        <w:t xml:space="preserve">Pressure </w:t>
      </w:r>
      <w:r>
        <w:rPr>
          <w:rFonts w:ascii="Inconsolata" w:hAnsi="Inconsolata" w:cs="Menlo Regular"/>
          <w:color w:val="000000"/>
          <w:highlight w:val="lightGray"/>
        </w:rPr>
        <w:t xml:space="preserve">     </w:t>
      </w:r>
      <w:r w:rsidRPr="001E16E9">
        <w:rPr>
          <w:rFonts w:ascii="Inconsolata" w:hAnsi="Inconsolata" w:cs="Menlo Regular"/>
          <w:color w:val="000000"/>
          <w:highlight w:val="lightGray"/>
        </w:rPr>
        <w:t>5.76</w:t>
      </w:r>
      <w:r w:rsidRPr="001E16E9">
        <w:rPr>
          <w:rFonts w:ascii="Inconsolata" w:hAnsi="Inconsolata" w:cs="Menlo Regular"/>
          <w:color w:val="000000"/>
          <w:highlight w:val="lightGray"/>
        </w:rPr>
        <w:br/>
      </w:r>
    </w:p>
    <w:p w14:paraId="518D1E80" w14:textId="77777777" w:rsidR="00BC2499" w:rsidRPr="00D60FD8" w:rsidRDefault="00BC2499" w:rsidP="00BC2499">
      <w:pPr>
        <w:pStyle w:val="ListParagraph"/>
        <w:widowControl w:val="0"/>
        <w:autoSpaceDE w:val="0"/>
        <w:autoSpaceDN w:val="0"/>
        <w:adjustRightInd w:val="0"/>
        <w:spacing w:after="240" w:line="240" w:lineRule="auto"/>
        <w:ind w:left="1080"/>
        <w:rPr>
          <w:rFonts w:ascii="Inconsolata" w:hAnsi="Inconsolata" w:cs="Menlo Regular"/>
          <w:color w:val="000000"/>
        </w:rPr>
      </w:pPr>
    </w:p>
    <w:p w14:paraId="2DD7FE4D" w14:textId="77777777" w:rsidR="00BC2499" w:rsidRPr="00062428" w:rsidRDefault="00BC2499" w:rsidP="0063031F">
      <w:pPr>
        <w:pStyle w:val="ListParagraph"/>
        <w:widowControl w:val="0"/>
        <w:numPr>
          <w:ilvl w:val="0"/>
          <w:numId w:val="21"/>
        </w:numPr>
        <w:autoSpaceDE w:val="0"/>
        <w:autoSpaceDN w:val="0"/>
        <w:adjustRightInd w:val="0"/>
        <w:spacing w:after="240" w:line="240" w:lineRule="auto"/>
        <w:rPr>
          <w:rFonts w:ascii="Inconsolata" w:hAnsi="Inconsolata" w:cs="Menlo Regular"/>
          <w:color w:val="000000"/>
        </w:rPr>
      </w:pPr>
      <w:r w:rsidRPr="00D60FD8">
        <w:rPr>
          <w:rFonts w:ascii="Inconsolata" w:hAnsi="Inconsolata"/>
          <w:b/>
          <w:color w:val="7F7F7F" w:themeColor="text1" w:themeTint="80"/>
          <w:sz w:val="28"/>
        </w:rPr>
        <w:t>Temperature</w:t>
      </w:r>
      <w:r w:rsidRPr="00D60FD8">
        <w:t xml:space="preserve">: </w:t>
      </w:r>
      <w:r>
        <w:rPr>
          <w:rFonts w:cs="Times"/>
        </w:rPr>
        <w:t>Sets</w:t>
      </w:r>
      <w:r w:rsidRPr="00D60FD8">
        <w:rPr>
          <w:rFonts w:cs="Times"/>
        </w:rPr>
        <w:t xml:space="preserve"> the temperature </w:t>
      </w:r>
      <w:r>
        <w:rPr>
          <w:rFonts w:cs="Times"/>
        </w:rPr>
        <w:t>at which the</w:t>
      </w:r>
      <w:r w:rsidRPr="00D60FD8">
        <w:rPr>
          <w:rFonts w:cs="Times"/>
        </w:rPr>
        <w:t xml:space="preserve"> system will run.</w:t>
      </w:r>
    </w:p>
    <w:p w14:paraId="524395BB" w14:textId="77777777" w:rsidR="00BC2499" w:rsidRPr="00D60FD8" w:rsidRDefault="00BC2499" w:rsidP="00BC2499">
      <w:pPr>
        <w:pStyle w:val="ListParagraph"/>
        <w:widowControl w:val="0"/>
        <w:autoSpaceDE w:val="0"/>
        <w:autoSpaceDN w:val="0"/>
        <w:adjustRightInd w:val="0"/>
        <w:spacing w:after="240" w:line="240" w:lineRule="auto"/>
        <w:rPr>
          <w:rFonts w:ascii="Inconsolata" w:hAnsi="Inconsolata" w:cs="Menlo Regular"/>
          <w:color w:val="000000"/>
        </w:rPr>
      </w:pPr>
    </w:p>
    <w:p w14:paraId="05D404E6" w14:textId="77777777" w:rsidR="00BC2499" w:rsidRPr="00A403B7" w:rsidRDefault="00BC2499" w:rsidP="0063031F">
      <w:pPr>
        <w:pStyle w:val="ListParagraph"/>
        <w:widowControl w:val="0"/>
        <w:numPr>
          <w:ilvl w:val="1"/>
          <w:numId w:val="20"/>
        </w:numPr>
        <w:autoSpaceDE w:val="0"/>
        <w:autoSpaceDN w:val="0"/>
        <w:adjustRightInd w:val="0"/>
        <w:spacing w:after="240" w:line="240" w:lineRule="auto"/>
        <w:rPr>
          <w:rFonts w:cs="Times"/>
          <w:szCs w:val="26"/>
        </w:rPr>
      </w:pPr>
      <w:r w:rsidRPr="00D60FD8">
        <w:rPr>
          <w:rFonts w:cs="Times"/>
          <w:szCs w:val="26"/>
        </w:rPr>
        <w:t>Value 1: &lt;</w:t>
      </w:r>
      <w:r w:rsidRPr="00D60FD8">
        <w:rPr>
          <w:rFonts w:cs="Times"/>
        </w:rPr>
        <w:t xml:space="preserve">DOUBLE&gt; – </w:t>
      </w:r>
      <w:r>
        <w:rPr>
          <w:rFonts w:cs="Times"/>
        </w:rPr>
        <w:t>C</w:t>
      </w:r>
      <w:r w:rsidRPr="00D60FD8">
        <w:rPr>
          <w:rFonts w:cs="Times"/>
        </w:rPr>
        <w:t xml:space="preserve">onstant temperature of simulation in </w:t>
      </w:r>
      <w:r>
        <w:rPr>
          <w:rFonts w:cs="Times"/>
        </w:rPr>
        <w:t xml:space="preserve">degrees </w:t>
      </w:r>
      <w:r w:rsidRPr="00D60FD8">
        <w:rPr>
          <w:rFonts w:cs="Times"/>
        </w:rPr>
        <w:t>Kelvin</w:t>
      </w:r>
    </w:p>
    <w:p w14:paraId="31CC967D" w14:textId="77777777" w:rsidR="00BC2499" w:rsidRPr="00A403B7" w:rsidRDefault="00BC2499" w:rsidP="00BC2499">
      <w:pPr>
        <w:pStyle w:val="ListParagraph"/>
        <w:widowControl w:val="0"/>
        <w:autoSpaceDE w:val="0"/>
        <w:autoSpaceDN w:val="0"/>
        <w:adjustRightInd w:val="0"/>
        <w:spacing w:after="240" w:line="240" w:lineRule="auto"/>
        <w:ind w:left="1440"/>
        <w:rPr>
          <w:rFonts w:cs="Times"/>
          <w:szCs w:val="26"/>
        </w:rPr>
      </w:pPr>
    </w:p>
    <w:p w14:paraId="10B61653" w14:textId="77777777" w:rsidR="00BC2499" w:rsidRPr="002E4210" w:rsidRDefault="00BC2499" w:rsidP="00BC2499">
      <w:pPr>
        <w:pStyle w:val="ListParagraph"/>
        <w:widowControl w:val="0"/>
        <w:autoSpaceDE w:val="0"/>
        <w:autoSpaceDN w:val="0"/>
        <w:adjustRightInd w:val="0"/>
        <w:spacing w:after="240" w:line="240" w:lineRule="auto"/>
        <w:jc w:val="both"/>
        <w:rPr>
          <w:rFonts w:cs="Times"/>
          <w:sz w:val="24"/>
          <w:szCs w:val="26"/>
        </w:rPr>
      </w:pPr>
    </w:p>
    <w:p w14:paraId="34832A9F" w14:textId="77777777" w:rsidR="00BC2499" w:rsidRPr="002E4210" w:rsidRDefault="00BC2499" w:rsidP="00BC2499">
      <w:pPr>
        <w:pStyle w:val="ListParagraph"/>
        <w:widowControl w:val="0"/>
        <w:autoSpaceDE w:val="0"/>
        <w:autoSpaceDN w:val="0"/>
        <w:adjustRightInd w:val="0"/>
        <w:spacing w:after="240" w:line="240" w:lineRule="auto"/>
        <w:jc w:val="both"/>
        <w:rPr>
          <w:rFonts w:cs="Times"/>
          <w:sz w:val="24"/>
          <w:szCs w:val="26"/>
        </w:rPr>
      </w:pPr>
    </w:p>
    <w:p w14:paraId="2706DFA5" w14:textId="41EC193D" w:rsidR="00BC2499" w:rsidRPr="007D666C" w:rsidRDefault="00BC2499" w:rsidP="0063031F">
      <w:pPr>
        <w:pStyle w:val="ListParagraph"/>
        <w:widowControl w:val="0"/>
        <w:numPr>
          <w:ilvl w:val="0"/>
          <w:numId w:val="13"/>
        </w:numPr>
        <w:autoSpaceDE w:val="0"/>
        <w:autoSpaceDN w:val="0"/>
        <w:adjustRightInd w:val="0"/>
        <w:spacing w:after="240" w:line="240" w:lineRule="auto"/>
        <w:jc w:val="both"/>
        <w:rPr>
          <w:rFonts w:cs="Times"/>
          <w:sz w:val="24"/>
          <w:szCs w:val="26"/>
        </w:rPr>
      </w:pPr>
      <w:proofErr w:type="spellStart"/>
      <w:r w:rsidRPr="00062428">
        <w:rPr>
          <w:rFonts w:ascii="Inconsolata" w:hAnsi="Inconsolata"/>
          <w:b/>
          <w:color w:val="7F7F7F" w:themeColor="text1" w:themeTint="80"/>
          <w:sz w:val="28"/>
        </w:rPr>
        <w:lastRenderedPageBreak/>
        <w:t>Rcut</w:t>
      </w:r>
      <w:proofErr w:type="spellEnd"/>
      <w:r>
        <w:t xml:space="preserve">: Sets a specific radius </w:t>
      </w:r>
      <w:r w:rsidR="00BC7ACA">
        <w:t xml:space="preserve">in angstrom </w:t>
      </w:r>
      <w:r>
        <w:t>that non-bonded interaction energy and force will be considered and calculated using defined potential function.</w:t>
      </w:r>
    </w:p>
    <w:p w14:paraId="4DBE742A" w14:textId="77777777" w:rsidR="00BC2499" w:rsidRPr="007D666C" w:rsidRDefault="00BC2499" w:rsidP="00BC2499">
      <w:pPr>
        <w:pStyle w:val="ListParagraph"/>
        <w:widowControl w:val="0"/>
        <w:autoSpaceDE w:val="0"/>
        <w:autoSpaceDN w:val="0"/>
        <w:adjustRightInd w:val="0"/>
        <w:spacing w:after="240" w:line="240" w:lineRule="auto"/>
        <w:rPr>
          <w:rFonts w:cs="Times"/>
          <w:sz w:val="24"/>
          <w:szCs w:val="26"/>
        </w:rPr>
      </w:pPr>
    </w:p>
    <w:p w14:paraId="1E7B4414" w14:textId="2F75A809" w:rsidR="00BC2499" w:rsidRPr="0029255F" w:rsidRDefault="00BC2499" w:rsidP="0063031F">
      <w:pPr>
        <w:pStyle w:val="ListParagraph"/>
        <w:widowControl w:val="0"/>
        <w:numPr>
          <w:ilvl w:val="1"/>
          <w:numId w:val="13"/>
        </w:numPr>
        <w:autoSpaceDE w:val="0"/>
        <w:autoSpaceDN w:val="0"/>
        <w:adjustRightInd w:val="0"/>
        <w:spacing w:after="240" w:line="240" w:lineRule="auto"/>
        <w:rPr>
          <w:rFonts w:cs="Times"/>
          <w:sz w:val="24"/>
          <w:szCs w:val="26"/>
        </w:rPr>
      </w:pPr>
      <w:r w:rsidRPr="00D60FD8">
        <w:rPr>
          <w:rFonts w:cs="Times"/>
          <w:szCs w:val="26"/>
        </w:rPr>
        <w:t>Value 1: &lt;</w:t>
      </w:r>
      <w:r>
        <w:rPr>
          <w:rFonts w:cs="Times"/>
        </w:rPr>
        <w:t>DOUBLE</w:t>
      </w:r>
      <w:r w:rsidRPr="00D60FD8">
        <w:rPr>
          <w:rFonts w:cs="Times"/>
        </w:rPr>
        <w:t>&gt;</w:t>
      </w:r>
      <w:r w:rsidRPr="007D666C">
        <w:rPr>
          <w:rFonts w:cs="Times"/>
        </w:rPr>
        <w:t xml:space="preserve"> </w:t>
      </w:r>
      <w:r w:rsidRPr="00D60FD8">
        <w:rPr>
          <w:rFonts w:cs="Times"/>
        </w:rPr>
        <w:t xml:space="preserve">– </w:t>
      </w:r>
      <w:r>
        <w:rPr>
          <w:rFonts w:cs="Times"/>
        </w:rPr>
        <w:t>T</w:t>
      </w:r>
      <w:commentRangeStart w:id="51"/>
      <w:r w:rsidRPr="0078324E">
        <w:rPr>
          <w:rFonts w:cs="Times"/>
        </w:rPr>
        <w:t xml:space="preserve">he distance to </w:t>
      </w:r>
      <w:r w:rsidR="003462E7">
        <w:rPr>
          <w:rFonts w:cs="Times"/>
        </w:rPr>
        <w:t>truncate</w:t>
      </w:r>
      <w:r w:rsidRPr="0078324E">
        <w:rPr>
          <w:rFonts w:cs="Times"/>
        </w:rPr>
        <w:t xml:space="preserve"> the Lennard-Jones potential at</w:t>
      </w:r>
      <w:commentRangeEnd w:id="51"/>
      <w:r>
        <w:rPr>
          <w:rStyle w:val="CommentReference"/>
        </w:rPr>
        <w:commentReference w:id="51"/>
      </w:r>
      <w:r w:rsidR="0030572D">
        <w:rPr>
          <w:rFonts w:cs="Times"/>
        </w:rPr>
        <w:t>.</w:t>
      </w:r>
    </w:p>
    <w:p w14:paraId="76DBFDB4" w14:textId="77777777" w:rsidR="0029255F" w:rsidRPr="00587CB2" w:rsidRDefault="0029255F" w:rsidP="0029255F">
      <w:pPr>
        <w:pStyle w:val="ListParagraph"/>
        <w:widowControl w:val="0"/>
        <w:autoSpaceDE w:val="0"/>
        <w:autoSpaceDN w:val="0"/>
        <w:adjustRightInd w:val="0"/>
        <w:spacing w:after="240" w:line="240" w:lineRule="auto"/>
        <w:ind w:left="1440"/>
        <w:rPr>
          <w:rFonts w:cs="Times"/>
          <w:sz w:val="24"/>
          <w:szCs w:val="26"/>
        </w:rPr>
      </w:pPr>
    </w:p>
    <w:p w14:paraId="4AF1A053" w14:textId="199108BD" w:rsidR="00587CB2" w:rsidRPr="007D666C" w:rsidRDefault="00587CB2" w:rsidP="0063031F">
      <w:pPr>
        <w:pStyle w:val="ListParagraph"/>
        <w:widowControl w:val="0"/>
        <w:numPr>
          <w:ilvl w:val="0"/>
          <w:numId w:val="13"/>
        </w:numPr>
        <w:autoSpaceDE w:val="0"/>
        <w:autoSpaceDN w:val="0"/>
        <w:adjustRightInd w:val="0"/>
        <w:spacing w:after="240" w:line="240" w:lineRule="auto"/>
        <w:jc w:val="both"/>
        <w:rPr>
          <w:rFonts w:cs="Times"/>
          <w:sz w:val="24"/>
          <w:szCs w:val="26"/>
        </w:rPr>
      </w:pPr>
      <w:proofErr w:type="spellStart"/>
      <w:r w:rsidRPr="00062428">
        <w:rPr>
          <w:rFonts w:ascii="Inconsolata" w:hAnsi="Inconsolata"/>
          <w:b/>
          <w:color w:val="7F7F7F" w:themeColor="text1" w:themeTint="80"/>
          <w:sz w:val="28"/>
        </w:rPr>
        <w:t>Rcut</w:t>
      </w:r>
      <w:r w:rsidR="0029255F">
        <w:rPr>
          <w:rFonts w:ascii="Inconsolata" w:hAnsi="Inconsolata"/>
          <w:b/>
          <w:color w:val="7F7F7F" w:themeColor="text1" w:themeTint="80"/>
          <w:sz w:val="28"/>
        </w:rPr>
        <w:t>Low</w:t>
      </w:r>
      <w:proofErr w:type="spellEnd"/>
      <w:r>
        <w:t xml:space="preserve">: Sets a specific </w:t>
      </w:r>
      <w:r w:rsidR="00207028">
        <w:t xml:space="preserve">minimum distance </w:t>
      </w:r>
      <w:r w:rsidR="00BC7ACA">
        <w:t xml:space="preserve">in angstrom </w:t>
      </w:r>
      <w:r w:rsidR="00512D50">
        <w:t>that reject any move that place any atom closer than specified distance</w:t>
      </w:r>
      <w:r>
        <w:t>.</w:t>
      </w:r>
    </w:p>
    <w:p w14:paraId="32A05A55" w14:textId="77777777" w:rsidR="00587CB2" w:rsidRPr="007D666C" w:rsidRDefault="00587CB2" w:rsidP="00587CB2">
      <w:pPr>
        <w:pStyle w:val="ListParagraph"/>
        <w:widowControl w:val="0"/>
        <w:autoSpaceDE w:val="0"/>
        <w:autoSpaceDN w:val="0"/>
        <w:adjustRightInd w:val="0"/>
        <w:spacing w:after="240" w:line="240" w:lineRule="auto"/>
        <w:rPr>
          <w:rFonts w:cs="Times"/>
          <w:sz w:val="24"/>
          <w:szCs w:val="26"/>
        </w:rPr>
      </w:pPr>
    </w:p>
    <w:p w14:paraId="67B9D848" w14:textId="5ABBD8DD" w:rsidR="00587CB2" w:rsidRPr="0029255F" w:rsidRDefault="00587CB2" w:rsidP="0063031F">
      <w:pPr>
        <w:pStyle w:val="ListParagraph"/>
        <w:widowControl w:val="0"/>
        <w:numPr>
          <w:ilvl w:val="0"/>
          <w:numId w:val="29"/>
        </w:numPr>
        <w:autoSpaceDE w:val="0"/>
        <w:autoSpaceDN w:val="0"/>
        <w:adjustRightInd w:val="0"/>
        <w:spacing w:after="240" w:line="240" w:lineRule="auto"/>
        <w:rPr>
          <w:rFonts w:cs="Times"/>
          <w:sz w:val="24"/>
          <w:szCs w:val="26"/>
        </w:rPr>
      </w:pPr>
      <w:r w:rsidRPr="0029255F">
        <w:rPr>
          <w:rFonts w:cs="Times"/>
          <w:szCs w:val="26"/>
        </w:rPr>
        <w:t>Value 1: &lt;</w:t>
      </w:r>
      <w:r w:rsidRPr="0029255F">
        <w:rPr>
          <w:rFonts w:cs="Times"/>
        </w:rPr>
        <w:t xml:space="preserve">DOUBLE&gt; – </w:t>
      </w:r>
      <w:r w:rsidR="0030572D">
        <w:rPr>
          <w:rFonts w:cs="Times"/>
        </w:rPr>
        <w:t>The minimum possible distance between any atoms.</w:t>
      </w:r>
    </w:p>
    <w:p w14:paraId="79EF7E6A" w14:textId="77777777" w:rsidR="00BC2499" w:rsidRPr="007D666C" w:rsidRDefault="00BC2499" w:rsidP="00BC2499">
      <w:pPr>
        <w:pStyle w:val="ListParagraph"/>
        <w:widowControl w:val="0"/>
        <w:autoSpaceDE w:val="0"/>
        <w:autoSpaceDN w:val="0"/>
        <w:adjustRightInd w:val="0"/>
        <w:spacing w:after="240" w:line="240" w:lineRule="auto"/>
        <w:ind w:left="1440"/>
        <w:rPr>
          <w:rFonts w:cs="Times"/>
          <w:sz w:val="24"/>
          <w:szCs w:val="26"/>
        </w:rPr>
      </w:pPr>
    </w:p>
    <w:p w14:paraId="73D1AFD3" w14:textId="77777777" w:rsidR="00BC2499" w:rsidRPr="002D7455" w:rsidRDefault="00BC2499" w:rsidP="0063031F">
      <w:pPr>
        <w:pStyle w:val="ListParagraph"/>
        <w:widowControl w:val="0"/>
        <w:numPr>
          <w:ilvl w:val="0"/>
          <w:numId w:val="13"/>
        </w:numPr>
        <w:autoSpaceDE w:val="0"/>
        <w:autoSpaceDN w:val="0"/>
        <w:adjustRightInd w:val="0"/>
        <w:spacing w:after="240" w:line="240" w:lineRule="auto"/>
        <w:rPr>
          <w:rFonts w:cs="Times"/>
          <w:sz w:val="24"/>
          <w:szCs w:val="26"/>
        </w:rPr>
      </w:pPr>
      <w:r w:rsidRPr="007D666C">
        <w:rPr>
          <w:rFonts w:ascii="Inconsolata" w:hAnsi="Inconsolata"/>
          <w:b/>
          <w:color w:val="7F7F7F" w:themeColor="text1" w:themeTint="80"/>
          <w:sz w:val="28"/>
        </w:rPr>
        <w:t>LRC</w:t>
      </w:r>
      <w:r>
        <w:t xml:space="preserve">: Defines </w:t>
      </w:r>
      <w:r w:rsidRPr="0078324E">
        <w:rPr>
          <w:rFonts w:cs="Times"/>
        </w:rPr>
        <w:t>whethe</w:t>
      </w:r>
      <w:r>
        <w:rPr>
          <w:rFonts w:cs="Times"/>
        </w:rPr>
        <w:t>r or not long range corrections are used.</w:t>
      </w:r>
    </w:p>
    <w:p w14:paraId="4E5333A7" w14:textId="77777777" w:rsidR="00BC2499" w:rsidRPr="002D7455" w:rsidRDefault="00BC2499" w:rsidP="00BC2499">
      <w:pPr>
        <w:pStyle w:val="ListParagraph"/>
        <w:widowControl w:val="0"/>
        <w:autoSpaceDE w:val="0"/>
        <w:autoSpaceDN w:val="0"/>
        <w:adjustRightInd w:val="0"/>
        <w:spacing w:after="240" w:line="240" w:lineRule="auto"/>
        <w:rPr>
          <w:rFonts w:cs="Times"/>
          <w:sz w:val="24"/>
          <w:szCs w:val="26"/>
        </w:rPr>
      </w:pPr>
    </w:p>
    <w:p w14:paraId="68F16D33" w14:textId="77777777" w:rsidR="00BC2499" w:rsidRPr="002D7455" w:rsidRDefault="00BC2499" w:rsidP="0063031F">
      <w:pPr>
        <w:pStyle w:val="ListParagraph"/>
        <w:widowControl w:val="0"/>
        <w:numPr>
          <w:ilvl w:val="1"/>
          <w:numId w:val="13"/>
        </w:numPr>
        <w:autoSpaceDE w:val="0"/>
        <w:autoSpaceDN w:val="0"/>
        <w:adjustRightInd w:val="0"/>
        <w:spacing w:after="240" w:line="240" w:lineRule="auto"/>
        <w:jc w:val="both"/>
        <w:rPr>
          <w:rFonts w:cs="Times"/>
          <w:szCs w:val="26"/>
        </w:rPr>
      </w:pPr>
      <w:r w:rsidRPr="0078324E">
        <w:rPr>
          <w:rFonts w:cs="Times"/>
          <w:szCs w:val="26"/>
        </w:rPr>
        <w:t>Value 1: &lt;</w:t>
      </w:r>
      <w:r w:rsidRPr="0078324E">
        <w:rPr>
          <w:rFonts w:cs="Times"/>
        </w:rPr>
        <w:t>BOOLEAN&gt; –</w:t>
      </w:r>
      <w:r>
        <w:rPr>
          <w:rFonts w:cs="Times"/>
        </w:rPr>
        <w:t>True to consider long range correction. In case of using “SHIFT” or “SWITCH” potential functions, LRC will be ignored.</w:t>
      </w:r>
    </w:p>
    <w:p w14:paraId="10F72E13" w14:textId="77777777" w:rsidR="00BC2499" w:rsidRPr="002D7455" w:rsidRDefault="00BC2499" w:rsidP="00BC2499">
      <w:pPr>
        <w:pStyle w:val="ListParagraph"/>
        <w:widowControl w:val="0"/>
        <w:autoSpaceDE w:val="0"/>
        <w:autoSpaceDN w:val="0"/>
        <w:adjustRightInd w:val="0"/>
        <w:spacing w:after="240" w:line="240" w:lineRule="auto"/>
        <w:ind w:left="1440"/>
        <w:rPr>
          <w:rFonts w:cs="Times"/>
          <w:szCs w:val="26"/>
        </w:rPr>
      </w:pPr>
    </w:p>
    <w:p w14:paraId="75AF3BA2" w14:textId="77777777" w:rsidR="00BC2499" w:rsidRPr="002D7455" w:rsidRDefault="00BC2499" w:rsidP="0063031F">
      <w:pPr>
        <w:pStyle w:val="ListParagraph"/>
        <w:widowControl w:val="0"/>
        <w:numPr>
          <w:ilvl w:val="0"/>
          <w:numId w:val="13"/>
        </w:numPr>
        <w:autoSpaceDE w:val="0"/>
        <w:autoSpaceDN w:val="0"/>
        <w:adjustRightInd w:val="0"/>
        <w:spacing w:after="240" w:line="240" w:lineRule="auto"/>
        <w:rPr>
          <w:rFonts w:cs="Times"/>
          <w:szCs w:val="26"/>
        </w:rPr>
      </w:pPr>
      <w:r w:rsidRPr="002D7455">
        <w:rPr>
          <w:rFonts w:ascii="Inconsolata" w:hAnsi="Inconsolata"/>
          <w:b/>
          <w:color w:val="7F7F7F" w:themeColor="text1" w:themeTint="80"/>
          <w:sz w:val="28"/>
        </w:rPr>
        <w:t>Exclude</w:t>
      </w:r>
      <w:r>
        <w:rPr>
          <w:rFonts w:cs="Times"/>
          <w:szCs w:val="26"/>
        </w:rPr>
        <w:t xml:space="preserve">: Defines </w:t>
      </w:r>
      <w:r w:rsidRPr="002D7455">
        <w:rPr>
          <w:rFonts w:cs="Times"/>
        </w:rPr>
        <w:t>which pairs of bonded atoms should be excluded from non-bonded interactions</w:t>
      </w:r>
      <w:r>
        <w:rPr>
          <w:rFonts w:cs="Times"/>
        </w:rPr>
        <w:t>.</w:t>
      </w:r>
    </w:p>
    <w:p w14:paraId="5E8FA08C" w14:textId="77777777" w:rsidR="00BC2499" w:rsidRPr="002D7455" w:rsidRDefault="00BC2499" w:rsidP="00BC2499">
      <w:pPr>
        <w:pStyle w:val="ListParagraph"/>
        <w:widowControl w:val="0"/>
        <w:autoSpaceDE w:val="0"/>
        <w:autoSpaceDN w:val="0"/>
        <w:adjustRightInd w:val="0"/>
        <w:spacing w:after="240" w:line="240" w:lineRule="auto"/>
        <w:rPr>
          <w:rFonts w:cs="Times"/>
          <w:szCs w:val="26"/>
        </w:rPr>
      </w:pPr>
    </w:p>
    <w:p w14:paraId="470F0DE0" w14:textId="77777777" w:rsidR="00BC2499" w:rsidRPr="00E07139" w:rsidRDefault="00BC2499" w:rsidP="0063031F">
      <w:pPr>
        <w:pStyle w:val="ListParagraph"/>
        <w:widowControl w:val="0"/>
        <w:numPr>
          <w:ilvl w:val="1"/>
          <w:numId w:val="13"/>
        </w:numPr>
        <w:autoSpaceDE w:val="0"/>
        <w:autoSpaceDN w:val="0"/>
        <w:adjustRightInd w:val="0"/>
        <w:spacing w:after="240" w:line="240" w:lineRule="auto"/>
        <w:rPr>
          <w:rFonts w:cs="Times"/>
          <w:szCs w:val="26"/>
        </w:rPr>
      </w:pPr>
      <w:r w:rsidRPr="00D60FD8">
        <w:rPr>
          <w:rFonts w:cs="Times"/>
          <w:szCs w:val="26"/>
        </w:rPr>
        <w:t>Value 1: &lt;</w:t>
      </w:r>
      <w:r>
        <w:rPr>
          <w:rFonts w:cs="Times"/>
        </w:rPr>
        <w:t>STRING</w:t>
      </w:r>
      <w:r w:rsidRPr="00D60FD8">
        <w:rPr>
          <w:rFonts w:cs="Times"/>
        </w:rPr>
        <w:t>&gt;</w:t>
      </w:r>
      <w:r w:rsidRPr="007D666C">
        <w:rPr>
          <w:rFonts w:cs="Times"/>
        </w:rPr>
        <w:t xml:space="preserve"> </w:t>
      </w:r>
      <w:r w:rsidRPr="00D60FD8">
        <w:rPr>
          <w:rFonts w:cs="Times"/>
        </w:rPr>
        <w:t xml:space="preserve">– </w:t>
      </w:r>
      <w:r>
        <w:rPr>
          <w:rFonts w:cs="Times"/>
        </w:rPr>
        <w:t>Allows you to choose between “1-2”, “1-3” and “1-4”.</w:t>
      </w:r>
    </w:p>
    <w:p w14:paraId="27941D3F" w14:textId="77777777" w:rsidR="00BC2499" w:rsidRPr="00E07139" w:rsidRDefault="00BC2499" w:rsidP="00BC2499">
      <w:pPr>
        <w:pStyle w:val="ListParagraph"/>
        <w:widowControl w:val="0"/>
        <w:autoSpaceDE w:val="0"/>
        <w:autoSpaceDN w:val="0"/>
        <w:adjustRightInd w:val="0"/>
        <w:spacing w:after="240" w:line="240" w:lineRule="auto"/>
        <w:ind w:left="1440"/>
        <w:rPr>
          <w:rFonts w:cs="Times"/>
          <w:szCs w:val="26"/>
        </w:rPr>
      </w:pPr>
    </w:p>
    <w:p w14:paraId="7832CFAD" w14:textId="77777777" w:rsidR="00BC2499" w:rsidRPr="00DF6366" w:rsidRDefault="00BC2499" w:rsidP="0063031F">
      <w:pPr>
        <w:pStyle w:val="ListParagraph"/>
        <w:widowControl w:val="0"/>
        <w:numPr>
          <w:ilvl w:val="2"/>
          <w:numId w:val="13"/>
        </w:numPr>
        <w:autoSpaceDE w:val="0"/>
        <w:autoSpaceDN w:val="0"/>
        <w:adjustRightInd w:val="0"/>
        <w:spacing w:after="240" w:line="240" w:lineRule="auto"/>
        <w:jc w:val="both"/>
        <w:rPr>
          <w:rFonts w:cs="Times"/>
          <w:szCs w:val="26"/>
        </w:rPr>
      </w:pPr>
      <w:r>
        <w:rPr>
          <w:rFonts w:cs="Times"/>
        </w:rPr>
        <w:t>1-2: All interaction pairs of bonded atoms, except the ones that separated with one bond, will be considered and modified using 1-4 parameters defined in parameter file.</w:t>
      </w:r>
    </w:p>
    <w:p w14:paraId="50561F3A" w14:textId="77777777" w:rsidR="00BC2499" w:rsidRPr="00763726" w:rsidRDefault="00BC2499" w:rsidP="00BC2499">
      <w:pPr>
        <w:pStyle w:val="ListParagraph"/>
        <w:widowControl w:val="0"/>
        <w:autoSpaceDE w:val="0"/>
        <w:autoSpaceDN w:val="0"/>
        <w:adjustRightInd w:val="0"/>
        <w:spacing w:after="240" w:line="240" w:lineRule="auto"/>
        <w:ind w:left="2160"/>
        <w:rPr>
          <w:rFonts w:cs="Times"/>
          <w:szCs w:val="26"/>
        </w:rPr>
      </w:pPr>
    </w:p>
    <w:p w14:paraId="12F8C5D2" w14:textId="77777777" w:rsidR="00BC2499" w:rsidRPr="00723684" w:rsidRDefault="00BC2499" w:rsidP="0063031F">
      <w:pPr>
        <w:pStyle w:val="ListParagraph"/>
        <w:widowControl w:val="0"/>
        <w:numPr>
          <w:ilvl w:val="2"/>
          <w:numId w:val="13"/>
        </w:numPr>
        <w:autoSpaceDE w:val="0"/>
        <w:autoSpaceDN w:val="0"/>
        <w:adjustRightInd w:val="0"/>
        <w:spacing w:after="240" w:line="240" w:lineRule="auto"/>
        <w:jc w:val="both"/>
        <w:rPr>
          <w:rFonts w:cs="Times"/>
          <w:szCs w:val="26"/>
        </w:rPr>
      </w:pPr>
      <w:r>
        <w:rPr>
          <w:rFonts w:cs="Times"/>
        </w:rPr>
        <w:t>1-3: All interaction pairs of bonded atoms, except the ones that separated with one or two bonds, will be considered and modified using 1-4 parameters defined in parameter file.</w:t>
      </w:r>
    </w:p>
    <w:p w14:paraId="6CC9C348" w14:textId="77777777" w:rsidR="00BC2499" w:rsidRPr="00763726" w:rsidRDefault="00BC2499" w:rsidP="00BC2499">
      <w:pPr>
        <w:pStyle w:val="ListParagraph"/>
        <w:widowControl w:val="0"/>
        <w:autoSpaceDE w:val="0"/>
        <w:autoSpaceDN w:val="0"/>
        <w:adjustRightInd w:val="0"/>
        <w:spacing w:after="240" w:line="240" w:lineRule="auto"/>
        <w:ind w:left="2160"/>
        <w:rPr>
          <w:rFonts w:cs="Times"/>
          <w:szCs w:val="26"/>
        </w:rPr>
      </w:pPr>
    </w:p>
    <w:p w14:paraId="135591A0" w14:textId="77777777" w:rsidR="00BC2499" w:rsidRPr="00DF6366" w:rsidRDefault="00BC2499" w:rsidP="0063031F">
      <w:pPr>
        <w:pStyle w:val="ListParagraph"/>
        <w:widowControl w:val="0"/>
        <w:numPr>
          <w:ilvl w:val="2"/>
          <w:numId w:val="13"/>
        </w:numPr>
        <w:autoSpaceDE w:val="0"/>
        <w:autoSpaceDN w:val="0"/>
        <w:adjustRightInd w:val="0"/>
        <w:spacing w:after="240" w:line="240" w:lineRule="auto"/>
        <w:jc w:val="both"/>
        <w:rPr>
          <w:rFonts w:cs="Times"/>
          <w:szCs w:val="26"/>
        </w:rPr>
      </w:pPr>
      <w:r>
        <w:rPr>
          <w:rFonts w:cs="Times"/>
        </w:rPr>
        <w:t xml:space="preserve">1-4: All interaction pairs of bonded atoms, except the ones that separated with one, two or three bonds, will be considered using non-bonded parameters defined in parameter file. </w:t>
      </w:r>
    </w:p>
    <w:p w14:paraId="54C07353" w14:textId="77777777" w:rsidR="00BC2499" w:rsidRPr="00DF6366" w:rsidRDefault="00BC2499" w:rsidP="00BC2499">
      <w:pPr>
        <w:pStyle w:val="ListParagraph"/>
        <w:widowControl w:val="0"/>
        <w:autoSpaceDE w:val="0"/>
        <w:autoSpaceDN w:val="0"/>
        <w:adjustRightInd w:val="0"/>
        <w:spacing w:after="240" w:line="240" w:lineRule="auto"/>
        <w:ind w:left="2160"/>
        <w:rPr>
          <w:rFonts w:cs="Times"/>
          <w:szCs w:val="26"/>
        </w:rPr>
      </w:pPr>
    </w:p>
    <w:p w14:paraId="76152CF0" w14:textId="77777777" w:rsidR="00BC2499" w:rsidRPr="00DE4888" w:rsidRDefault="00BC2499" w:rsidP="00BC2499">
      <w:pPr>
        <w:pStyle w:val="ListParagraph"/>
        <w:widowControl w:val="0"/>
        <w:autoSpaceDE w:val="0"/>
        <w:autoSpaceDN w:val="0"/>
        <w:adjustRightInd w:val="0"/>
        <w:spacing w:after="240" w:line="240" w:lineRule="auto"/>
        <w:ind w:left="2160"/>
        <w:rPr>
          <w:rFonts w:cs="Times"/>
          <w:i/>
          <w:highlight w:val="yellow"/>
        </w:rPr>
      </w:pPr>
      <w:r w:rsidRPr="00DE4888">
        <w:rPr>
          <w:rFonts w:cs="Times"/>
          <w:i/>
          <w:highlight w:val="yellow"/>
        </w:rPr>
        <w:t xml:space="preserve">Note: </w:t>
      </w:r>
    </w:p>
    <w:p w14:paraId="2569E1B5" w14:textId="77777777" w:rsidR="00BC2499" w:rsidRPr="00DE4888" w:rsidRDefault="00BC2499" w:rsidP="00BC2499">
      <w:pPr>
        <w:pStyle w:val="ListParagraph"/>
        <w:widowControl w:val="0"/>
        <w:autoSpaceDE w:val="0"/>
        <w:autoSpaceDN w:val="0"/>
        <w:adjustRightInd w:val="0"/>
        <w:spacing w:after="240" w:line="240" w:lineRule="auto"/>
        <w:ind w:left="2160"/>
        <w:rPr>
          <w:rFonts w:cs="Times"/>
        </w:rPr>
      </w:pPr>
      <w:r w:rsidRPr="00DE4888">
        <w:rPr>
          <w:rFonts w:cs="Times"/>
          <w:highlight w:val="yellow"/>
        </w:rPr>
        <w:t>If no value was detected, by default “1-3” will be considered.</w:t>
      </w:r>
      <w:r w:rsidRPr="00DE4888">
        <w:rPr>
          <w:rFonts w:cs="Times"/>
        </w:rPr>
        <w:t xml:space="preserve"> </w:t>
      </w:r>
    </w:p>
    <w:p w14:paraId="6A04B398" w14:textId="77777777" w:rsidR="00BC2499" w:rsidRPr="00B402C5" w:rsidRDefault="00BC2499" w:rsidP="00BC2499">
      <w:pPr>
        <w:pStyle w:val="ListParagraph"/>
        <w:widowControl w:val="0"/>
        <w:autoSpaceDE w:val="0"/>
        <w:autoSpaceDN w:val="0"/>
        <w:adjustRightInd w:val="0"/>
        <w:spacing w:after="240" w:line="240" w:lineRule="auto"/>
        <w:ind w:left="2160"/>
        <w:rPr>
          <w:rFonts w:cs="Times"/>
          <w:sz w:val="24"/>
        </w:rPr>
      </w:pPr>
    </w:p>
    <w:p w14:paraId="516ABC10" w14:textId="77777777" w:rsidR="00BC2499" w:rsidRPr="002D7455" w:rsidRDefault="00BC2499" w:rsidP="00BC2499">
      <w:pPr>
        <w:pStyle w:val="ListParagraph"/>
        <w:widowControl w:val="0"/>
        <w:autoSpaceDE w:val="0"/>
        <w:autoSpaceDN w:val="0"/>
        <w:adjustRightInd w:val="0"/>
        <w:spacing w:after="240" w:line="240" w:lineRule="auto"/>
        <w:ind w:left="2160"/>
        <w:rPr>
          <w:rFonts w:cs="Times"/>
          <w:szCs w:val="26"/>
        </w:rPr>
      </w:pPr>
    </w:p>
    <w:p w14:paraId="06BD9698" w14:textId="77777777" w:rsidR="00BC2499" w:rsidRPr="00062428" w:rsidRDefault="00BC2499" w:rsidP="0063031F">
      <w:pPr>
        <w:pStyle w:val="ListParagraph"/>
        <w:widowControl w:val="0"/>
        <w:numPr>
          <w:ilvl w:val="0"/>
          <w:numId w:val="20"/>
        </w:numPr>
        <w:autoSpaceDE w:val="0"/>
        <w:autoSpaceDN w:val="0"/>
        <w:adjustRightInd w:val="0"/>
        <w:spacing w:after="240" w:line="240" w:lineRule="auto"/>
        <w:jc w:val="both"/>
        <w:rPr>
          <w:rFonts w:ascii="Inconsolata" w:hAnsi="Inconsolata" w:cs="Menlo Regular"/>
          <w:color w:val="000000"/>
        </w:rPr>
      </w:pPr>
      <w:r w:rsidRPr="00D60FD8">
        <w:rPr>
          <w:rFonts w:ascii="Inconsolata" w:hAnsi="Inconsolata"/>
          <w:b/>
          <w:color w:val="7F7F7F" w:themeColor="text1" w:themeTint="80"/>
          <w:sz w:val="28"/>
        </w:rPr>
        <w:t>Potential</w:t>
      </w:r>
      <w:r w:rsidRPr="00D60FD8">
        <w:t xml:space="preserve">: </w:t>
      </w:r>
      <w:r w:rsidRPr="00D60FD8">
        <w:rPr>
          <w:rFonts w:cs="Times"/>
        </w:rPr>
        <w:t xml:space="preserve">Defines the potential function type to calculate </w:t>
      </w:r>
      <w:r>
        <w:rPr>
          <w:rFonts w:cs="Times"/>
        </w:rPr>
        <w:t xml:space="preserve">non-bonded </w:t>
      </w:r>
      <w:r w:rsidRPr="00D60FD8">
        <w:rPr>
          <w:rFonts w:cs="Times"/>
        </w:rPr>
        <w:t xml:space="preserve">interaction </w:t>
      </w:r>
      <w:r>
        <w:rPr>
          <w:rFonts w:cs="Times"/>
        </w:rPr>
        <w:t xml:space="preserve">energy and force </w:t>
      </w:r>
      <w:r w:rsidRPr="00D60FD8">
        <w:rPr>
          <w:rFonts w:cs="Times"/>
        </w:rPr>
        <w:t>between atoms</w:t>
      </w:r>
      <w:r>
        <w:rPr>
          <w:rFonts w:cs="Times"/>
        </w:rPr>
        <w:t>.</w:t>
      </w:r>
    </w:p>
    <w:p w14:paraId="32470476" w14:textId="77777777" w:rsidR="00BC2499" w:rsidRPr="00D60FD8" w:rsidRDefault="00BC2499" w:rsidP="00BC2499">
      <w:pPr>
        <w:pStyle w:val="ListParagraph"/>
        <w:widowControl w:val="0"/>
        <w:autoSpaceDE w:val="0"/>
        <w:autoSpaceDN w:val="0"/>
        <w:adjustRightInd w:val="0"/>
        <w:spacing w:after="240" w:line="240" w:lineRule="auto"/>
        <w:rPr>
          <w:rFonts w:ascii="Inconsolata" w:hAnsi="Inconsolata" w:cs="Menlo Regular"/>
          <w:color w:val="000000"/>
        </w:rPr>
      </w:pPr>
    </w:p>
    <w:p w14:paraId="6982E208" w14:textId="77777777" w:rsidR="00BC2499" w:rsidRPr="007161CF" w:rsidRDefault="00BC2499" w:rsidP="0063031F">
      <w:pPr>
        <w:pStyle w:val="ListParagraph"/>
        <w:widowControl w:val="0"/>
        <w:numPr>
          <w:ilvl w:val="1"/>
          <w:numId w:val="20"/>
        </w:numPr>
        <w:autoSpaceDE w:val="0"/>
        <w:autoSpaceDN w:val="0"/>
        <w:adjustRightInd w:val="0"/>
        <w:spacing w:after="240" w:line="240" w:lineRule="auto"/>
        <w:rPr>
          <w:rFonts w:ascii="Inconsolata" w:hAnsi="Inconsolata" w:cs="Menlo Regular"/>
          <w:color w:val="000000"/>
        </w:rPr>
      </w:pPr>
      <w:r w:rsidRPr="00D60FD8">
        <w:rPr>
          <w:rFonts w:cs="Times"/>
          <w:szCs w:val="26"/>
        </w:rPr>
        <w:t>Value 1: &lt;</w:t>
      </w:r>
      <w:r>
        <w:rPr>
          <w:rFonts w:cs="Times"/>
        </w:rPr>
        <w:t>STRING</w:t>
      </w:r>
      <w:r w:rsidRPr="00D60FD8">
        <w:rPr>
          <w:rFonts w:cs="Times"/>
        </w:rPr>
        <w:t xml:space="preserve">&gt; – </w:t>
      </w:r>
      <w:r>
        <w:rPr>
          <w:rFonts w:cs="Times"/>
        </w:rPr>
        <w:t>Allows you to pick between “VDW”, “SHIFT” and “SWITCH”</w:t>
      </w:r>
    </w:p>
    <w:p w14:paraId="5D262B77" w14:textId="77777777" w:rsidR="00BC2499" w:rsidRPr="007161CF"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rPr>
      </w:pPr>
    </w:p>
    <w:p w14:paraId="1C5E56EA" w14:textId="77777777" w:rsidR="00BC2499" w:rsidRDefault="00BC2499" w:rsidP="0063031F">
      <w:pPr>
        <w:pStyle w:val="ListParagraph"/>
        <w:widowControl w:val="0"/>
        <w:numPr>
          <w:ilvl w:val="2"/>
          <w:numId w:val="20"/>
        </w:numPr>
        <w:autoSpaceDE w:val="0"/>
        <w:autoSpaceDN w:val="0"/>
        <w:adjustRightInd w:val="0"/>
        <w:spacing w:after="240" w:line="240" w:lineRule="auto"/>
        <w:jc w:val="both"/>
        <w:rPr>
          <w:rFonts w:cs="Times"/>
        </w:rPr>
      </w:pPr>
      <w:r w:rsidRPr="007161CF">
        <w:rPr>
          <w:rFonts w:cs="Times"/>
        </w:rPr>
        <w:t xml:space="preserve">VDW: </w:t>
      </w:r>
      <w:proofErr w:type="spellStart"/>
      <w:r w:rsidRPr="007161CF">
        <w:rPr>
          <w:rFonts w:cs="Times"/>
        </w:rPr>
        <w:t>Nonbonded</w:t>
      </w:r>
      <w:proofErr w:type="spellEnd"/>
      <w:r w:rsidRPr="007161CF">
        <w:rPr>
          <w:rFonts w:cs="Times"/>
        </w:rPr>
        <w:t xml:space="preserve"> interaction </w:t>
      </w:r>
      <w:r>
        <w:rPr>
          <w:rFonts w:cs="Times"/>
        </w:rPr>
        <w:t xml:space="preserve">energy and force </w:t>
      </w:r>
      <w:r w:rsidRPr="007161CF">
        <w:rPr>
          <w:rFonts w:cs="Times"/>
        </w:rPr>
        <w:t>c</w:t>
      </w:r>
      <w:r>
        <w:rPr>
          <w:rFonts w:cs="Times"/>
        </w:rPr>
        <w:t>alculated based on n-6 (Lennard-J</w:t>
      </w:r>
      <w:r w:rsidRPr="007161CF">
        <w:rPr>
          <w:rFonts w:cs="Times"/>
        </w:rPr>
        <w:t>ohns</w:t>
      </w:r>
      <w:r>
        <w:rPr>
          <w:rFonts w:cs="Times"/>
        </w:rPr>
        <w:t>) equation. This function will be discussed further in the Intermolecular energy and Virial calculation section.</w:t>
      </w:r>
    </w:p>
    <w:p w14:paraId="6A390AF3" w14:textId="77777777" w:rsidR="00BC2499" w:rsidRDefault="00BC2499" w:rsidP="00BC2499">
      <w:pPr>
        <w:pStyle w:val="ListParagraph"/>
        <w:widowControl w:val="0"/>
        <w:autoSpaceDE w:val="0"/>
        <w:autoSpaceDN w:val="0"/>
        <w:adjustRightInd w:val="0"/>
        <w:spacing w:after="240" w:line="240" w:lineRule="auto"/>
        <w:ind w:left="2160"/>
        <w:rPr>
          <w:rFonts w:cs="Times"/>
        </w:rPr>
      </w:pPr>
    </w:p>
    <w:p w14:paraId="6C08EA63" w14:textId="77777777" w:rsidR="00BC7ACA" w:rsidRDefault="00BC7ACA" w:rsidP="00BC2499">
      <w:pPr>
        <w:pStyle w:val="ListParagraph"/>
        <w:widowControl w:val="0"/>
        <w:autoSpaceDE w:val="0"/>
        <w:autoSpaceDN w:val="0"/>
        <w:adjustRightInd w:val="0"/>
        <w:spacing w:after="240" w:line="240" w:lineRule="auto"/>
        <w:ind w:left="2160"/>
        <w:rPr>
          <w:rFonts w:cs="Times"/>
        </w:rPr>
      </w:pPr>
    </w:p>
    <w:p w14:paraId="2D14CCDB" w14:textId="77777777" w:rsidR="00BC7ACA" w:rsidRDefault="00BC7ACA" w:rsidP="00BC2499">
      <w:pPr>
        <w:pStyle w:val="ListParagraph"/>
        <w:widowControl w:val="0"/>
        <w:autoSpaceDE w:val="0"/>
        <w:autoSpaceDN w:val="0"/>
        <w:adjustRightInd w:val="0"/>
        <w:spacing w:after="240" w:line="240" w:lineRule="auto"/>
        <w:ind w:left="2160"/>
        <w:rPr>
          <w:rFonts w:cs="Times"/>
        </w:rPr>
      </w:pPr>
    </w:p>
    <w:p w14:paraId="2965F21B" w14:textId="77777777" w:rsidR="00BC2499" w:rsidRDefault="00BC2499" w:rsidP="00BC2499">
      <w:pPr>
        <w:pStyle w:val="ListParagraph"/>
        <w:widowControl w:val="0"/>
        <w:autoSpaceDE w:val="0"/>
        <w:autoSpaceDN w:val="0"/>
        <w:adjustRightInd w:val="0"/>
        <w:spacing w:after="240" w:line="240" w:lineRule="auto"/>
        <w:ind w:left="2160"/>
        <w:rPr>
          <w:rFonts w:ascii="Inconsolata" w:hAnsi="Inconsolata" w:cs="Menlo Regular"/>
          <w:color w:val="000000"/>
          <w:highlight w:val="lightGray"/>
        </w:rPr>
      </w:pPr>
      <w:r>
        <w:rPr>
          <w:rFonts w:cs="Times"/>
        </w:rPr>
        <w:lastRenderedPageBreak/>
        <w:t>Example:</w:t>
      </w:r>
      <w:r w:rsidRPr="002756EF">
        <w:rPr>
          <w:rFonts w:ascii="Inconsolata" w:hAnsi="Inconsolata" w:cs="Menlo Regular"/>
          <w:color w:val="000000"/>
          <w:highlight w:val="lightGray"/>
        </w:rPr>
        <w:t xml:space="preserve"> </w:t>
      </w:r>
    </w:p>
    <w:p w14:paraId="4705C9E1" w14:textId="77777777" w:rsidR="00BC2499" w:rsidRPr="002756EF" w:rsidRDefault="00BC2499" w:rsidP="00BC2499">
      <w:pPr>
        <w:pStyle w:val="ListParagraph"/>
        <w:widowControl w:val="0"/>
        <w:autoSpaceDE w:val="0"/>
        <w:autoSpaceDN w:val="0"/>
        <w:adjustRightInd w:val="0"/>
        <w:spacing w:after="240" w:line="240" w:lineRule="auto"/>
        <w:ind w:left="2160"/>
        <w:rPr>
          <w:rFonts w:ascii="Inconsolata" w:hAnsi="Inconsolata" w:cs="Menlo Regular"/>
          <w:color w:val="000000"/>
          <w:highlight w:val="lightGray"/>
        </w:rPr>
      </w:pPr>
      <w:r w:rsidRPr="002756EF">
        <w:rPr>
          <w:rFonts w:ascii="Inconsolata" w:hAnsi="Inconsolata" w:cs="Menlo Regular"/>
          <w:color w:val="000000"/>
          <w:highlight w:val="lightGray"/>
        </w:rPr>
        <w:t>#############################</w:t>
      </w:r>
    </w:p>
    <w:p w14:paraId="441E8EEF" w14:textId="77777777" w:rsidR="00BC2499" w:rsidRPr="002756EF" w:rsidRDefault="00BC2499" w:rsidP="00BC2499">
      <w:pPr>
        <w:pStyle w:val="ListParagraph"/>
        <w:widowControl w:val="0"/>
        <w:autoSpaceDE w:val="0"/>
        <w:autoSpaceDN w:val="0"/>
        <w:adjustRightInd w:val="0"/>
        <w:spacing w:after="240" w:line="240" w:lineRule="auto"/>
        <w:ind w:left="2160"/>
        <w:rPr>
          <w:rFonts w:ascii="Inconsolata" w:hAnsi="Inconsolata" w:cs="Menlo Regular"/>
          <w:color w:val="000000"/>
          <w:highlight w:val="lightGray"/>
        </w:rPr>
      </w:pPr>
      <w:r w:rsidRPr="002756EF">
        <w:rPr>
          <w:rFonts w:ascii="Inconsolata" w:hAnsi="Inconsolata" w:cs="Menlo Regular"/>
          <w:color w:val="000000"/>
          <w:highlight w:val="lightGray"/>
        </w:rPr>
        <w:t xml:space="preserve"># SIMULATION CONDITION   </w:t>
      </w:r>
    </w:p>
    <w:p w14:paraId="635E4AA0" w14:textId="77777777" w:rsidR="00BC2499" w:rsidRPr="002756EF" w:rsidRDefault="00BC2499" w:rsidP="00BC2499">
      <w:pPr>
        <w:pStyle w:val="ListParagraph"/>
        <w:widowControl w:val="0"/>
        <w:autoSpaceDE w:val="0"/>
        <w:autoSpaceDN w:val="0"/>
        <w:adjustRightInd w:val="0"/>
        <w:spacing w:after="240" w:line="240" w:lineRule="auto"/>
        <w:ind w:left="2160"/>
        <w:rPr>
          <w:rFonts w:ascii="Inconsolata" w:hAnsi="Inconsolata" w:cs="Menlo Regular"/>
          <w:color w:val="000000"/>
          <w:highlight w:val="lightGray"/>
        </w:rPr>
      </w:pPr>
      <w:r w:rsidRPr="002756EF">
        <w:rPr>
          <w:rFonts w:ascii="Inconsolata" w:hAnsi="Inconsolata" w:cs="Menlo Regular"/>
          <w:color w:val="000000"/>
          <w:highlight w:val="lightGray"/>
        </w:rPr>
        <w:t>#############################</w:t>
      </w:r>
    </w:p>
    <w:p w14:paraId="3361DA3B" w14:textId="77777777" w:rsidR="00BC2499" w:rsidRPr="002756EF" w:rsidRDefault="00BC2499" w:rsidP="00BC2499">
      <w:pPr>
        <w:pStyle w:val="ListParagraph"/>
        <w:widowControl w:val="0"/>
        <w:autoSpaceDE w:val="0"/>
        <w:autoSpaceDN w:val="0"/>
        <w:adjustRightInd w:val="0"/>
        <w:spacing w:after="240" w:line="240" w:lineRule="auto"/>
        <w:ind w:left="2160"/>
        <w:rPr>
          <w:rFonts w:ascii="Inconsolata" w:hAnsi="Inconsolata" w:cs="Menlo Regular"/>
          <w:color w:val="000000"/>
          <w:highlight w:val="lightGray"/>
        </w:rPr>
      </w:pPr>
      <w:r w:rsidRPr="002756EF">
        <w:rPr>
          <w:rFonts w:ascii="Inconsolata" w:hAnsi="Inconsolata" w:cs="Menlo Regular"/>
          <w:color w:val="000000"/>
          <w:highlight w:val="lightGray"/>
        </w:rPr>
        <w:t>Temperature     200.00</w:t>
      </w:r>
    </w:p>
    <w:p w14:paraId="4BFDD7CF" w14:textId="77777777" w:rsidR="00BC2499" w:rsidRPr="002756EF" w:rsidRDefault="00BC2499" w:rsidP="00BC2499">
      <w:pPr>
        <w:pStyle w:val="ListParagraph"/>
        <w:widowControl w:val="0"/>
        <w:autoSpaceDE w:val="0"/>
        <w:autoSpaceDN w:val="0"/>
        <w:adjustRightInd w:val="0"/>
        <w:spacing w:after="240" w:line="240" w:lineRule="auto"/>
        <w:ind w:left="2160"/>
        <w:rPr>
          <w:rFonts w:ascii="Inconsolata" w:hAnsi="Inconsolata" w:cs="Menlo Regular"/>
          <w:color w:val="000000"/>
          <w:highlight w:val="lightGray"/>
        </w:rPr>
      </w:pPr>
      <w:r w:rsidRPr="002756EF">
        <w:rPr>
          <w:rFonts w:ascii="Inconsolata" w:hAnsi="Inconsolata" w:cs="Menlo Regular"/>
          <w:color w:val="000000"/>
          <w:highlight w:val="lightGray"/>
        </w:rPr>
        <w:t xml:space="preserve">Potential       VDW </w:t>
      </w:r>
    </w:p>
    <w:p w14:paraId="644CF9E3" w14:textId="77777777" w:rsidR="00BC2499" w:rsidRPr="002756EF" w:rsidRDefault="00BC2499" w:rsidP="00BC2499">
      <w:pPr>
        <w:pStyle w:val="ListParagraph"/>
        <w:widowControl w:val="0"/>
        <w:autoSpaceDE w:val="0"/>
        <w:autoSpaceDN w:val="0"/>
        <w:adjustRightInd w:val="0"/>
        <w:spacing w:after="240" w:line="240" w:lineRule="auto"/>
        <w:ind w:left="2160"/>
        <w:rPr>
          <w:rFonts w:ascii="Inconsolata" w:hAnsi="Inconsolata" w:cs="Menlo Regular"/>
          <w:color w:val="000000"/>
          <w:highlight w:val="lightGray"/>
        </w:rPr>
      </w:pPr>
      <w:r w:rsidRPr="002756EF">
        <w:rPr>
          <w:rFonts w:ascii="Inconsolata" w:hAnsi="Inconsolata" w:cs="Menlo Regular"/>
          <w:color w:val="000000"/>
          <w:highlight w:val="lightGray"/>
        </w:rPr>
        <w:t>LRC</w:t>
      </w:r>
      <w:r w:rsidRPr="002756EF">
        <w:rPr>
          <w:rFonts w:ascii="Inconsolata" w:hAnsi="Inconsolata" w:cs="Menlo Regular"/>
          <w:color w:val="000000"/>
          <w:highlight w:val="lightGray"/>
        </w:rPr>
        <w:tab/>
      </w:r>
      <w:r w:rsidRPr="002756EF">
        <w:rPr>
          <w:rFonts w:ascii="Inconsolata" w:hAnsi="Inconsolata" w:cs="Menlo Regular"/>
          <w:color w:val="000000"/>
          <w:highlight w:val="lightGray"/>
        </w:rPr>
        <w:tab/>
        <w:t>true</w:t>
      </w:r>
    </w:p>
    <w:p w14:paraId="781B638F" w14:textId="77777777" w:rsidR="00BC2499" w:rsidRPr="002756EF" w:rsidRDefault="00BC2499" w:rsidP="00BC2499">
      <w:pPr>
        <w:pStyle w:val="ListParagraph"/>
        <w:widowControl w:val="0"/>
        <w:autoSpaceDE w:val="0"/>
        <w:autoSpaceDN w:val="0"/>
        <w:adjustRightInd w:val="0"/>
        <w:spacing w:after="240" w:line="240" w:lineRule="auto"/>
        <w:ind w:left="2160"/>
        <w:rPr>
          <w:rFonts w:ascii="Inconsolata" w:hAnsi="Inconsolata" w:cs="Menlo Regular"/>
          <w:color w:val="000000"/>
          <w:highlight w:val="lightGray"/>
        </w:rPr>
      </w:pPr>
      <w:proofErr w:type="spellStart"/>
      <w:r w:rsidRPr="002756EF">
        <w:rPr>
          <w:rFonts w:ascii="Inconsolata" w:hAnsi="Inconsolata" w:cs="Menlo Regular"/>
          <w:color w:val="000000"/>
          <w:highlight w:val="lightGray"/>
        </w:rPr>
        <w:t>Rcut</w:t>
      </w:r>
      <w:proofErr w:type="spellEnd"/>
      <w:r w:rsidRPr="002756EF">
        <w:rPr>
          <w:rFonts w:ascii="Inconsolata" w:hAnsi="Inconsolata" w:cs="Menlo Regular"/>
          <w:color w:val="000000"/>
          <w:highlight w:val="lightGray"/>
        </w:rPr>
        <w:tab/>
      </w:r>
      <w:r w:rsidRPr="002756EF">
        <w:rPr>
          <w:rFonts w:ascii="Inconsolata" w:hAnsi="Inconsolata" w:cs="Menlo Regular"/>
          <w:color w:val="000000"/>
          <w:highlight w:val="lightGray"/>
        </w:rPr>
        <w:tab/>
        <w:t xml:space="preserve">10   </w:t>
      </w:r>
    </w:p>
    <w:p w14:paraId="4DC76CF2" w14:textId="77777777" w:rsidR="00BC2499" w:rsidRPr="002756EF" w:rsidRDefault="00BC2499" w:rsidP="00BC2499">
      <w:pPr>
        <w:pStyle w:val="ListParagraph"/>
        <w:widowControl w:val="0"/>
        <w:autoSpaceDE w:val="0"/>
        <w:autoSpaceDN w:val="0"/>
        <w:adjustRightInd w:val="0"/>
        <w:spacing w:after="240" w:line="240" w:lineRule="auto"/>
        <w:ind w:left="2160"/>
        <w:rPr>
          <w:rFonts w:ascii="Inconsolata" w:hAnsi="Inconsolata" w:cs="Menlo Regular"/>
          <w:color w:val="000000"/>
          <w:highlight w:val="lightGray"/>
        </w:rPr>
      </w:pPr>
      <w:r w:rsidRPr="002756EF">
        <w:rPr>
          <w:rFonts w:ascii="Inconsolata" w:hAnsi="Inconsolata" w:cs="Menlo Regular"/>
          <w:color w:val="000000"/>
          <w:highlight w:val="lightGray"/>
        </w:rPr>
        <w:t xml:space="preserve">Exclude </w:t>
      </w:r>
      <w:r w:rsidRPr="002756EF">
        <w:rPr>
          <w:rFonts w:ascii="Inconsolata" w:hAnsi="Inconsolata" w:cs="Menlo Regular"/>
          <w:color w:val="000000"/>
          <w:highlight w:val="lightGray"/>
        </w:rPr>
        <w:tab/>
        <w:t>1-4</w:t>
      </w:r>
    </w:p>
    <w:p w14:paraId="76AB4D76" w14:textId="77777777" w:rsidR="00BC2499" w:rsidRDefault="00BC2499" w:rsidP="00BC2499">
      <w:pPr>
        <w:pStyle w:val="ListParagraph"/>
        <w:widowControl w:val="0"/>
        <w:autoSpaceDE w:val="0"/>
        <w:autoSpaceDN w:val="0"/>
        <w:adjustRightInd w:val="0"/>
        <w:spacing w:after="240" w:line="240" w:lineRule="auto"/>
        <w:ind w:left="2160"/>
        <w:rPr>
          <w:rFonts w:cs="Times"/>
        </w:rPr>
      </w:pPr>
    </w:p>
    <w:p w14:paraId="24C7A7FF" w14:textId="77777777" w:rsidR="00BC2499" w:rsidRDefault="00BC2499" w:rsidP="0063031F">
      <w:pPr>
        <w:pStyle w:val="ListParagraph"/>
        <w:widowControl w:val="0"/>
        <w:numPr>
          <w:ilvl w:val="2"/>
          <w:numId w:val="20"/>
        </w:numPr>
        <w:autoSpaceDE w:val="0"/>
        <w:autoSpaceDN w:val="0"/>
        <w:adjustRightInd w:val="0"/>
        <w:spacing w:after="240" w:line="240" w:lineRule="auto"/>
        <w:jc w:val="both"/>
        <w:rPr>
          <w:rFonts w:cs="Times"/>
        </w:rPr>
      </w:pPr>
      <w:r>
        <w:rPr>
          <w:rFonts w:cs="Times"/>
        </w:rPr>
        <w:t xml:space="preserve">SHIFT: </w:t>
      </w:r>
      <w:r>
        <w:t xml:space="preserve">This option forces the potential energy to be zero at </w:t>
      </w:r>
      <w:proofErr w:type="spellStart"/>
      <w:r>
        <w:t>Rcut</w:t>
      </w:r>
      <w:proofErr w:type="spellEnd"/>
      <w:r>
        <w:t xml:space="preserve"> distance</w:t>
      </w:r>
      <w:r>
        <w:rPr>
          <w:rFonts w:cs="Times"/>
        </w:rPr>
        <w:t>. This function will be discussed further in the Intermolecular energy and Virial calculation section.</w:t>
      </w:r>
    </w:p>
    <w:p w14:paraId="1A84AC7E" w14:textId="77777777" w:rsidR="00BC2499" w:rsidRDefault="00BC2499" w:rsidP="00BC7ACA">
      <w:pPr>
        <w:pStyle w:val="ListParagraph"/>
        <w:widowControl w:val="0"/>
        <w:autoSpaceDE w:val="0"/>
        <w:autoSpaceDN w:val="0"/>
        <w:adjustRightInd w:val="0"/>
        <w:spacing w:after="240" w:line="240" w:lineRule="auto"/>
        <w:ind w:left="2160"/>
        <w:jc w:val="both"/>
      </w:pPr>
    </w:p>
    <w:p w14:paraId="6EDA22DB" w14:textId="77777777" w:rsidR="00BC2499" w:rsidRDefault="00BC2499" w:rsidP="00BC2499">
      <w:pPr>
        <w:pStyle w:val="ListParagraph"/>
        <w:widowControl w:val="0"/>
        <w:autoSpaceDE w:val="0"/>
        <w:autoSpaceDN w:val="0"/>
        <w:adjustRightInd w:val="0"/>
        <w:spacing w:after="240" w:line="240" w:lineRule="auto"/>
        <w:ind w:left="2160"/>
        <w:rPr>
          <w:rFonts w:ascii="Inconsolata" w:hAnsi="Inconsolata" w:cs="Menlo Regular"/>
          <w:color w:val="000000"/>
          <w:highlight w:val="lightGray"/>
        </w:rPr>
      </w:pPr>
      <w:r>
        <w:rPr>
          <w:rFonts w:cs="Times"/>
        </w:rPr>
        <w:t>Example:</w:t>
      </w:r>
      <w:r w:rsidRPr="002756EF">
        <w:rPr>
          <w:rFonts w:ascii="Inconsolata" w:hAnsi="Inconsolata" w:cs="Menlo Regular"/>
          <w:color w:val="000000"/>
          <w:highlight w:val="lightGray"/>
        </w:rPr>
        <w:t xml:space="preserve"> </w:t>
      </w:r>
    </w:p>
    <w:p w14:paraId="41781788" w14:textId="77777777" w:rsidR="00BC2499" w:rsidRPr="002756EF" w:rsidRDefault="00BC2499" w:rsidP="00BC2499">
      <w:pPr>
        <w:pStyle w:val="ListParagraph"/>
        <w:widowControl w:val="0"/>
        <w:autoSpaceDE w:val="0"/>
        <w:autoSpaceDN w:val="0"/>
        <w:adjustRightInd w:val="0"/>
        <w:spacing w:after="240" w:line="240" w:lineRule="auto"/>
        <w:ind w:left="2160"/>
        <w:rPr>
          <w:rFonts w:ascii="Inconsolata" w:hAnsi="Inconsolata" w:cs="Menlo Regular"/>
          <w:color w:val="000000"/>
          <w:highlight w:val="lightGray"/>
        </w:rPr>
      </w:pPr>
      <w:r w:rsidRPr="002756EF">
        <w:rPr>
          <w:rFonts w:ascii="Inconsolata" w:hAnsi="Inconsolata" w:cs="Menlo Regular"/>
          <w:color w:val="000000"/>
          <w:highlight w:val="lightGray"/>
        </w:rPr>
        <w:t>#############################</w:t>
      </w:r>
    </w:p>
    <w:p w14:paraId="372B8C81" w14:textId="77777777" w:rsidR="00BC2499" w:rsidRPr="002756EF" w:rsidRDefault="00BC2499" w:rsidP="00BC2499">
      <w:pPr>
        <w:pStyle w:val="ListParagraph"/>
        <w:widowControl w:val="0"/>
        <w:autoSpaceDE w:val="0"/>
        <w:autoSpaceDN w:val="0"/>
        <w:adjustRightInd w:val="0"/>
        <w:spacing w:after="240" w:line="240" w:lineRule="auto"/>
        <w:ind w:left="2160"/>
        <w:rPr>
          <w:rFonts w:ascii="Inconsolata" w:hAnsi="Inconsolata" w:cs="Menlo Regular"/>
          <w:color w:val="000000"/>
          <w:highlight w:val="lightGray"/>
        </w:rPr>
      </w:pPr>
      <w:r w:rsidRPr="002756EF">
        <w:rPr>
          <w:rFonts w:ascii="Inconsolata" w:hAnsi="Inconsolata" w:cs="Menlo Regular"/>
          <w:color w:val="000000"/>
          <w:highlight w:val="lightGray"/>
        </w:rPr>
        <w:t xml:space="preserve"># SIMULATION CONDITION   </w:t>
      </w:r>
    </w:p>
    <w:p w14:paraId="1CBA1160" w14:textId="77777777" w:rsidR="00BC2499" w:rsidRPr="002756EF" w:rsidRDefault="00BC2499" w:rsidP="00BC2499">
      <w:pPr>
        <w:pStyle w:val="ListParagraph"/>
        <w:widowControl w:val="0"/>
        <w:autoSpaceDE w:val="0"/>
        <w:autoSpaceDN w:val="0"/>
        <w:adjustRightInd w:val="0"/>
        <w:spacing w:after="240" w:line="240" w:lineRule="auto"/>
        <w:ind w:left="2160"/>
        <w:rPr>
          <w:rFonts w:ascii="Inconsolata" w:hAnsi="Inconsolata" w:cs="Menlo Regular"/>
          <w:color w:val="000000"/>
          <w:highlight w:val="lightGray"/>
        </w:rPr>
      </w:pPr>
      <w:r w:rsidRPr="002756EF">
        <w:rPr>
          <w:rFonts w:ascii="Inconsolata" w:hAnsi="Inconsolata" w:cs="Menlo Regular"/>
          <w:color w:val="000000"/>
          <w:highlight w:val="lightGray"/>
        </w:rPr>
        <w:t>#############################</w:t>
      </w:r>
    </w:p>
    <w:p w14:paraId="2939418E" w14:textId="77777777" w:rsidR="00BC2499" w:rsidRPr="002756EF" w:rsidRDefault="00BC2499" w:rsidP="00BC2499">
      <w:pPr>
        <w:pStyle w:val="ListParagraph"/>
        <w:widowControl w:val="0"/>
        <w:autoSpaceDE w:val="0"/>
        <w:autoSpaceDN w:val="0"/>
        <w:adjustRightInd w:val="0"/>
        <w:spacing w:after="240" w:line="240" w:lineRule="auto"/>
        <w:ind w:left="2160"/>
        <w:rPr>
          <w:rFonts w:ascii="Inconsolata" w:hAnsi="Inconsolata" w:cs="Menlo Regular"/>
          <w:color w:val="000000"/>
          <w:highlight w:val="lightGray"/>
        </w:rPr>
      </w:pPr>
      <w:r w:rsidRPr="002756EF">
        <w:rPr>
          <w:rFonts w:ascii="Inconsolata" w:hAnsi="Inconsolata" w:cs="Menlo Regular"/>
          <w:color w:val="000000"/>
          <w:highlight w:val="lightGray"/>
        </w:rPr>
        <w:t>Temperature     200.00</w:t>
      </w:r>
    </w:p>
    <w:p w14:paraId="1494A879" w14:textId="77777777" w:rsidR="00BC2499" w:rsidRPr="002756EF" w:rsidRDefault="00BC2499" w:rsidP="00BC2499">
      <w:pPr>
        <w:pStyle w:val="ListParagraph"/>
        <w:widowControl w:val="0"/>
        <w:autoSpaceDE w:val="0"/>
        <w:autoSpaceDN w:val="0"/>
        <w:adjustRightInd w:val="0"/>
        <w:spacing w:after="240" w:line="240" w:lineRule="auto"/>
        <w:ind w:left="2160"/>
        <w:rPr>
          <w:rFonts w:ascii="Inconsolata" w:hAnsi="Inconsolata" w:cs="Menlo Regular"/>
          <w:color w:val="000000"/>
          <w:highlight w:val="lightGray"/>
        </w:rPr>
      </w:pPr>
      <w:r w:rsidRPr="002756EF">
        <w:rPr>
          <w:rFonts w:ascii="Inconsolata" w:hAnsi="Inconsolata" w:cs="Menlo Regular"/>
          <w:color w:val="000000"/>
          <w:highlight w:val="lightGray"/>
        </w:rPr>
        <w:t xml:space="preserve">Potential       </w:t>
      </w:r>
      <w:r>
        <w:rPr>
          <w:rFonts w:ascii="Inconsolata" w:hAnsi="Inconsolata" w:cs="Menlo Regular"/>
          <w:color w:val="000000"/>
          <w:highlight w:val="lightGray"/>
        </w:rPr>
        <w:t>SHIFT</w:t>
      </w:r>
      <w:r w:rsidRPr="002756EF">
        <w:rPr>
          <w:rFonts w:ascii="Inconsolata" w:hAnsi="Inconsolata" w:cs="Menlo Regular"/>
          <w:color w:val="000000"/>
          <w:highlight w:val="lightGray"/>
        </w:rPr>
        <w:t xml:space="preserve"> </w:t>
      </w:r>
    </w:p>
    <w:p w14:paraId="260FF32A" w14:textId="77777777" w:rsidR="00BC2499" w:rsidRPr="002756EF" w:rsidRDefault="00BC2499" w:rsidP="00BC2499">
      <w:pPr>
        <w:pStyle w:val="ListParagraph"/>
        <w:widowControl w:val="0"/>
        <w:autoSpaceDE w:val="0"/>
        <w:autoSpaceDN w:val="0"/>
        <w:adjustRightInd w:val="0"/>
        <w:spacing w:after="240" w:line="240" w:lineRule="auto"/>
        <w:ind w:left="2160"/>
        <w:rPr>
          <w:rFonts w:ascii="Inconsolata" w:hAnsi="Inconsolata" w:cs="Menlo Regular"/>
          <w:color w:val="000000"/>
          <w:highlight w:val="lightGray"/>
        </w:rPr>
      </w:pPr>
      <w:r w:rsidRPr="002756EF">
        <w:rPr>
          <w:rFonts w:ascii="Inconsolata" w:hAnsi="Inconsolata" w:cs="Menlo Regular"/>
          <w:color w:val="000000"/>
          <w:highlight w:val="lightGray"/>
        </w:rPr>
        <w:t>LRC</w:t>
      </w:r>
      <w:r w:rsidRPr="002756EF">
        <w:rPr>
          <w:rFonts w:ascii="Inconsolata" w:hAnsi="Inconsolata" w:cs="Menlo Regular"/>
          <w:color w:val="000000"/>
          <w:highlight w:val="lightGray"/>
        </w:rPr>
        <w:tab/>
      </w:r>
      <w:r w:rsidRPr="002756EF">
        <w:rPr>
          <w:rFonts w:ascii="Inconsolata" w:hAnsi="Inconsolata" w:cs="Menlo Regular"/>
          <w:color w:val="000000"/>
          <w:highlight w:val="lightGray"/>
        </w:rPr>
        <w:tab/>
      </w:r>
      <w:r>
        <w:rPr>
          <w:rFonts w:ascii="Inconsolata" w:hAnsi="Inconsolata" w:cs="Menlo Regular"/>
          <w:color w:val="000000"/>
          <w:highlight w:val="lightGray"/>
        </w:rPr>
        <w:t>false</w:t>
      </w:r>
    </w:p>
    <w:p w14:paraId="4CF0577E" w14:textId="77777777" w:rsidR="00BC2499" w:rsidRPr="002756EF" w:rsidRDefault="00BC2499" w:rsidP="00BC2499">
      <w:pPr>
        <w:pStyle w:val="ListParagraph"/>
        <w:widowControl w:val="0"/>
        <w:autoSpaceDE w:val="0"/>
        <w:autoSpaceDN w:val="0"/>
        <w:adjustRightInd w:val="0"/>
        <w:spacing w:after="240" w:line="240" w:lineRule="auto"/>
        <w:ind w:left="2160"/>
        <w:rPr>
          <w:rFonts w:ascii="Inconsolata" w:hAnsi="Inconsolata" w:cs="Menlo Regular"/>
          <w:color w:val="000000"/>
          <w:highlight w:val="lightGray"/>
        </w:rPr>
      </w:pPr>
      <w:proofErr w:type="spellStart"/>
      <w:r w:rsidRPr="002756EF">
        <w:rPr>
          <w:rFonts w:ascii="Inconsolata" w:hAnsi="Inconsolata" w:cs="Menlo Regular"/>
          <w:color w:val="000000"/>
          <w:highlight w:val="lightGray"/>
        </w:rPr>
        <w:t>Rcut</w:t>
      </w:r>
      <w:proofErr w:type="spellEnd"/>
      <w:r w:rsidRPr="002756EF">
        <w:rPr>
          <w:rFonts w:ascii="Inconsolata" w:hAnsi="Inconsolata" w:cs="Menlo Regular"/>
          <w:color w:val="000000"/>
          <w:highlight w:val="lightGray"/>
        </w:rPr>
        <w:tab/>
      </w:r>
      <w:r w:rsidRPr="002756EF">
        <w:rPr>
          <w:rFonts w:ascii="Inconsolata" w:hAnsi="Inconsolata" w:cs="Menlo Regular"/>
          <w:color w:val="000000"/>
          <w:highlight w:val="lightGray"/>
        </w:rPr>
        <w:tab/>
        <w:t xml:space="preserve">10   </w:t>
      </w:r>
    </w:p>
    <w:p w14:paraId="3B595052" w14:textId="77777777" w:rsidR="00BC2499" w:rsidRPr="002756EF" w:rsidRDefault="00BC2499" w:rsidP="00BC2499">
      <w:pPr>
        <w:pStyle w:val="ListParagraph"/>
        <w:widowControl w:val="0"/>
        <w:autoSpaceDE w:val="0"/>
        <w:autoSpaceDN w:val="0"/>
        <w:adjustRightInd w:val="0"/>
        <w:spacing w:after="240" w:line="240" w:lineRule="auto"/>
        <w:ind w:left="2160"/>
        <w:rPr>
          <w:rFonts w:ascii="Inconsolata" w:hAnsi="Inconsolata" w:cs="Menlo Regular"/>
          <w:color w:val="000000"/>
          <w:highlight w:val="lightGray"/>
        </w:rPr>
      </w:pPr>
      <w:r w:rsidRPr="002756EF">
        <w:rPr>
          <w:rFonts w:ascii="Inconsolata" w:hAnsi="Inconsolata" w:cs="Menlo Regular"/>
          <w:color w:val="000000"/>
          <w:highlight w:val="lightGray"/>
        </w:rPr>
        <w:t xml:space="preserve">Exclude </w:t>
      </w:r>
      <w:r w:rsidRPr="002756EF">
        <w:rPr>
          <w:rFonts w:ascii="Inconsolata" w:hAnsi="Inconsolata" w:cs="Menlo Regular"/>
          <w:color w:val="000000"/>
          <w:highlight w:val="lightGray"/>
        </w:rPr>
        <w:tab/>
        <w:t>1-4</w:t>
      </w:r>
    </w:p>
    <w:p w14:paraId="6C6B2191" w14:textId="77777777" w:rsidR="00BC2499" w:rsidRPr="00A403B7" w:rsidRDefault="00BC2499" w:rsidP="00BC2499">
      <w:pPr>
        <w:widowControl w:val="0"/>
        <w:autoSpaceDE w:val="0"/>
        <w:autoSpaceDN w:val="0"/>
        <w:adjustRightInd w:val="0"/>
        <w:spacing w:after="240" w:line="240" w:lineRule="auto"/>
        <w:rPr>
          <w:rFonts w:cs="Times"/>
        </w:rPr>
      </w:pPr>
    </w:p>
    <w:p w14:paraId="64F3B853" w14:textId="32569026" w:rsidR="00BC2499" w:rsidRPr="002756EF" w:rsidRDefault="00BC2499" w:rsidP="0063031F">
      <w:pPr>
        <w:pStyle w:val="ListParagraph"/>
        <w:widowControl w:val="0"/>
        <w:numPr>
          <w:ilvl w:val="2"/>
          <w:numId w:val="20"/>
        </w:numPr>
        <w:autoSpaceDE w:val="0"/>
        <w:autoSpaceDN w:val="0"/>
        <w:adjustRightInd w:val="0"/>
        <w:spacing w:after="240" w:line="240" w:lineRule="auto"/>
        <w:jc w:val="both"/>
        <w:rPr>
          <w:rFonts w:cs="Times"/>
        </w:rPr>
      </w:pPr>
      <w:r>
        <w:rPr>
          <w:rFonts w:cs="Times"/>
        </w:rPr>
        <w:t xml:space="preserve">SWITCH: </w:t>
      </w:r>
      <w:r>
        <w:t xml:space="preserve">This option smoothly forces the potential energy to be zero at </w:t>
      </w:r>
      <w:proofErr w:type="spellStart"/>
      <w:r>
        <w:t>Rcut</w:t>
      </w:r>
      <w:proofErr w:type="spellEnd"/>
      <w:r>
        <w:t xml:space="preserve"> distance and starts modifying the potential at </w:t>
      </w:r>
      <w:proofErr w:type="spellStart"/>
      <w:r w:rsidRPr="00D248CA">
        <w:rPr>
          <w:rFonts w:ascii="Inconsolata" w:hAnsi="Inconsolata"/>
          <w:b/>
          <w:color w:val="7F7F7F" w:themeColor="text1" w:themeTint="80"/>
          <w:sz w:val="28"/>
        </w:rPr>
        <w:t>Rswitch</w:t>
      </w:r>
      <w:proofErr w:type="spellEnd"/>
      <w:r>
        <w:t xml:space="preserve"> distance</w:t>
      </w:r>
      <w:r>
        <w:rPr>
          <w:rFonts w:cs="Times"/>
        </w:rPr>
        <w:t>. Depending on force field type, specific potential function will be applied. These fun</w:t>
      </w:r>
      <w:r w:rsidR="00BC7ACA">
        <w:rPr>
          <w:rFonts w:cs="Times"/>
        </w:rPr>
        <w:t>ctions will be discussed further</w:t>
      </w:r>
      <w:r>
        <w:rPr>
          <w:rFonts w:cs="Times"/>
        </w:rPr>
        <w:t xml:space="preserve"> in the Intermolecular energy and Virial calculation section.</w:t>
      </w:r>
    </w:p>
    <w:p w14:paraId="74F343B5" w14:textId="77777777" w:rsidR="00BC2499" w:rsidRPr="00D60FD8"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
    <w:p w14:paraId="337964C0" w14:textId="77777777" w:rsidR="00BC2499" w:rsidRPr="00062428" w:rsidRDefault="00BC2499" w:rsidP="0063031F">
      <w:pPr>
        <w:pStyle w:val="ListParagraph"/>
        <w:widowControl w:val="0"/>
        <w:numPr>
          <w:ilvl w:val="0"/>
          <w:numId w:val="13"/>
        </w:numPr>
        <w:autoSpaceDE w:val="0"/>
        <w:autoSpaceDN w:val="0"/>
        <w:adjustRightInd w:val="0"/>
        <w:spacing w:after="240" w:line="240" w:lineRule="auto"/>
        <w:jc w:val="both"/>
        <w:rPr>
          <w:rFonts w:cs="Times"/>
          <w:sz w:val="24"/>
          <w:szCs w:val="26"/>
        </w:rPr>
      </w:pPr>
      <w:proofErr w:type="spellStart"/>
      <w:r>
        <w:rPr>
          <w:rFonts w:ascii="Inconsolata" w:hAnsi="Inconsolata"/>
          <w:b/>
          <w:color w:val="7F7F7F" w:themeColor="text1" w:themeTint="80"/>
          <w:sz w:val="28"/>
        </w:rPr>
        <w:t>Rswitch</w:t>
      </w:r>
      <w:proofErr w:type="spellEnd"/>
      <w:r w:rsidRPr="0078324E">
        <w:t xml:space="preserve">: </w:t>
      </w:r>
      <w:r>
        <w:t xml:space="preserve"> In the case of choosing “SWITCH” as potential function, a distance is set in which non-bonded interaction energy </w:t>
      </w:r>
      <w:r>
        <w:rPr>
          <w:rFonts w:cs="Times"/>
        </w:rPr>
        <w:t xml:space="preserve">is truncated smoothly from to cutoff distance. </w:t>
      </w:r>
    </w:p>
    <w:p w14:paraId="531AE61A" w14:textId="77777777" w:rsidR="00BC2499" w:rsidRPr="00062428" w:rsidRDefault="00BC2499" w:rsidP="00BC2499">
      <w:pPr>
        <w:pStyle w:val="ListParagraph"/>
        <w:widowControl w:val="0"/>
        <w:autoSpaceDE w:val="0"/>
        <w:autoSpaceDN w:val="0"/>
        <w:adjustRightInd w:val="0"/>
        <w:spacing w:after="240" w:line="240" w:lineRule="auto"/>
        <w:rPr>
          <w:rFonts w:cs="Times"/>
          <w:sz w:val="24"/>
          <w:szCs w:val="26"/>
        </w:rPr>
      </w:pPr>
    </w:p>
    <w:p w14:paraId="49FA50CE" w14:textId="7CA95B67" w:rsidR="00BC2499" w:rsidRPr="00A403B7" w:rsidRDefault="00BC2499" w:rsidP="0063031F">
      <w:pPr>
        <w:pStyle w:val="ListParagraph"/>
        <w:widowControl w:val="0"/>
        <w:numPr>
          <w:ilvl w:val="1"/>
          <w:numId w:val="13"/>
        </w:numPr>
        <w:autoSpaceDE w:val="0"/>
        <w:autoSpaceDN w:val="0"/>
        <w:adjustRightInd w:val="0"/>
        <w:spacing w:after="240" w:line="240" w:lineRule="auto"/>
        <w:jc w:val="both"/>
        <w:rPr>
          <w:rFonts w:cs="Times"/>
          <w:sz w:val="24"/>
          <w:szCs w:val="26"/>
        </w:rPr>
      </w:pPr>
      <w:r w:rsidRPr="00D60FD8">
        <w:rPr>
          <w:rFonts w:cs="Times"/>
          <w:szCs w:val="26"/>
        </w:rPr>
        <w:t>Value 1: &lt;</w:t>
      </w:r>
      <w:r>
        <w:rPr>
          <w:rFonts w:cs="Times"/>
        </w:rPr>
        <w:t>DOUBLE</w:t>
      </w:r>
      <w:r w:rsidRPr="00D60FD8">
        <w:rPr>
          <w:rFonts w:cs="Times"/>
        </w:rPr>
        <w:t xml:space="preserve">&gt; – </w:t>
      </w:r>
      <w:r>
        <w:rPr>
          <w:rFonts w:cs="Times"/>
        </w:rPr>
        <w:t>Define switch distance</w:t>
      </w:r>
      <w:r w:rsidR="00BC7ACA">
        <w:rPr>
          <w:rFonts w:cs="Times"/>
        </w:rPr>
        <w:t xml:space="preserve"> in angstrom</w:t>
      </w:r>
      <w:r>
        <w:rPr>
          <w:rFonts w:cs="Times"/>
        </w:rPr>
        <w:t xml:space="preserve">. If the “SWITCH” function is chosen, </w:t>
      </w:r>
      <w:proofErr w:type="spellStart"/>
      <w:r>
        <w:rPr>
          <w:rFonts w:cs="Times"/>
        </w:rPr>
        <w:t>Rswitch</w:t>
      </w:r>
      <w:proofErr w:type="spellEnd"/>
      <w:r>
        <w:rPr>
          <w:rFonts w:cs="Times"/>
        </w:rPr>
        <w:t xml:space="preserve"> needs to be defined; otherwise, the program will be terminated. </w:t>
      </w:r>
    </w:p>
    <w:p w14:paraId="22FAD51D" w14:textId="77777777" w:rsidR="00BC2499" w:rsidRPr="00A403B7" w:rsidRDefault="00BC2499" w:rsidP="00BC2499">
      <w:pPr>
        <w:pStyle w:val="ListParagraph"/>
        <w:widowControl w:val="0"/>
        <w:autoSpaceDE w:val="0"/>
        <w:autoSpaceDN w:val="0"/>
        <w:adjustRightInd w:val="0"/>
        <w:spacing w:after="240" w:line="240" w:lineRule="auto"/>
        <w:ind w:left="1440"/>
        <w:rPr>
          <w:rFonts w:cs="Times"/>
          <w:sz w:val="24"/>
          <w:szCs w:val="26"/>
        </w:rPr>
      </w:pPr>
    </w:p>
    <w:p w14:paraId="0BCE910E" w14:textId="77777777" w:rsidR="00BC2499" w:rsidRDefault="00BC2499" w:rsidP="00BC2499">
      <w:pPr>
        <w:pStyle w:val="ListParagraph"/>
        <w:widowControl w:val="0"/>
        <w:autoSpaceDE w:val="0"/>
        <w:autoSpaceDN w:val="0"/>
        <w:adjustRightInd w:val="0"/>
        <w:spacing w:after="240" w:line="240" w:lineRule="auto"/>
        <w:ind w:left="1440"/>
        <w:rPr>
          <w:rFonts w:cs="Times"/>
        </w:rPr>
      </w:pPr>
      <w:r>
        <w:rPr>
          <w:rFonts w:cs="Times"/>
        </w:rPr>
        <w:t>Example:</w:t>
      </w:r>
    </w:p>
    <w:p w14:paraId="0E9F7F8F" w14:textId="77777777" w:rsidR="00BC2499" w:rsidRPr="00A403B7"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r w:rsidRPr="00A403B7">
        <w:rPr>
          <w:rFonts w:ascii="Inconsolata" w:hAnsi="Inconsolata" w:cs="Menlo Regular"/>
          <w:color w:val="000000"/>
          <w:highlight w:val="lightGray"/>
        </w:rPr>
        <w:t>#############################</w:t>
      </w:r>
    </w:p>
    <w:p w14:paraId="17ED50A4" w14:textId="77777777" w:rsidR="00BC2499" w:rsidRPr="00A403B7"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r w:rsidRPr="00A403B7">
        <w:rPr>
          <w:rFonts w:ascii="Inconsolata" w:hAnsi="Inconsolata" w:cs="Menlo Regular"/>
          <w:color w:val="000000"/>
          <w:highlight w:val="lightGray"/>
        </w:rPr>
        <w:t xml:space="preserve"># SIMULATION CONDITION   </w:t>
      </w:r>
    </w:p>
    <w:p w14:paraId="063B6631" w14:textId="77777777" w:rsidR="00BC2499" w:rsidRPr="00A403B7"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r w:rsidRPr="00A403B7">
        <w:rPr>
          <w:rFonts w:ascii="Inconsolata" w:hAnsi="Inconsolata" w:cs="Menlo Regular"/>
          <w:color w:val="000000"/>
          <w:highlight w:val="lightGray"/>
        </w:rPr>
        <w:t>#############################</w:t>
      </w:r>
    </w:p>
    <w:p w14:paraId="2FCC2BA3" w14:textId="77777777" w:rsidR="00BC2499" w:rsidRPr="00A403B7"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r w:rsidRPr="00A403B7">
        <w:rPr>
          <w:rFonts w:ascii="Inconsolata" w:hAnsi="Inconsolata" w:cs="Menlo Regular"/>
          <w:color w:val="000000"/>
          <w:highlight w:val="lightGray"/>
        </w:rPr>
        <w:t>Temperature     200.00</w:t>
      </w:r>
    </w:p>
    <w:p w14:paraId="46B2CAC8" w14:textId="77777777" w:rsidR="00BC2499" w:rsidRPr="00A403B7"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r w:rsidRPr="00A403B7">
        <w:rPr>
          <w:rFonts w:ascii="Inconsolata" w:hAnsi="Inconsolata" w:cs="Menlo Regular"/>
          <w:color w:val="000000"/>
          <w:highlight w:val="lightGray"/>
        </w:rPr>
        <w:t xml:space="preserve">Potential </w:t>
      </w:r>
      <w:r w:rsidRPr="00A403B7">
        <w:rPr>
          <w:rFonts w:ascii="Inconsolata" w:hAnsi="Inconsolata" w:cs="Menlo Regular"/>
          <w:color w:val="000000"/>
          <w:highlight w:val="lightGray"/>
        </w:rPr>
        <w:tab/>
        <w:t xml:space="preserve">SWITCH   </w:t>
      </w:r>
    </w:p>
    <w:p w14:paraId="541A27D5" w14:textId="77777777" w:rsidR="00BC2499" w:rsidRPr="00A403B7"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roofErr w:type="spellStart"/>
      <w:r w:rsidRPr="00A403B7">
        <w:rPr>
          <w:rFonts w:ascii="Inconsolata" w:hAnsi="Inconsolata" w:cs="Menlo Regular"/>
          <w:color w:val="000000"/>
          <w:highlight w:val="lightGray"/>
        </w:rPr>
        <w:t>Rswitch</w:t>
      </w:r>
      <w:proofErr w:type="spellEnd"/>
      <w:r w:rsidRPr="00A403B7">
        <w:rPr>
          <w:rFonts w:ascii="Inconsolata" w:hAnsi="Inconsolata" w:cs="Menlo Regular"/>
          <w:color w:val="000000"/>
          <w:highlight w:val="lightGray"/>
        </w:rPr>
        <w:tab/>
        <w:t xml:space="preserve">7     </w:t>
      </w:r>
    </w:p>
    <w:p w14:paraId="0A76F3AB" w14:textId="77777777" w:rsidR="00BC2499"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roofErr w:type="spellStart"/>
      <w:r w:rsidRPr="00A403B7">
        <w:rPr>
          <w:rFonts w:ascii="Inconsolata" w:hAnsi="Inconsolata" w:cs="Menlo Regular"/>
          <w:color w:val="000000"/>
          <w:highlight w:val="lightGray"/>
        </w:rPr>
        <w:t>Rcut</w:t>
      </w:r>
      <w:proofErr w:type="spellEnd"/>
      <w:r w:rsidRPr="00A403B7">
        <w:rPr>
          <w:rFonts w:ascii="Inconsolata" w:hAnsi="Inconsolata" w:cs="Menlo Regular"/>
          <w:color w:val="000000"/>
          <w:highlight w:val="lightGray"/>
        </w:rPr>
        <w:tab/>
      </w:r>
      <w:r w:rsidRPr="00A403B7">
        <w:rPr>
          <w:rFonts w:ascii="Inconsolata" w:hAnsi="Inconsolata" w:cs="Menlo Regular"/>
          <w:color w:val="000000"/>
          <w:highlight w:val="lightGray"/>
        </w:rPr>
        <w:tab/>
        <w:t>10</w:t>
      </w:r>
    </w:p>
    <w:p w14:paraId="34F4F9B8" w14:textId="351CD1F3" w:rsidR="001B16A3" w:rsidRDefault="001B16A3"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roofErr w:type="spellStart"/>
      <w:r>
        <w:rPr>
          <w:rFonts w:ascii="Inconsolata" w:hAnsi="Inconsolata" w:cs="Menlo Regular"/>
          <w:color w:val="000000"/>
          <w:highlight w:val="lightGray"/>
        </w:rPr>
        <w:t>RcutLow</w:t>
      </w:r>
      <w:proofErr w:type="spellEnd"/>
      <w:r>
        <w:rPr>
          <w:rFonts w:ascii="Inconsolata" w:hAnsi="Inconsolata" w:cs="Menlo Regular"/>
          <w:color w:val="000000"/>
          <w:highlight w:val="lightGray"/>
        </w:rPr>
        <w:tab/>
        <w:t>1.0</w:t>
      </w:r>
    </w:p>
    <w:p w14:paraId="106EA012" w14:textId="77777777" w:rsidR="00BC2499" w:rsidRPr="002756EF"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r w:rsidRPr="002756EF">
        <w:rPr>
          <w:rFonts w:ascii="Inconsolata" w:hAnsi="Inconsolata" w:cs="Menlo Regular"/>
          <w:color w:val="000000"/>
          <w:highlight w:val="lightGray"/>
        </w:rPr>
        <w:t>LRC</w:t>
      </w:r>
      <w:r w:rsidRPr="002756EF">
        <w:rPr>
          <w:rFonts w:ascii="Inconsolata" w:hAnsi="Inconsolata" w:cs="Menlo Regular"/>
          <w:color w:val="000000"/>
          <w:highlight w:val="lightGray"/>
        </w:rPr>
        <w:tab/>
      </w:r>
      <w:r w:rsidRPr="002756EF">
        <w:rPr>
          <w:rFonts w:ascii="Inconsolata" w:hAnsi="Inconsolata" w:cs="Menlo Regular"/>
          <w:color w:val="000000"/>
          <w:highlight w:val="lightGray"/>
        </w:rPr>
        <w:tab/>
        <w:t xml:space="preserve">false   </w:t>
      </w:r>
    </w:p>
    <w:p w14:paraId="7EFF87CF" w14:textId="77777777" w:rsidR="00BC2499" w:rsidRPr="00A403B7"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r w:rsidRPr="00A403B7">
        <w:rPr>
          <w:rFonts w:ascii="Inconsolata" w:hAnsi="Inconsolata" w:cs="Menlo Regular"/>
          <w:color w:val="000000"/>
          <w:highlight w:val="lightGray"/>
        </w:rPr>
        <w:t xml:space="preserve">Exclude </w:t>
      </w:r>
      <w:r w:rsidRPr="00A403B7">
        <w:rPr>
          <w:rFonts w:ascii="Inconsolata" w:hAnsi="Inconsolata" w:cs="Menlo Regular"/>
          <w:color w:val="000000"/>
          <w:highlight w:val="lightGray"/>
        </w:rPr>
        <w:tab/>
        <w:t>1-3</w:t>
      </w:r>
    </w:p>
    <w:p w14:paraId="2C0A1606" w14:textId="77777777" w:rsidR="00BC2499" w:rsidRDefault="00BC2499" w:rsidP="00BC2499">
      <w:pPr>
        <w:widowControl w:val="0"/>
        <w:autoSpaceDE w:val="0"/>
        <w:autoSpaceDN w:val="0"/>
        <w:adjustRightInd w:val="0"/>
        <w:spacing w:after="240"/>
        <w:rPr>
          <w:rFonts w:ascii="Times" w:hAnsi="Times" w:cs="Times"/>
          <w:sz w:val="24"/>
          <w:szCs w:val="26"/>
        </w:rPr>
      </w:pPr>
    </w:p>
    <w:p w14:paraId="2DAF2368" w14:textId="77777777" w:rsidR="001B16A3" w:rsidRDefault="001B16A3" w:rsidP="00BC2499">
      <w:pPr>
        <w:widowControl w:val="0"/>
        <w:autoSpaceDE w:val="0"/>
        <w:autoSpaceDN w:val="0"/>
        <w:adjustRightInd w:val="0"/>
        <w:spacing w:after="240"/>
        <w:rPr>
          <w:rFonts w:ascii="Times" w:hAnsi="Times" w:cs="Times"/>
          <w:sz w:val="24"/>
          <w:szCs w:val="26"/>
        </w:rPr>
      </w:pPr>
    </w:p>
    <w:p w14:paraId="19FBA78B" w14:textId="77777777" w:rsidR="00BC2499" w:rsidRPr="00E7615E" w:rsidRDefault="00BC2499" w:rsidP="00BC2499">
      <w:pPr>
        <w:widowControl w:val="0"/>
        <w:autoSpaceDE w:val="0"/>
        <w:autoSpaceDN w:val="0"/>
        <w:adjustRightInd w:val="0"/>
        <w:spacing w:after="240"/>
        <w:jc w:val="both"/>
        <w:rPr>
          <w:rFonts w:cs="Times"/>
          <w:i/>
          <w:sz w:val="24"/>
          <w:szCs w:val="26"/>
        </w:rPr>
      </w:pPr>
      <w:r w:rsidRPr="00A403B7">
        <w:rPr>
          <w:rFonts w:ascii="Times" w:hAnsi="Times" w:cs="Times"/>
          <w:sz w:val="24"/>
          <w:szCs w:val="26"/>
        </w:rPr>
        <w:lastRenderedPageBreak/>
        <w:br/>
      </w:r>
      <w:r w:rsidRPr="00DE4888">
        <w:rPr>
          <w:rFonts w:cs="Times"/>
          <w:i/>
          <w:szCs w:val="26"/>
          <w:highlight w:val="yellow"/>
        </w:rPr>
        <w:t>Note/Warning:</w:t>
      </w:r>
      <w:r w:rsidRPr="00DE4888">
        <w:rPr>
          <w:rFonts w:cs="Times"/>
          <w:i/>
          <w:szCs w:val="26"/>
          <w:highlight w:val="yellow"/>
        </w:rPr>
        <w:br/>
      </w:r>
      <w:r w:rsidRPr="00DE4888">
        <w:rPr>
          <w:rFonts w:cs="Times"/>
          <w:szCs w:val="26"/>
          <w:highlight w:val="yellow"/>
        </w:rPr>
        <w:t>In CHARMM force field</w:t>
      </w:r>
      <w:r>
        <w:rPr>
          <w:rFonts w:cs="Times"/>
          <w:szCs w:val="26"/>
          <w:highlight w:val="yellow"/>
        </w:rPr>
        <w:t>,</w:t>
      </w:r>
      <w:r w:rsidRPr="00DE4888">
        <w:rPr>
          <w:rFonts w:cs="Times"/>
          <w:szCs w:val="26"/>
          <w:highlight w:val="yellow"/>
        </w:rPr>
        <w:t xml:space="preserve"> the 1-4 interaction need</w:t>
      </w:r>
      <w:r>
        <w:rPr>
          <w:rFonts w:cs="Times"/>
          <w:szCs w:val="26"/>
          <w:highlight w:val="yellow"/>
        </w:rPr>
        <w:t>s</w:t>
      </w:r>
      <w:r w:rsidRPr="00DE4888">
        <w:rPr>
          <w:rFonts w:cs="Times"/>
          <w:szCs w:val="26"/>
          <w:highlight w:val="yellow"/>
        </w:rPr>
        <w:t xml:space="preserve"> to be considered. Choosing “Exclude 1-3” will modify 1-4 interaction based on 1-4 parameter in parameter file. If a kind force field </w:t>
      </w:r>
      <w:r>
        <w:rPr>
          <w:rFonts w:cs="Times"/>
          <w:szCs w:val="26"/>
          <w:highlight w:val="yellow"/>
        </w:rPr>
        <w:t>is</w:t>
      </w:r>
      <w:r w:rsidRPr="00DE4888">
        <w:rPr>
          <w:rFonts w:cs="Times"/>
          <w:szCs w:val="26"/>
          <w:highlight w:val="yellow"/>
        </w:rPr>
        <w:t xml:space="preserve"> used</w:t>
      </w:r>
      <w:r>
        <w:rPr>
          <w:rFonts w:cs="Times"/>
          <w:szCs w:val="26"/>
          <w:highlight w:val="yellow"/>
        </w:rPr>
        <w:t>,</w:t>
      </w:r>
      <w:r w:rsidRPr="00DE4888">
        <w:rPr>
          <w:rFonts w:cs="Times"/>
          <w:szCs w:val="26"/>
          <w:highlight w:val="yellow"/>
        </w:rPr>
        <w:t xml:space="preserve"> where 1-4 interaction need</w:t>
      </w:r>
      <w:r>
        <w:rPr>
          <w:rFonts w:cs="Times"/>
          <w:szCs w:val="26"/>
          <w:highlight w:val="yellow"/>
        </w:rPr>
        <w:t>s</w:t>
      </w:r>
      <w:r w:rsidRPr="00DE4888">
        <w:rPr>
          <w:rFonts w:cs="Times"/>
          <w:szCs w:val="26"/>
          <w:highlight w:val="yellow"/>
        </w:rPr>
        <w:t xml:space="preserve"> to be ignored, such as </w:t>
      </w:r>
      <w:proofErr w:type="spellStart"/>
      <w:r w:rsidRPr="00DE4888">
        <w:rPr>
          <w:rFonts w:cs="Times"/>
          <w:szCs w:val="26"/>
          <w:highlight w:val="yellow"/>
        </w:rPr>
        <w:t>TraPPE</w:t>
      </w:r>
      <w:proofErr w:type="spellEnd"/>
      <w:r w:rsidRPr="00DE4888">
        <w:rPr>
          <w:rFonts w:cs="Times"/>
          <w:szCs w:val="26"/>
          <w:highlight w:val="yellow"/>
        </w:rPr>
        <w:t>, either “exclude 1-4” need</w:t>
      </w:r>
      <w:r>
        <w:rPr>
          <w:rFonts w:cs="Times"/>
          <w:szCs w:val="26"/>
          <w:highlight w:val="yellow"/>
        </w:rPr>
        <w:t>s</w:t>
      </w:r>
      <w:r w:rsidRPr="00DE4888">
        <w:rPr>
          <w:rFonts w:cs="Times"/>
          <w:szCs w:val="26"/>
          <w:highlight w:val="yellow"/>
        </w:rPr>
        <w:t xml:space="preserve"> to be chosen or 1-4 parameter need</w:t>
      </w:r>
      <w:r>
        <w:rPr>
          <w:rFonts w:cs="Times"/>
          <w:szCs w:val="26"/>
          <w:highlight w:val="yellow"/>
        </w:rPr>
        <w:t>s</w:t>
      </w:r>
      <w:r w:rsidRPr="00DE4888">
        <w:rPr>
          <w:rFonts w:cs="Times"/>
          <w:szCs w:val="26"/>
          <w:highlight w:val="yellow"/>
        </w:rPr>
        <w:t xml:space="preserve"> to be assigned </w:t>
      </w:r>
      <w:r>
        <w:rPr>
          <w:rFonts w:cs="Times"/>
          <w:szCs w:val="26"/>
          <w:highlight w:val="yellow"/>
        </w:rPr>
        <w:t>a value of</w:t>
      </w:r>
      <w:r w:rsidRPr="00DE4888">
        <w:rPr>
          <w:rFonts w:cs="Times"/>
          <w:szCs w:val="26"/>
          <w:highlight w:val="yellow"/>
        </w:rPr>
        <w:t xml:space="preserve"> zero in</w:t>
      </w:r>
      <w:r>
        <w:rPr>
          <w:rFonts w:cs="Times"/>
          <w:szCs w:val="26"/>
          <w:highlight w:val="yellow"/>
        </w:rPr>
        <w:t xml:space="preserve"> the</w:t>
      </w:r>
      <w:r w:rsidRPr="00DE4888">
        <w:rPr>
          <w:rFonts w:cs="Times"/>
          <w:szCs w:val="26"/>
          <w:highlight w:val="yellow"/>
        </w:rPr>
        <w:t xml:space="preserve"> parameter file.</w:t>
      </w:r>
      <w:r w:rsidRPr="00DE4888">
        <w:rPr>
          <w:rFonts w:cs="Times"/>
          <w:i/>
          <w:szCs w:val="26"/>
        </w:rPr>
        <w:t xml:space="preserve"> </w:t>
      </w:r>
    </w:p>
    <w:p w14:paraId="66573E49" w14:textId="77777777" w:rsidR="00BC2499" w:rsidRDefault="00BC2499" w:rsidP="00BC2499">
      <w:pPr>
        <w:widowControl w:val="0"/>
        <w:autoSpaceDE w:val="0"/>
        <w:autoSpaceDN w:val="0"/>
        <w:adjustRightInd w:val="0"/>
        <w:spacing w:after="240"/>
        <w:rPr>
          <w:rFonts w:cs="Times"/>
          <w:sz w:val="24"/>
          <w:szCs w:val="26"/>
        </w:rPr>
      </w:pPr>
    </w:p>
    <w:p w14:paraId="3BFD589A" w14:textId="77777777" w:rsidR="00BC2499" w:rsidRDefault="00BC2499" w:rsidP="0063031F">
      <w:pPr>
        <w:pStyle w:val="ListParagraph"/>
        <w:widowControl w:val="0"/>
        <w:numPr>
          <w:ilvl w:val="0"/>
          <w:numId w:val="22"/>
        </w:numPr>
        <w:autoSpaceDE w:val="0"/>
        <w:autoSpaceDN w:val="0"/>
        <w:adjustRightInd w:val="0"/>
        <w:spacing w:after="240"/>
        <w:rPr>
          <w:rFonts w:cs="Times"/>
          <w:sz w:val="24"/>
          <w:szCs w:val="26"/>
        </w:rPr>
      </w:pPr>
      <w:proofErr w:type="spellStart"/>
      <w:r w:rsidRPr="005A778A">
        <w:rPr>
          <w:rFonts w:ascii="Inconsolata" w:hAnsi="Inconsolata"/>
          <w:b/>
          <w:color w:val="7F7F7F" w:themeColor="text1" w:themeTint="80"/>
          <w:sz w:val="28"/>
        </w:rPr>
        <w:t>E</w:t>
      </w:r>
      <w:r>
        <w:rPr>
          <w:rFonts w:ascii="Inconsolata" w:hAnsi="Inconsolata"/>
          <w:b/>
          <w:color w:val="7F7F7F" w:themeColor="text1" w:themeTint="80"/>
          <w:sz w:val="28"/>
        </w:rPr>
        <w:t>lectroStatic</w:t>
      </w:r>
      <w:proofErr w:type="spellEnd"/>
      <w:r>
        <w:rPr>
          <w:rFonts w:cs="Times"/>
          <w:sz w:val="24"/>
          <w:szCs w:val="26"/>
        </w:rPr>
        <w:t>: Considers coulomb interaction or not.</w:t>
      </w:r>
    </w:p>
    <w:p w14:paraId="013CDCDF" w14:textId="77777777" w:rsidR="00BC2499" w:rsidRDefault="00BC2499" w:rsidP="00BC2499">
      <w:pPr>
        <w:pStyle w:val="ListParagraph"/>
        <w:widowControl w:val="0"/>
        <w:autoSpaceDE w:val="0"/>
        <w:autoSpaceDN w:val="0"/>
        <w:adjustRightInd w:val="0"/>
        <w:spacing w:after="240"/>
        <w:rPr>
          <w:rFonts w:cs="Times"/>
          <w:sz w:val="24"/>
          <w:szCs w:val="26"/>
        </w:rPr>
      </w:pPr>
    </w:p>
    <w:p w14:paraId="16F21115" w14:textId="77777777" w:rsidR="00BC2499" w:rsidRPr="005A778A" w:rsidRDefault="00BC2499" w:rsidP="0063031F">
      <w:pPr>
        <w:pStyle w:val="ListParagraph"/>
        <w:widowControl w:val="0"/>
        <w:numPr>
          <w:ilvl w:val="1"/>
          <w:numId w:val="22"/>
        </w:numPr>
        <w:autoSpaceDE w:val="0"/>
        <w:autoSpaceDN w:val="0"/>
        <w:adjustRightInd w:val="0"/>
        <w:spacing w:after="240"/>
        <w:jc w:val="both"/>
        <w:rPr>
          <w:rFonts w:cs="Times"/>
          <w:sz w:val="24"/>
          <w:szCs w:val="26"/>
        </w:rPr>
      </w:pPr>
      <w:r w:rsidRPr="005A778A">
        <w:rPr>
          <w:rFonts w:cs="Times"/>
        </w:rPr>
        <w:t>Value 1: &lt;BOOLEAN&gt; –</w:t>
      </w:r>
      <w:r>
        <w:rPr>
          <w:rFonts w:cs="Times"/>
        </w:rPr>
        <w:t xml:space="preserve"> True if coulomb interaction needs to be considered and false if not.</w:t>
      </w:r>
    </w:p>
    <w:p w14:paraId="5F8623B3" w14:textId="77777777" w:rsidR="00BC2499" w:rsidRPr="00DE4888" w:rsidRDefault="00BC2499" w:rsidP="00BC2499">
      <w:pPr>
        <w:widowControl w:val="0"/>
        <w:autoSpaceDE w:val="0"/>
        <w:autoSpaceDN w:val="0"/>
        <w:adjustRightInd w:val="0"/>
        <w:spacing w:after="240"/>
        <w:ind w:left="360" w:firstLine="360"/>
        <w:rPr>
          <w:rFonts w:cs="Times"/>
          <w:i/>
          <w:highlight w:val="yellow"/>
        </w:rPr>
      </w:pPr>
      <w:r w:rsidRPr="00DE4888">
        <w:rPr>
          <w:rFonts w:cs="Times"/>
          <w:i/>
          <w:highlight w:val="yellow"/>
        </w:rPr>
        <w:t>Warning:</w:t>
      </w:r>
    </w:p>
    <w:p w14:paraId="381483E6" w14:textId="77777777" w:rsidR="00BC2499" w:rsidRPr="00DE4888" w:rsidRDefault="00BC2499" w:rsidP="00BC2499">
      <w:pPr>
        <w:widowControl w:val="0"/>
        <w:autoSpaceDE w:val="0"/>
        <w:autoSpaceDN w:val="0"/>
        <w:adjustRightInd w:val="0"/>
        <w:spacing w:after="240"/>
        <w:ind w:left="720"/>
        <w:jc w:val="both"/>
        <w:rPr>
          <w:rFonts w:cs="Times"/>
        </w:rPr>
      </w:pPr>
      <w:r w:rsidRPr="00DE4888">
        <w:rPr>
          <w:rFonts w:cs="Times"/>
          <w:highlight w:val="yellow"/>
        </w:rPr>
        <w:t xml:space="preserve">If MARTINI force field was used and charged molecule was used in simulation, </w:t>
      </w:r>
      <w:proofErr w:type="spellStart"/>
      <w:r w:rsidRPr="00DE4888">
        <w:rPr>
          <w:rFonts w:ascii="Inconsolata" w:hAnsi="Inconsolata"/>
          <w:b/>
          <w:color w:val="7F7F7F" w:themeColor="text1" w:themeTint="80"/>
          <w:highlight w:val="yellow"/>
        </w:rPr>
        <w:t>ElectroStatic</w:t>
      </w:r>
      <w:proofErr w:type="spellEnd"/>
      <w:r w:rsidRPr="00DE4888">
        <w:rPr>
          <w:rFonts w:cs="Times"/>
          <w:highlight w:val="yellow"/>
        </w:rPr>
        <w:t xml:space="preserve"> need</w:t>
      </w:r>
      <w:r>
        <w:rPr>
          <w:rFonts w:cs="Times"/>
          <w:highlight w:val="yellow"/>
        </w:rPr>
        <w:t>s</w:t>
      </w:r>
      <w:r w:rsidRPr="00DE4888">
        <w:rPr>
          <w:rFonts w:cs="Times"/>
          <w:highlight w:val="yellow"/>
        </w:rPr>
        <w:t xml:space="preserve"> to be turn on. MARTINI force field uses short range coulomb interaction with constant dielectric 15.0.</w:t>
      </w:r>
    </w:p>
    <w:p w14:paraId="0614E613" w14:textId="77777777" w:rsidR="00BC2499" w:rsidRDefault="00BC2499" w:rsidP="00BC2499">
      <w:pPr>
        <w:widowControl w:val="0"/>
        <w:autoSpaceDE w:val="0"/>
        <w:autoSpaceDN w:val="0"/>
        <w:adjustRightInd w:val="0"/>
        <w:spacing w:after="240"/>
        <w:ind w:left="720"/>
        <w:jc w:val="both"/>
        <w:rPr>
          <w:rFonts w:cs="Times"/>
          <w:sz w:val="24"/>
        </w:rPr>
      </w:pPr>
    </w:p>
    <w:p w14:paraId="6ACB205F" w14:textId="77777777" w:rsidR="00BC2499" w:rsidRDefault="00BC2499" w:rsidP="0063031F">
      <w:pPr>
        <w:pStyle w:val="ListParagraph"/>
        <w:widowControl w:val="0"/>
        <w:numPr>
          <w:ilvl w:val="0"/>
          <w:numId w:val="22"/>
        </w:numPr>
        <w:autoSpaceDE w:val="0"/>
        <w:autoSpaceDN w:val="0"/>
        <w:adjustRightInd w:val="0"/>
        <w:spacing w:after="240"/>
        <w:rPr>
          <w:rFonts w:cs="Times"/>
          <w:sz w:val="24"/>
          <w:szCs w:val="26"/>
        </w:rPr>
      </w:pPr>
      <w:r>
        <w:rPr>
          <w:rFonts w:ascii="Inconsolata" w:hAnsi="Inconsolata"/>
          <w:b/>
          <w:color w:val="7F7F7F" w:themeColor="text1" w:themeTint="80"/>
          <w:sz w:val="28"/>
        </w:rPr>
        <w:t>Dielectric</w:t>
      </w:r>
      <w:r>
        <w:rPr>
          <w:rFonts w:cs="Times"/>
          <w:sz w:val="24"/>
          <w:szCs w:val="26"/>
        </w:rPr>
        <w:t>: Defines dielectric constant for coulomb interaction in MARTINI force field.</w:t>
      </w:r>
    </w:p>
    <w:p w14:paraId="0DA5C291" w14:textId="77777777" w:rsidR="00BC2499" w:rsidRDefault="00BC2499" w:rsidP="00BC2499">
      <w:pPr>
        <w:pStyle w:val="ListParagraph"/>
        <w:widowControl w:val="0"/>
        <w:autoSpaceDE w:val="0"/>
        <w:autoSpaceDN w:val="0"/>
        <w:adjustRightInd w:val="0"/>
        <w:spacing w:after="240"/>
        <w:rPr>
          <w:rFonts w:cs="Times"/>
          <w:sz w:val="24"/>
          <w:szCs w:val="26"/>
        </w:rPr>
      </w:pPr>
    </w:p>
    <w:p w14:paraId="2B25F770" w14:textId="77777777" w:rsidR="00BC2499" w:rsidRPr="003F33CB" w:rsidRDefault="00BC2499" w:rsidP="0063031F">
      <w:pPr>
        <w:pStyle w:val="ListParagraph"/>
        <w:widowControl w:val="0"/>
        <w:numPr>
          <w:ilvl w:val="1"/>
          <w:numId w:val="22"/>
        </w:numPr>
        <w:autoSpaceDE w:val="0"/>
        <w:autoSpaceDN w:val="0"/>
        <w:adjustRightInd w:val="0"/>
        <w:spacing w:after="240"/>
        <w:rPr>
          <w:rFonts w:cs="Times"/>
          <w:sz w:val="24"/>
          <w:szCs w:val="26"/>
        </w:rPr>
      </w:pPr>
      <w:r w:rsidRPr="005A778A">
        <w:rPr>
          <w:rFonts w:cs="Times"/>
        </w:rPr>
        <w:t>Value 1: &lt;</w:t>
      </w:r>
      <w:r w:rsidRPr="00AC4F36">
        <w:rPr>
          <w:rFonts w:cs="Times"/>
          <w:szCs w:val="26"/>
        </w:rPr>
        <w:t xml:space="preserve"> </w:t>
      </w:r>
      <w:r>
        <w:rPr>
          <w:rFonts w:cs="Times"/>
          <w:szCs w:val="26"/>
        </w:rPr>
        <w:t>DOUBLE</w:t>
      </w:r>
      <w:r w:rsidRPr="005A778A">
        <w:rPr>
          <w:rFonts w:cs="Times"/>
        </w:rPr>
        <w:t xml:space="preserve"> &gt; –</w:t>
      </w:r>
      <w:r>
        <w:rPr>
          <w:rFonts w:cs="Times"/>
        </w:rPr>
        <w:t xml:space="preserve"> Sets dielectric value used in coulomb interaction.</w:t>
      </w:r>
    </w:p>
    <w:p w14:paraId="6A925774" w14:textId="77777777" w:rsidR="00BC2499" w:rsidRPr="00DE4888" w:rsidRDefault="00BC2499" w:rsidP="00BC2499">
      <w:pPr>
        <w:widowControl w:val="0"/>
        <w:autoSpaceDE w:val="0"/>
        <w:autoSpaceDN w:val="0"/>
        <w:adjustRightInd w:val="0"/>
        <w:spacing w:after="240"/>
        <w:ind w:left="360" w:firstLine="360"/>
        <w:rPr>
          <w:rFonts w:cs="Times"/>
          <w:i/>
          <w:highlight w:val="yellow"/>
        </w:rPr>
      </w:pPr>
      <w:r w:rsidRPr="00DE4888">
        <w:rPr>
          <w:rFonts w:cs="Times"/>
          <w:i/>
          <w:highlight w:val="yellow"/>
        </w:rPr>
        <w:t>Warning:</w:t>
      </w:r>
    </w:p>
    <w:p w14:paraId="0B320032" w14:textId="77777777" w:rsidR="00BC2499" w:rsidRPr="00DE4888" w:rsidRDefault="00BC2499" w:rsidP="00BC2499">
      <w:pPr>
        <w:widowControl w:val="0"/>
        <w:autoSpaceDE w:val="0"/>
        <w:autoSpaceDN w:val="0"/>
        <w:adjustRightInd w:val="0"/>
        <w:spacing w:after="240"/>
        <w:ind w:left="720"/>
        <w:jc w:val="both"/>
        <w:rPr>
          <w:rFonts w:cs="Times"/>
        </w:rPr>
      </w:pPr>
      <w:r w:rsidRPr="00DE4888">
        <w:rPr>
          <w:rFonts w:cs="Times"/>
          <w:highlight w:val="yellow"/>
        </w:rPr>
        <w:t>In MARTINI force field</w:t>
      </w:r>
      <w:r>
        <w:rPr>
          <w:rFonts w:cs="Times"/>
          <w:highlight w:val="yellow"/>
        </w:rPr>
        <w:t>,</w:t>
      </w:r>
      <w:r w:rsidRPr="00DE4888">
        <w:rPr>
          <w:rFonts w:cs="Times"/>
          <w:highlight w:val="yellow"/>
        </w:rPr>
        <w:t xml:space="preserve"> </w:t>
      </w:r>
      <w:r w:rsidRPr="00DE4888">
        <w:rPr>
          <w:rFonts w:ascii="Inconsolata" w:hAnsi="Inconsolata"/>
          <w:b/>
          <w:color w:val="7F7F7F" w:themeColor="text1" w:themeTint="80"/>
          <w:highlight w:val="yellow"/>
        </w:rPr>
        <w:t>Dielectric</w:t>
      </w:r>
      <w:r w:rsidRPr="00DE4888">
        <w:rPr>
          <w:rFonts w:cs="Times"/>
          <w:highlight w:val="yellow"/>
        </w:rPr>
        <w:t xml:space="preserve"> need</w:t>
      </w:r>
      <w:r>
        <w:rPr>
          <w:rFonts w:cs="Times"/>
          <w:highlight w:val="yellow"/>
        </w:rPr>
        <w:t>s</w:t>
      </w:r>
      <w:r w:rsidRPr="00DE4888">
        <w:rPr>
          <w:rFonts w:cs="Times"/>
          <w:highlight w:val="yellow"/>
        </w:rPr>
        <w:t xml:space="preserve"> to be set to 15.0. If MARTINI force field was chosen and if </w:t>
      </w:r>
      <w:r w:rsidRPr="00DE4888">
        <w:rPr>
          <w:rFonts w:ascii="Inconsolata" w:hAnsi="Inconsolata"/>
          <w:b/>
          <w:color w:val="7F7F7F" w:themeColor="text1" w:themeTint="80"/>
          <w:highlight w:val="yellow"/>
        </w:rPr>
        <w:t>Dielectric</w:t>
      </w:r>
      <w:r w:rsidRPr="00DE4888">
        <w:rPr>
          <w:rFonts w:cs="Times"/>
          <w:highlight w:val="yellow"/>
        </w:rPr>
        <w:t xml:space="preserve"> was not specified, </w:t>
      </w:r>
      <w:r>
        <w:rPr>
          <w:rFonts w:cs="Times"/>
          <w:highlight w:val="yellow"/>
        </w:rPr>
        <w:t>a</w:t>
      </w:r>
      <w:r w:rsidRPr="00DE4888">
        <w:rPr>
          <w:rFonts w:cs="Times"/>
          <w:highlight w:val="yellow"/>
        </w:rPr>
        <w:t xml:space="preserve"> default value</w:t>
      </w:r>
      <w:r>
        <w:rPr>
          <w:rFonts w:cs="Times"/>
          <w:highlight w:val="yellow"/>
        </w:rPr>
        <w:t xml:space="preserve"> of</w:t>
      </w:r>
      <w:r w:rsidRPr="00DE4888">
        <w:rPr>
          <w:rFonts w:cs="Times"/>
          <w:highlight w:val="yellow"/>
        </w:rPr>
        <w:t xml:space="preserve"> 15.0 will be assigned.  </w:t>
      </w:r>
    </w:p>
    <w:p w14:paraId="183E25BB" w14:textId="77777777" w:rsidR="00BC2499" w:rsidRPr="00C04550" w:rsidRDefault="00BC2499" w:rsidP="00BC2499">
      <w:pPr>
        <w:widowControl w:val="0"/>
        <w:autoSpaceDE w:val="0"/>
        <w:autoSpaceDN w:val="0"/>
        <w:adjustRightInd w:val="0"/>
        <w:spacing w:after="240"/>
        <w:jc w:val="both"/>
        <w:rPr>
          <w:rFonts w:cs="Times"/>
          <w:sz w:val="24"/>
          <w:szCs w:val="26"/>
        </w:rPr>
      </w:pPr>
    </w:p>
    <w:p w14:paraId="233A26D1" w14:textId="6C246C6C" w:rsidR="00BC2499" w:rsidRDefault="00BC2499" w:rsidP="0063031F">
      <w:pPr>
        <w:pStyle w:val="ListParagraph"/>
        <w:widowControl w:val="0"/>
        <w:numPr>
          <w:ilvl w:val="0"/>
          <w:numId w:val="22"/>
        </w:numPr>
        <w:autoSpaceDE w:val="0"/>
        <w:autoSpaceDN w:val="0"/>
        <w:adjustRightInd w:val="0"/>
        <w:spacing w:after="240"/>
        <w:jc w:val="both"/>
        <w:rPr>
          <w:rFonts w:cs="Times"/>
          <w:sz w:val="24"/>
          <w:szCs w:val="26"/>
        </w:rPr>
      </w:pPr>
      <w:r w:rsidRPr="005A778A">
        <w:rPr>
          <w:rFonts w:ascii="Inconsolata" w:hAnsi="Inconsolata"/>
          <w:b/>
          <w:color w:val="7F7F7F" w:themeColor="text1" w:themeTint="80"/>
          <w:sz w:val="28"/>
        </w:rPr>
        <w:t>Ewald</w:t>
      </w:r>
      <w:r w:rsidR="00D637F7">
        <w:rPr>
          <w:rFonts w:cs="Times"/>
          <w:sz w:val="24"/>
          <w:szCs w:val="26"/>
        </w:rPr>
        <w:t>: Consider</w:t>
      </w:r>
      <w:r>
        <w:rPr>
          <w:rFonts w:cs="Times"/>
          <w:sz w:val="24"/>
          <w:szCs w:val="26"/>
        </w:rPr>
        <w:t>s standard Ewald summation method for electrostatic calculation.</w:t>
      </w:r>
    </w:p>
    <w:p w14:paraId="08EFD607" w14:textId="77777777" w:rsidR="00BC2499" w:rsidRDefault="00BC2499" w:rsidP="00BC2499">
      <w:pPr>
        <w:pStyle w:val="ListParagraph"/>
        <w:widowControl w:val="0"/>
        <w:autoSpaceDE w:val="0"/>
        <w:autoSpaceDN w:val="0"/>
        <w:adjustRightInd w:val="0"/>
        <w:spacing w:after="240"/>
        <w:rPr>
          <w:rFonts w:cs="Times"/>
          <w:sz w:val="24"/>
          <w:szCs w:val="26"/>
        </w:rPr>
      </w:pPr>
    </w:p>
    <w:p w14:paraId="73F28390" w14:textId="352D16CE" w:rsidR="00BC2499" w:rsidRPr="005A778A" w:rsidRDefault="00BC2499" w:rsidP="0063031F">
      <w:pPr>
        <w:pStyle w:val="ListParagraph"/>
        <w:widowControl w:val="0"/>
        <w:numPr>
          <w:ilvl w:val="1"/>
          <w:numId w:val="22"/>
        </w:numPr>
        <w:autoSpaceDE w:val="0"/>
        <w:autoSpaceDN w:val="0"/>
        <w:adjustRightInd w:val="0"/>
        <w:spacing w:after="240"/>
        <w:jc w:val="both"/>
        <w:rPr>
          <w:rFonts w:cs="Times"/>
          <w:sz w:val="24"/>
          <w:szCs w:val="26"/>
        </w:rPr>
      </w:pPr>
      <w:r w:rsidRPr="005A778A">
        <w:rPr>
          <w:rFonts w:cs="Times"/>
        </w:rPr>
        <w:t>Value 1: &lt;BOOLEAN&gt; –</w:t>
      </w:r>
      <w:r>
        <w:rPr>
          <w:rFonts w:cs="Times"/>
        </w:rPr>
        <w:t xml:space="preserve"> </w:t>
      </w:r>
      <w:r w:rsidR="00170FFE">
        <w:rPr>
          <w:rFonts w:cs="Times"/>
        </w:rPr>
        <w:t>“t</w:t>
      </w:r>
      <w:r>
        <w:rPr>
          <w:rFonts w:cs="Times"/>
        </w:rPr>
        <w:t>rue</w:t>
      </w:r>
      <w:r w:rsidR="00170FFE">
        <w:rPr>
          <w:rFonts w:cs="Times"/>
        </w:rPr>
        <w:t>”</w:t>
      </w:r>
      <w:r>
        <w:rPr>
          <w:rFonts w:cs="Times"/>
        </w:rPr>
        <w:t xml:space="preserve"> if Ewald summation calculation needs to be considered and </w:t>
      </w:r>
      <w:r w:rsidR="00170FFE">
        <w:rPr>
          <w:rFonts w:cs="Times"/>
        </w:rPr>
        <w:t>“</w:t>
      </w:r>
      <w:r>
        <w:rPr>
          <w:rFonts w:cs="Times"/>
        </w:rPr>
        <w:t>false</w:t>
      </w:r>
      <w:r w:rsidR="00170FFE">
        <w:rPr>
          <w:rFonts w:cs="Times"/>
        </w:rPr>
        <w:t>”</w:t>
      </w:r>
      <w:r>
        <w:rPr>
          <w:rFonts w:cs="Times"/>
        </w:rPr>
        <w:t xml:space="preserve"> if not.</w:t>
      </w:r>
    </w:p>
    <w:p w14:paraId="39AE0DEB" w14:textId="77777777" w:rsidR="00BC2499" w:rsidRPr="005A778A" w:rsidRDefault="00BC2499" w:rsidP="00BC2499">
      <w:pPr>
        <w:pStyle w:val="ListParagraph"/>
        <w:widowControl w:val="0"/>
        <w:autoSpaceDE w:val="0"/>
        <w:autoSpaceDN w:val="0"/>
        <w:adjustRightInd w:val="0"/>
        <w:spacing w:after="240"/>
        <w:ind w:left="1440"/>
        <w:rPr>
          <w:rFonts w:cs="Times"/>
          <w:sz w:val="24"/>
          <w:szCs w:val="26"/>
        </w:rPr>
      </w:pPr>
    </w:p>
    <w:p w14:paraId="6558CBB5" w14:textId="77777777" w:rsidR="00BC2499" w:rsidRPr="00DE4888" w:rsidRDefault="00BC2499" w:rsidP="00BC2499">
      <w:pPr>
        <w:pStyle w:val="ListParagraph"/>
        <w:widowControl w:val="0"/>
        <w:autoSpaceDE w:val="0"/>
        <w:autoSpaceDN w:val="0"/>
        <w:adjustRightInd w:val="0"/>
        <w:spacing w:after="240"/>
        <w:rPr>
          <w:rFonts w:cs="Times"/>
          <w:i/>
          <w:highlight w:val="yellow"/>
        </w:rPr>
      </w:pPr>
      <w:r w:rsidRPr="00DE4888">
        <w:rPr>
          <w:rFonts w:cs="Times"/>
          <w:i/>
          <w:highlight w:val="yellow"/>
        </w:rPr>
        <w:t>Warning:</w:t>
      </w:r>
    </w:p>
    <w:p w14:paraId="1A8BC8B5" w14:textId="0600F393" w:rsidR="00BC2499" w:rsidRDefault="00BC2499" w:rsidP="00BC2499">
      <w:pPr>
        <w:pStyle w:val="ListParagraph"/>
        <w:widowControl w:val="0"/>
        <w:autoSpaceDE w:val="0"/>
        <w:autoSpaceDN w:val="0"/>
        <w:adjustRightInd w:val="0"/>
        <w:spacing w:after="240"/>
        <w:jc w:val="both"/>
        <w:rPr>
          <w:rFonts w:cs="Times"/>
        </w:rPr>
      </w:pPr>
      <w:r w:rsidRPr="00DE4888">
        <w:rPr>
          <w:rFonts w:cs="Times"/>
          <w:highlight w:val="yellow"/>
        </w:rPr>
        <w:t xml:space="preserve">By default, </w:t>
      </w:r>
      <w:proofErr w:type="spellStart"/>
      <w:r w:rsidRPr="00DE4888">
        <w:rPr>
          <w:rFonts w:ascii="Inconsolata" w:hAnsi="Inconsolata"/>
          <w:b/>
          <w:color w:val="7F7F7F" w:themeColor="text1" w:themeTint="80"/>
          <w:highlight w:val="yellow"/>
        </w:rPr>
        <w:t>ElectroStatic</w:t>
      </w:r>
      <w:proofErr w:type="spellEnd"/>
      <w:r w:rsidRPr="00DE4888">
        <w:rPr>
          <w:rFonts w:cs="Times"/>
          <w:highlight w:val="yellow"/>
        </w:rPr>
        <w:t xml:space="preserve"> will be set to true if Ewald summation method was used to calculate coulomb interaction.</w:t>
      </w:r>
      <w:r w:rsidR="00170FFE">
        <w:rPr>
          <w:rFonts w:cs="Times"/>
        </w:rPr>
        <w:t xml:space="preserve"> </w:t>
      </w:r>
    </w:p>
    <w:p w14:paraId="52228076" w14:textId="77777777" w:rsidR="00FE068E" w:rsidRDefault="00FE068E" w:rsidP="00BC2499">
      <w:pPr>
        <w:pStyle w:val="ListParagraph"/>
        <w:widowControl w:val="0"/>
        <w:autoSpaceDE w:val="0"/>
        <w:autoSpaceDN w:val="0"/>
        <w:adjustRightInd w:val="0"/>
        <w:spacing w:after="240"/>
        <w:jc w:val="both"/>
        <w:rPr>
          <w:rFonts w:cs="Times"/>
        </w:rPr>
      </w:pPr>
    </w:p>
    <w:p w14:paraId="02BE6DE1" w14:textId="77777777" w:rsidR="00A31FDE" w:rsidRPr="00DE4888" w:rsidRDefault="00A31FDE" w:rsidP="00BC2499">
      <w:pPr>
        <w:pStyle w:val="ListParagraph"/>
        <w:widowControl w:val="0"/>
        <w:autoSpaceDE w:val="0"/>
        <w:autoSpaceDN w:val="0"/>
        <w:adjustRightInd w:val="0"/>
        <w:spacing w:after="240"/>
        <w:jc w:val="both"/>
        <w:rPr>
          <w:rFonts w:cs="Times"/>
        </w:rPr>
      </w:pPr>
    </w:p>
    <w:p w14:paraId="42C78B52" w14:textId="20EA26E7" w:rsidR="00FE068E" w:rsidRDefault="00D637F7" w:rsidP="0063031F">
      <w:pPr>
        <w:pStyle w:val="ListParagraph"/>
        <w:widowControl w:val="0"/>
        <w:numPr>
          <w:ilvl w:val="0"/>
          <w:numId w:val="22"/>
        </w:numPr>
        <w:autoSpaceDE w:val="0"/>
        <w:autoSpaceDN w:val="0"/>
        <w:adjustRightInd w:val="0"/>
        <w:spacing w:after="240"/>
        <w:jc w:val="both"/>
        <w:rPr>
          <w:rFonts w:cs="Times"/>
          <w:sz w:val="24"/>
          <w:szCs w:val="26"/>
        </w:rPr>
      </w:pPr>
      <w:proofErr w:type="spellStart"/>
      <w:r>
        <w:rPr>
          <w:rFonts w:ascii="Inconsolata" w:hAnsi="Inconsolata"/>
          <w:b/>
          <w:color w:val="7F7F7F" w:themeColor="text1" w:themeTint="80"/>
          <w:sz w:val="28"/>
        </w:rPr>
        <w:t>CachedFourier</w:t>
      </w:r>
      <w:proofErr w:type="spellEnd"/>
      <w:r>
        <w:rPr>
          <w:rFonts w:cs="Times"/>
          <w:sz w:val="24"/>
          <w:szCs w:val="26"/>
        </w:rPr>
        <w:t>: Consider</w:t>
      </w:r>
      <w:r w:rsidR="00FE068E">
        <w:rPr>
          <w:rFonts w:cs="Times"/>
          <w:sz w:val="24"/>
          <w:szCs w:val="26"/>
        </w:rPr>
        <w:t xml:space="preserve">s </w:t>
      </w:r>
      <w:r>
        <w:rPr>
          <w:rFonts w:cs="Times"/>
          <w:sz w:val="24"/>
          <w:szCs w:val="26"/>
        </w:rPr>
        <w:t xml:space="preserve">storing the </w:t>
      </w:r>
      <w:r w:rsidR="00170FFE">
        <w:rPr>
          <w:rFonts w:cs="Times"/>
          <w:sz w:val="24"/>
          <w:szCs w:val="26"/>
        </w:rPr>
        <w:t>reciprocal terms for E</w:t>
      </w:r>
      <w:r>
        <w:rPr>
          <w:rFonts w:cs="Times"/>
          <w:sz w:val="24"/>
          <w:szCs w:val="26"/>
        </w:rPr>
        <w:t xml:space="preserve">wald summation </w:t>
      </w:r>
      <w:r w:rsidR="00A31FDE">
        <w:rPr>
          <w:rFonts w:cs="Times"/>
          <w:sz w:val="24"/>
          <w:szCs w:val="26"/>
        </w:rPr>
        <w:t>calculation</w:t>
      </w:r>
      <w:r>
        <w:rPr>
          <w:rFonts w:cs="Times"/>
          <w:sz w:val="24"/>
          <w:szCs w:val="26"/>
        </w:rPr>
        <w:t xml:space="preserve"> in order to improve </w:t>
      </w:r>
      <w:r w:rsidR="00170FFE">
        <w:rPr>
          <w:rFonts w:cs="Times"/>
          <w:sz w:val="24"/>
          <w:szCs w:val="26"/>
        </w:rPr>
        <w:t xml:space="preserve">the </w:t>
      </w:r>
      <w:r>
        <w:rPr>
          <w:rFonts w:cs="Times"/>
          <w:sz w:val="24"/>
          <w:szCs w:val="26"/>
        </w:rPr>
        <w:t>code performance</w:t>
      </w:r>
      <w:r w:rsidR="00FE068E">
        <w:rPr>
          <w:rFonts w:cs="Times"/>
          <w:sz w:val="24"/>
          <w:szCs w:val="26"/>
        </w:rPr>
        <w:t>.</w:t>
      </w:r>
      <w:r w:rsidR="00170FFE">
        <w:rPr>
          <w:rFonts w:cs="Times"/>
          <w:sz w:val="24"/>
          <w:szCs w:val="26"/>
        </w:rPr>
        <w:t xml:space="preserve">  This option would increase the code performance with the cost of memory usage.</w:t>
      </w:r>
    </w:p>
    <w:p w14:paraId="7C389716" w14:textId="77777777" w:rsidR="00FE068E" w:rsidRDefault="00FE068E" w:rsidP="00FE068E">
      <w:pPr>
        <w:pStyle w:val="ListParagraph"/>
        <w:widowControl w:val="0"/>
        <w:autoSpaceDE w:val="0"/>
        <w:autoSpaceDN w:val="0"/>
        <w:adjustRightInd w:val="0"/>
        <w:spacing w:after="240"/>
        <w:rPr>
          <w:rFonts w:cs="Times"/>
          <w:sz w:val="24"/>
          <w:szCs w:val="26"/>
        </w:rPr>
      </w:pPr>
    </w:p>
    <w:p w14:paraId="22092014" w14:textId="794814A3" w:rsidR="00FE068E" w:rsidRPr="005A778A" w:rsidRDefault="00FE068E" w:rsidP="0063031F">
      <w:pPr>
        <w:pStyle w:val="ListParagraph"/>
        <w:widowControl w:val="0"/>
        <w:numPr>
          <w:ilvl w:val="1"/>
          <w:numId w:val="22"/>
        </w:numPr>
        <w:autoSpaceDE w:val="0"/>
        <w:autoSpaceDN w:val="0"/>
        <w:adjustRightInd w:val="0"/>
        <w:spacing w:after="240"/>
        <w:jc w:val="both"/>
        <w:rPr>
          <w:rFonts w:cs="Times"/>
          <w:sz w:val="24"/>
          <w:szCs w:val="26"/>
        </w:rPr>
      </w:pPr>
      <w:r w:rsidRPr="005A778A">
        <w:rPr>
          <w:rFonts w:cs="Times"/>
        </w:rPr>
        <w:t>Value 1: &lt;BOOLEAN&gt; –</w:t>
      </w:r>
      <w:r>
        <w:rPr>
          <w:rFonts w:cs="Times"/>
        </w:rPr>
        <w:t xml:space="preserve"> </w:t>
      </w:r>
      <w:r w:rsidR="00170FFE">
        <w:rPr>
          <w:rFonts w:cs="Times"/>
        </w:rPr>
        <w:t>“true”</w:t>
      </w:r>
      <w:r w:rsidR="00A31FDE">
        <w:rPr>
          <w:rFonts w:cs="Times"/>
        </w:rPr>
        <w:t xml:space="preserve"> to store reciprocal terms of</w:t>
      </w:r>
      <w:r>
        <w:rPr>
          <w:rFonts w:cs="Times"/>
        </w:rPr>
        <w:t xml:space="preserve"> Ewald summation calculation and </w:t>
      </w:r>
      <w:r w:rsidR="00A31FDE">
        <w:rPr>
          <w:rFonts w:cs="Times"/>
        </w:rPr>
        <w:t>“</w:t>
      </w:r>
      <w:r>
        <w:rPr>
          <w:rFonts w:cs="Times"/>
        </w:rPr>
        <w:t>false</w:t>
      </w:r>
      <w:r w:rsidR="00A31FDE">
        <w:rPr>
          <w:rFonts w:cs="Times"/>
        </w:rPr>
        <w:t>”</w:t>
      </w:r>
      <w:r>
        <w:rPr>
          <w:rFonts w:cs="Times"/>
        </w:rPr>
        <w:t xml:space="preserve"> if not.</w:t>
      </w:r>
    </w:p>
    <w:p w14:paraId="5320671F" w14:textId="77777777" w:rsidR="00FE068E" w:rsidRPr="005A778A" w:rsidRDefault="00FE068E" w:rsidP="00FE068E">
      <w:pPr>
        <w:pStyle w:val="ListParagraph"/>
        <w:widowControl w:val="0"/>
        <w:autoSpaceDE w:val="0"/>
        <w:autoSpaceDN w:val="0"/>
        <w:adjustRightInd w:val="0"/>
        <w:spacing w:after="240"/>
        <w:ind w:left="1440"/>
        <w:rPr>
          <w:rFonts w:cs="Times"/>
          <w:sz w:val="24"/>
          <w:szCs w:val="26"/>
        </w:rPr>
      </w:pPr>
    </w:p>
    <w:p w14:paraId="1D20F185" w14:textId="77777777" w:rsidR="00FE068E" w:rsidRPr="00DE4888" w:rsidRDefault="00FE068E" w:rsidP="00FE068E">
      <w:pPr>
        <w:pStyle w:val="ListParagraph"/>
        <w:widowControl w:val="0"/>
        <w:autoSpaceDE w:val="0"/>
        <w:autoSpaceDN w:val="0"/>
        <w:adjustRightInd w:val="0"/>
        <w:spacing w:after="240"/>
        <w:rPr>
          <w:rFonts w:cs="Times"/>
          <w:i/>
          <w:highlight w:val="yellow"/>
        </w:rPr>
      </w:pPr>
      <w:r w:rsidRPr="00DE4888">
        <w:rPr>
          <w:rFonts w:cs="Times"/>
          <w:i/>
          <w:highlight w:val="yellow"/>
        </w:rPr>
        <w:t>Warning:</w:t>
      </w:r>
    </w:p>
    <w:p w14:paraId="7F9F7515" w14:textId="44A13674" w:rsidR="00BC2499" w:rsidRDefault="00FE068E" w:rsidP="00FE068E">
      <w:pPr>
        <w:pStyle w:val="ListParagraph"/>
        <w:widowControl w:val="0"/>
        <w:autoSpaceDE w:val="0"/>
        <w:autoSpaceDN w:val="0"/>
        <w:adjustRightInd w:val="0"/>
        <w:spacing w:after="240"/>
        <w:jc w:val="both"/>
        <w:rPr>
          <w:rFonts w:cs="Times"/>
        </w:rPr>
      </w:pPr>
      <w:r w:rsidRPr="00DE4888">
        <w:rPr>
          <w:rFonts w:cs="Times"/>
          <w:highlight w:val="yellow"/>
        </w:rPr>
        <w:t xml:space="preserve">By default, </w:t>
      </w:r>
      <w:proofErr w:type="spellStart"/>
      <w:r w:rsidR="00A31FDE" w:rsidRPr="00A31FDE">
        <w:rPr>
          <w:rFonts w:ascii="Inconsolata" w:hAnsi="Inconsolata"/>
          <w:b/>
          <w:color w:val="7F7F7F" w:themeColor="text1" w:themeTint="80"/>
          <w:sz w:val="28"/>
          <w:highlight w:val="yellow"/>
        </w:rPr>
        <w:t>CachedFourier</w:t>
      </w:r>
      <w:proofErr w:type="spellEnd"/>
      <w:r w:rsidR="00A31FDE" w:rsidRPr="00A31FDE">
        <w:rPr>
          <w:rFonts w:cs="Times"/>
          <w:highlight w:val="yellow"/>
        </w:rPr>
        <w:t xml:space="preserve"> </w:t>
      </w:r>
      <w:r w:rsidRPr="00DE4888">
        <w:rPr>
          <w:rFonts w:cs="Times"/>
          <w:highlight w:val="yellow"/>
        </w:rPr>
        <w:t xml:space="preserve">will be set to </w:t>
      </w:r>
      <w:r w:rsidR="00D8269C">
        <w:rPr>
          <w:rFonts w:cs="Times"/>
          <w:highlight w:val="yellow"/>
        </w:rPr>
        <w:t>“</w:t>
      </w:r>
      <w:r w:rsidRPr="00DE4888">
        <w:rPr>
          <w:rFonts w:cs="Times"/>
          <w:highlight w:val="yellow"/>
        </w:rPr>
        <w:t>true</w:t>
      </w:r>
      <w:r w:rsidR="00D8269C">
        <w:rPr>
          <w:rFonts w:cs="Times"/>
          <w:highlight w:val="yellow"/>
        </w:rPr>
        <w:t>”</w:t>
      </w:r>
      <w:r w:rsidRPr="00DE4888">
        <w:rPr>
          <w:rFonts w:cs="Times"/>
          <w:highlight w:val="yellow"/>
        </w:rPr>
        <w:t xml:space="preserve"> if</w:t>
      </w:r>
      <w:r w:rsidR="00A31FDE">
        <w:rPr>
          <w:rFonts w:cs="Times"/>
          <w:highlight w:val="yellow"/>
        </w:rPr>
        <w:t xml:space="preserve"> no value was set</w:t>
      </w:r>
      <w:r w:rsidRPr="00DE4888">
        <w:rPr>
          <w:rFonts w:cs="Times"/>
          <w:highlight w:val="yellow"/>
        </w:rPr>
        <w:t>.</w:t>
      </w:r>
    </w:p>
    <w:p w14:paraId="33BA077F" w14:textId="77777777" w:rsidR="00A31FDE" w:rsidRPr="00FE068E" w:rsidRDefault="00A31FDE" w:rsidP="00FE068E">
      <w:pPr>
        <w:pStyle w:val="ListParagraph"/>
        <w:widowControl w:val="0"/>
        <w:autoSpaceDE w:val="0"/>
        <w:autoSpaceDN w:val="0"/>
        <w:adjustRightInd w:val="0"/>
        <w:spacing w:after="240"/>
        <w:jc w:val="both"/>
        <w:rPr>
          <w:rFonts w:cs="Times"/>
        </w:rPr>
      </w:pPr>
    </w:p>
    <w:p w14:paraId="151FD78B" w14:textId="77777777" w:rsidR="00D8269C" w:rsidRDefault="00BC2499" w:rsidP="0063031F">
      <w:pPr>
        <w:pStyle w:val="ListParagraph"/>
        <w:widowControl w:val="0"/>
        <w:numPr>
          <w:ilvl w:val="0"/>
          <w:numId w:val="22"/>
        </w:numPr>
        <w:autoSpaceDE w:val="0"/>
        <w:autoSpaceDN w:val="0"/>
        <w:adjustRightInd w:val="0"/>
        <w:spacing w:after="240"/>
        <w:jc w:val="both"/>
        <w:rPr>
          <w:rFonts w:cs="Times"/>
          <w:sz w:val="24"/>
          <w:szCs w:val="26"/>
        </w:rPr>
      </w:pPr>
      <w:r>
        <w:rPr>
          <w:rFonts w:ascii="Inconsolata" w:hAnsi="Inconsolata"/>
          <w:b/>
          <w:color w:val="7F7F7F" w:themeColor="text1" w:themeTint="80"/>
          <w:sz w:val="28"/>
        </w:rPr>
        <w:t>Tolerance</w:t>
      </w:r>
      <w:r>
        <w:rPr>
          <w:rFonts w:cs="Times"/>
          <w:sz w:val="24"/>
          <w:szCs w:val="26"/>
        </w:rPr>
        <w:t>: Specifies the accuracy of the Ewald summation calculation. Ewald separation parameter and number of reciprocal vectors for the Ewald summation are determined based on the accuracy parameter.</w:t>
      </w:r>
    </w:p>
    <w:p w14:paraId="731365E2" w14:textId="77777777" w:rsidR="00D8269C" w:rsidRDefault="00D8269C" w:rsidP="00D8269C">
      <w:pPr>
        <w:pStyle w:val="ListParagraph"/>
        <w:widowControl w:val="0"/>
        <w:autoSpaceDE w:val="0"/>
        <w:autoSpaceDN w:val="0"/>
        <w:adjustRightInd w:val="0"/>
        <w:spacing w:after="240"/>
        <w:jc w:val="both"/>
        <w:rPr>
          <w:rFonts w:cs="Times"/>
          <w:sz w:val="24"/>
          <w:szCs w:val="26"/>
        </w:rPr>
      </w:pPr>
    </w:p>
    <w:p w14:paraId="33C00B20" w14:textId="019CAFDD" w:rsidR="00BC2499" w:rsidRPr="00D8269C" w:rsidRDefault="00BC2499" w:rsidP="0063031F">
      <w:pPr>
        <w:pStyle w:val="ListParagraph"/>
        <w:widowControl w:val="0"/>
        <w:numPr>
          <w:ilvl w:val="1"/>
          <w:numId w:val="22"/>
        </w:numPr>
        <w:autoSpaceDE w:val="0"/>
        <w:autoSpaceDN w:val="0"/>
        <w:adjustRightInd w:val="0"/>
        <w:spacing w:after="240"/>
        <w:jc w:val="both"/>
        <w:rPr>
          <w:rFonts w:cs="Times"/>
          <w:sz w:val="24"/>
          <w:szCs w:val="26"/>
        </w:rPr>
      </w:pPr>
      <w:r w:rsidRPr="00D8269C">
        <w:rPr>
          <w:rFonts w:cs="Times"/>
        </w:rPr>
        <w:t>Value 1: &lt;</w:t>
      </w:r>
      <w:r w:rsidRPr="00D8269C">
        <w:rPr>
          <w:rFonts w:cs="Times"/>
          <w:szCs w:val="26"/>
        </w:rPr>
        <w:t xml:space="preserve"> DOUBLE</w:t>
      </w:r>
      <w:r w:rsidRPr="00D8269C">
        <w:rPr>
          <w:rFonts w:cs="Times"/>
        </w:rPr>
        <w:t xml:space="preserve"> &gt; – Sets the accuracy in Ewald summation calculation. A reasonable value for the accuracy is 0.00001.</w:t>
      </w:r>
    </w:p>
    <w:p w14:paraId="77B2DD20" w14:textId="77777777" w:rsidR="00D8269C" w:rsidRPr="009F5712" w:rsidRDefault="00D8269C" w:rsidP="00D8269C">
      <w:pPr>
        <w:pStyle w:val="ListParagraph"/>
        <w:widowControl w:val="0"/>
        <w:autoSpaceDE w:val="0"/>
        <w:autoSpaceDN w:val="0"/>
        <w:adjustRightInd w:val="0"/>
        <w:spacing w:after="240"/>
        <w:ind w:left="1440"/>
        <w:rPr>
          <w:highlight w:val="yellow"/>
        </w:rPr>
      </w:pPr>
    </w:p>
    <w:p w14:paraId="6977AA9B" w14:textId="77777777" w:rsidR="00BC2499" w:rsidRPr="00DE4888" w:rsidRDefault="00BC2499" w:rsidP="00BC2499">
      <w:pPr>
        <w:pStyle w:val="ListParagraph"/>
        <w:widowControl w:val="0"/>
        <w:autoSpaceDE w:val="0"/>
        <w:autoSpaceDN w:val="0"/>
        <w:adjustRightInd w:val="0"/>
        <w:spacing w:after="240"/>
        <w:rPr>
          <w:rFonts w:cs="Times"/>
          <w:i/>
          <w:highlight w:val="yellow"/>
        </w:rPr>
      </w:pPr>
      <w:r w:rsidRPr="00DE4888">
        <w:rPr>
          <w:rFonts w:cs="Times"/>
          <w:i/>
          <w:highlight w:val="yellow"/>
        </w:rPr>
        <w:t>Warning:</w:t>
      </w:r>
    </w:p>
    <w:p w14:paraId="2ED8F04D" w14:textId="77777777" w:rsidR="00BC2499" w:rsidRDefault="00BC2499" w:rsidP="00BC2499">
      <w:pPr>
        <w:pStyle w:val="ListParagraph"/>
        <w:widowControl w:val="0"/>
        <w:autoSpaceDE w:val="0"/>
        <w:autoSpaceDN w:val="0"/>
        <w:adjustRightInd w:val="0"/>
        <w:spacing w:after="240"/>
        <w:jc w:val="both"/>
        <w:rPr>
          <w:rFonts w:cs="Times"/>
        </w:rPr>
      </w:pPr>
      <w:r w:rsidRPr="00DE4888">
        <w:rPr>
          <w:rFonts w:cs="Times"/>
          <w:highlight w:val="yellow"/>
        </w:rPr>
        <w:t xml:space="preserve">If “Ewald” was chosen and no value was set for </w:t>
      </w:r>
      <w:r w:rsidRPr="00DE4888">
        <w:rPr>
          <w:rFonts w:ascii="Inconsolata" w:hAnsi="Inconsolata"/>
          <w:b/>
          <w:color w:val="7F7F7F" w:themeColor="text1" w:themeTint="80"/>
          <w:highlight w:val="yellow"/>
        </w:rPr>
        <w:t>Tolerance</w:t>
      </w:r>
      <w:r w:rsidRPr="00DE4888">
        <w:rPr>
          <w:rFonts w:cs="Times"/>
          <w:highlight w:val="yellow"/>
        </w:rPr>
        <w:t>,</w:t>
      </w:r>
      <w:r>
        <w:rPr>
          <w:rFonts w:cs="Times"/>
          <w:highlight w:val="yellow"/>
        </w:rPr>
        <w:t xml:space="preserve"> the</w:t>
      </w:r>
      <w:r w:rsidRPr="00DE4888">
        <w:rPr>
          <w:rFonts w:cs="Times"/>
          <w:highlight w:val="yellow"/>
        </w:rPr>
        <w:t xml:space="preserve"> program will be terminated.</w:t>
      </w:r>
    </w:p>
    <w:p w14:paraId="4AA2C2A2" w14:textId="77777777" w:rsidR="00D8269C" w:rsidRDefault="00D8269C" w:rsidP="00BC2499">
      <w:pPr>
        <w:pStyle w:val="ListParagraph"/>
        <w:widowControl w:val="0"/>
        <w:autoSpaceDE w:val="0"/>
        <w:autoSpaceDN w:val="0"/>
        <w:adjustRightInd w:val="0"/>
        <w:spacing w:after="240"/>
        <w:jc w:val="both"/>
        <w:rPr>
          <w:rFonts w:cs="Times"/>
        </w:rPr>
      </w:pPr>
    </w:p>
    <w:p w14:paraId="4A387C93" w14:textId="77777777" w:rsidR="00D8269C" w:rsidRDefault="00D8269C" w:rsidP="00BC2499">
      <w:pPr>
        <w:pStyle w:val="ListParagraph"/>
        <w:widowControl w:val="0"/>
        <w:autoSpaceDE w:val="0"/>
        <w:autoSpaceDN w:val="0"/>
        <w:adjustRightInd w:val="0"/>
        <w:spacing w:after="240"/>
        <w:jc w:val="both"/>
        <w:rPr>
          <w:rFonts w:cs="Times"/>
        </w:rPr>
      </w:pPr>
    </w:p>
    <w:p w14:paraId="53877457" w14:textId="77777777" w:rsidR="00BC2499" w:rsidRDefault="00BC2499" w:rsidP="0063031F">
      <w:pPr>
        <w:pStyle w:val="ListParagraph"/>
        <w:widowControl w:val="0"/>
        <w:numPr>
          <w:ilvl w:val="0"/>
          <w:numId w:val="22"/>
        </w:numPr>
        <w:autoSpaceDE w:val="0"/>
        <w:autoSpaceDN w:val="0"/>
        <w:adjustRightInd w:val="0"/>
        <w:spacing w:after="240"/>
        <w:jc w:val="both"/>
        <w:rPr>
          <w:rFonts w:cs="Times"/>
          <w:sz w:val="24"/>
          <w:szCs w:val="26"/>
        </w:rPr>
      </w:pPr>
      <w:proofErr w:type="spellStart"/>
      <w:r>
        <w:rPr>
          <w:rFonts w:ascii="Inconsolata" w:hAnsi="Inconsolata"/>
          <w:b/>
          <w:color w:val="7F7F7F" w:themeColor="text1" w:themeTint="80"/>
          <w:sz w:val="28"/>
        </w:rPr>
        <w:t>PressureCalc</w:t>
      </w:r>
      <w:proofErr w:type="spellEnd"/>
      <w:r>
        <w:rPr>
          <w:rFonts w:cs="Times"/>
          <w:sz w:val="24"/>
          <w:szCs w:val="26"/>
        </w:rPr>
        <w:t>: Considers to calculate the pressure or not.  If it is set to true, the frequency of pressure calculation need to be set.</w:t>
      </w:r>
    </w:p>
    <w:p w14:paraId="0E871A8E" w14:textId="77777777" w:rsidR="00BC2499" w:rsidRDefault="00BC2499" w:rsidP="00BC2499">
      <w:pPr>
        <w:pStyle w:val="ListParagraph"/>
        <w:widowControl w:val="0"/>
        <w:autoSpaceDE w:val="0"/>
        <w:autoSpaceDN w:val="0"/>
        <w:adjustRightInd w:val="0"/>
        <w:spacing w:after="240"/>
        <w:rPr>
          <w:rFonts w:cs="Times"/>
          <w:sz w:val="24"/>
          <w:szCs w:val="26"/>
        </w:rPr>
      </w:pPr>
    </w:p>
    <w:p w14:paraId="7012711B" w14:textId="77777777" w:rsidR="00BC2499" w:rsidRPr="00551909" w:rsidRDefault="00BC2499" w:rsidP="0063031F">
      <w:pPr>
        <w:pStyle w:val="ListParagraph"/>
        <w:widowControl w:val="0"/>
        <w:numPr>
          <w:ilvl w:val="0"/>
          <w:numId w:val="27"/>
        </w:numPr>
        <w:autoSpaceDE w:val="0"/>
        <w:autoSpaceDN w:val="0"/>
        <w:adjustRightInd w:val="0"/>
        <w:spacing w:after="240"/>
        <w:jc w:val="both"/>
        <w:rPr>
          <w:rFonts w:cs="Times"/>
        </w:rPr>
      </w:pPr>
      <w:r w:rsidRPr="00551909">
        <w:rPr>
          <w:rFonts w:cs="Times"/>
        </w:rPr>
        <w:t>Value 1: &lt;</w:t>
      </w:r>
      <w:r w:rsidRPr="00551909">
        <w:rPr>
          <w:rFonts w:cs="Times"/>
          <w:szCs w:val="26"/>
        </w:rPr>
        <w:t xml:space="preserve"> </w:t>
      </w:r>
      <w:r>
        <w:rPr>
          <w:rFonts w:cs="Times"/>
          <w:szCs w:val="26"/>
        </w:rPr>
        <w:t>BOOLEAN</w:t>
      </w:r>
      <w:r w:rsidRPr="00551909">
        <w:rPr>
          <w:rFonts w:cs="Times"/>
        </w:rPr>
        <w:t xml:space="preserve"> &gt; </w:t>
      </w:r>
      <w:proofErr w:type="gramStart"/>
      <w:r w:rsidRPr="00551909">
        <w:rPr>
          <w:rFonts w:cs="Times"/>
        </w:rPr>
        <w:t>–</w:t>
      </w:r>
      <w:r>
        <w:rPr>
          <w:rFonts w:cs="Times"/>
        </w:rPr>
        <w:t>“</w:t>
      </w:r>
      <w:proofErr w:type="gramEnd"/>
      <w:r>
        <w:rPr>
          <w:rFonts w:cs="Times"/>
        </w:rPr>
        <w:t>True” enabling pressure calculation during the simulation, “false“ disabling pressure calculation.</w:t>
      </w:r>
    </w:p>
    <w:p w14:paraId="0E8A0981" w14:textId="77777777" w:rsidR="00BC2499" w:rsidRDefault="00BC2499" w:rsidP="00BC2499">
      <w:pPr>
        <w:pStyle w:val="ListParagraph"/>
      </w:pPr>
    </w:p>
    <w:p w14:paraId="609B5488" w14:textId="77777777" w:rsidR="00BC2499" w:rsidRPr="00551909" w:rsidRDefault="00BC2499" w:rsidP="0063031F">
      <w:pPr>
        <w:pStyle w:val="ListParagraph"/>
        <w:widowControl w:val="0"/>
        <w:numPr>
          <w:ilvl w:val="0"/>
          <w:numId w:val="27"/>
        </w:numPr>
        <w:autoSpaceDE w:val="0"/>
        <w:autoSpaceDN w:val="0"/>
        <w:adjustRightInd w:val="0"/>
        <w:spacing w:after="240"/>
        <w:jc w:val="both"/>
        <w:rPr>
          <w:rFonts w:cs="Times"/>
        </w:rPr>
      </w:pPr>
      <w:r>
        <w:rPr>
          <w:rFonts w:cs="Times"/>
        </w:rPr>
        <w:t>Value 2</w:t>
      </w:r>
      <w:r w:rsidRPr="00551909">
        <w:rPr>
          <w:rFonts w:cs="Times"/>
        </w:rPr>
        <w:t>: &lt;</w:t>
      </w:r>
      <w:r w:rsidRPr="00551909">
        <w:rPr>
          <w:rFonts w:cs="Times"/>
          <w:szCs w:val="26"/>
        </w:rPr>
        <w:t xml:space="preserve"> </w:t>
      </w:r>
      <w:r>
        <w:rPr>
          <w:rFonts w:cs="Times"/>
          <w:szCs w:val="26"/>
        </w:rPr>
        <w:t>ULONG</w:t>
      </w:r>
      <w:r w:rsidRPr="00551909">
        <w:rPr>
          <w:rFonts w:cs="Times"/>
        </w:rPr>
        <w:t xml:space="preserve"> &gt; –</w:t>
      </w:r>
      <w:r>
        <w:rPr>
          <w:rFonts w:cs="Times"/>
        </w:rPr>
        <w:t>The frequency of calculating the pressure.</w:t>
      </w:r>
    </w:p>
    <w:p w14:paraId="4206C7DD" w14:textId="77777777" w:rsidR="00BC2499" w:rsidRDefault="00BC2499" w:rsidP="00BC2499">
      <w:pPr>
        <w:pStyle w:val="ListParagraph"/>
        <w:rPr>
          <w:rFonts w:ascii="Inconsolata" w:hAnsi="Inconsolata"/>
          <w:b/>
          <w:color w:val="7F7F7F" w:themeColor="text1" w:themeTint="80"/>
          <w:sz w:val="28"/>
        </w:rPr>
      </w:pPr>
    </w:p>
    <w:p w14:paraId="192E36B0" w14:textId="77777777" w:rsidR="00BC2499" w:rsidRDefault="00BC2499" w:rsidP="00BC2499">
      <w:pPr>
        <w:pStyle w:val="ListParagraph"/>
        <w:rPr>
          <w:rFonts w:ascii="Inconsolata" w:hAnsi="Inconsolata"/>
          <w:b/>
          <w:color w:val="7F7F7F" w:themeColor="text1" w:themeTint="80"/>
          <w:sz w:val="28"/>
        </w:rPr>
      </w:pPr>
    </w:p>
    <w:p w14:paraId="1CF4C9C4" w14:textId="77777777" w:rsidR="00BC2499" w:rsidRDefault="00BC2499" w:rsidP="0063031F">
      <w:pPr>
        <w:pStyle w:val="ListParagraph"/>
        <w:widowControl w:val="0"/>
        <w:numPr>
          <w:ilvl w:val="0"/>
          <w:numId w:val="22"/>
        </w:numPr>
        <w:autoSpaceDE w:val="0"/>
        <w:autoSpaceDN w:val="0"/>
        <w:adjustRightInd w:val="0"/>
        <w:spacing w:after="240"/>
        <w:jc w:val="both"/>
        <w:rPr>
          <w:rFonts w:cs="Times"/>
          <w:sz w:val="24"/>
          <w:szCs w:val="26"/>
        </w:rPr>
      </w:pPr>
      <w:r>
        <w:rPr>
          <w:rFonts w:ascii="Inconsolata" w:hAnsi="Inconsolata"/>
          <w:b/>
          <w:color w:val="7F7F7F" w:themeColor="text1" w:themeTint="80"/>
          <w:sz w:val="28"/>
        </w:rPr>
        <w:t>1-4scaling</w:t>
      </w:r>
      <w:r>
        <w:rPr>
          <w:rFonts w:cs="Times"/>
          <w:sz w:val="24"/>
          <w:szCs w:val="26"/>
        </w:rPr>
        <w:t>: Defines constant factor to modify 1-4 short range coulomb interaction.</w:t>
      </w:r>
    </w:p>
    <w:p w14:paraId="75ED3725" w14:textId="77777777" w:rsidR="00BC2499" w:rsidRDefault="00BC2499" w:rsidP="00BC2499">
      <w:pPr>
        <w:pStyle w:val="ListParagraph"/>
        <w:widowControl w:val="0"/>
        <w:autoSpaceDE w:val="0"/>
        <w:autoSpaceDN w:val="0"/>
        <w:adjustRightInd w:val="0"/>
        <w:spacing w:after="240"/>
        <w:rPr>
          <w:rFonts w:cs="Times"/>
          <w:sz w:val="24"/>
          <w:szCs w:val="26"/>
        </w:rPr>
      </w:pPr>
    </w:p>
    <w:p w14:paraId="28698991" w14:textId="77777777" w:rsidR="00BC2499" w:rsidRPr="003F33CB" w:rsidRDefault="00BC2499" w:rsidP="0063031F">
      <w:pPr>
        <w:pStyle w:val="ListParagraph"/>
        <w:widowControl w:val="0"/>
        <w:numPr>
          <w:ilvl w:val="0"/>
          <w:numId w:val="25"/>
        </w:numPr>
        <w:autoSpaceDE w:val="0"/>
        <w:autoSpaceDN w:val="0"/>
        <w:adjustRightInd w:val="0"/>
        <w:spacing w:after="240"/>
        <w:jc w:val="both"/>
        <w:rPr>
          <w:rFonts w:cs="Times"/>
          <w:sz w:val="24"/>
          <w:szCs w:val="26"/>
        </w:rPr>
      </w:pPr>
      <w:r w:rsidRPr="003F33CB">
        <w:rPr>
          <w:rFonts w:cs="Times"/>
        </w:rPr>
        <w:t>Value 1: &lt;</w:t>
      </w:r>
      <w:r w:rsidRPr="003F33CB">
        <w:rPr>
          <w:rFonts w:cs="Times"/>
          <w:szCs w:val="26"/>
        </w:rPr>
        <w:t xml:space="preserve"> DOUBLE</w:t>
      </w:r>
      <w:r w:rsidRPr="003F33CB">
        <w:rPr>
          <w:rFonts w:cs="Times"/>
        </w:rPr>
        <w:t xml:space="preserve"> &gt; –</w:t>
      </w:r>
      <w:r>
        <w:rPr>
          <w:rFonts w:cs="Times"/>
        </w:rPr>
        <w:t>A fraction number between 0.0 and 1.0 that sets 1-4 scaling factor</w:t>
      </w:r>
      <w:r w:rsidRPr="003F33CB">
        <w:rPr>
          <w:rFonts w:cs="Times"/>
        </w:rPr>
        <w:t>.</w:t>
      </w:r>
    </w:p>
    <w:p w14:paraId="73CF54B7" w14:textId="77777777" w:rsidR="00BC2499" w:rsidRDefault="00BC2499" w:rsidP="00BC2499">
      <w:pPr>
        <w:widowControl w:val="0"/>
        <w:autoSpaceDE w:val="0"/>
        <w:autoSpaceDN w:val="0"/>
        <w:adjustRightInd w:val="0"/>
        <w:spacing w:after="240"/>
        <w:ind w:left="720"/>
        <w:jc w:val="both"/>
        <w:rPr>
          <w:rFonts w:cs="Times"/>
          <w:i/>
          <w:highlight w:val="yellow"/>
        </w:rPr>
      </w:pPr>
      <w:r w:rsidRPr="00DE4888">
        <w:rPr>
          <w:rFonts w:cs="Times"/>
          <w:i/>
          <w:highlight w:val="yellow"/>
        </w:rPr>
        <w:t>Warning:</w:t>
      </w:r>
    </w:p>
    <w:p w14:paraId="6B7F71A1" w14:textId="681BADC1" w:rsidR="001B16A3" w:rsidRPr="009B5BB1" w:rsidRDefault="00BC2499" w:rsidP="009B5BB1">
      <w:pPr>
        <w:widowControl w:val="0"/>
        <w:autoSpaceDE w:val="0"/>
        <w:autoSpaceDN w:val="0"/>
        <w:adjustRightInd w:val="0"/>
        <w:spacing w:after="240"/>
        <w:ind w:left="720"/>
        <w:jc w:val="both"/>
        <w:rPr>
          <w:rFonts w:cs="Times"/>
          <w:highlight w:val="yellow"/>
        </w:rPr>
      </w:pPr>
      <w:r w:rsidRPr="00DE4888">
        <w:rPr>
          <w:rFonts w:cs="Times"/>
          <w:highlight w:val="yellow"/>
        </w:rPr>
        <w:t xml:space="preserve">CHARMM force field </w:t>
      </w:r>
      <w:r>
        <w:rPr>
          <w:rFonts w:cs="Times"/>
          <w:highlight w:val="yellow"/>
        </w:rPr>
        <w:t>uses a</w:t>
      </w:r>
      <w:r w:rsidRPr="00DE4888">
        <w:rPr>
          <w:rFonts w:cs="Times"/>
          <w:highlight w:val="yellow"/>
        </w:rPr>
        <w:t xml:space="preserve"> value between 0.0 and 1.0</w:t>
      </w:r>
      <w:r>
        <w:rPr>
          <w:rFonts w:cs="Times"/>
          <w:highlight w:val="yellow"/>
        </w:rPr>
        <w:t xml:space="preserve">. </w:t>
      </w:r>
      <w:r w:rsidRPr="00DE4888">
        <w:rPr>
          <w:rFonts w:cs="Times"/>
          <w:highlight w:val="yellow"/>
        </w:rPr>
        <w:t>In EXOTIC force field</w:t>
      </w:r>
      <w:r>
        <w:rPr>
          <w:rFonts w:cs="Times"/>
          <w:highlight w:val="yellow"/>
        </w:rPr>
        <w:t>,</w:t>
      </w:r>
      <w:r w:rsidRPr="00DE4888">
        <w:rPr>
          <w:rFonts w:cs="Times"/>
          <w:highlight w:val="yellow"/>
        </w:rPr>
        <w:t xml:space="preserve"> it needs to be set to 0.0 because 1-4 interaction will not be considered in this force field.</w:t>
      </w:r>
      <w:r>
        <w:rPr>
          <w:rFonts w:cs="Times"/>
          <w:highlight w:val="yellow"/>
        </w:rPr>
        <w:t xml:space="preserve"> </w:t>
      </w:r>
      <w:r w:rsidRPr="00DE4888">
        <w:rPr>
          <w:rFonts w:cs="Times"/>
          <w:highlight w:val="yellow"/>
        </w:rPr>
        <w:t>In MARTINI force field</w:t>
      </w:r>
      <w:r>
        <w:rPr>
          <w:rFonts w:cs="Times"/>
          <w:highlight w:val="yellow"/>
        </w:rPr>
        <w:t>,</w:t>
      </w:r>
      <w:r w:rsidRPr="00DE4888">
        <w:rPr>
          <w:rFonts w:cs="Times"/>
          <w:highlight w:val="yellow"/>
        </w:rPr>
        <w:t xml:space="preserve"> it needs to be set to 1.0 because 1-4 interaction will not be modified in this force field.</w:t>
      </w:r>
    </w:p>
    <w:p w14:paraId="2499D0AA" w14:textId="77777777" w:rsidR="00BC2499" w:rsidRPr="00C219CE" w:rsidRDefault="00BC2499" w:rsidP="00BC2499">
      <w:pPr>
        <w:pStyle w:val="ListParagraph"/>
        <w:widowControl w:val="0"/>
        <w:autoSpaceDE w:val="0"/>
        <w:autoSpaceDN w:val="0"/>
        <w:adjustRightInd w:val="0"/>
        <w:spacing w:after="240" w:line="240" w:lineRule="auto"/>
        <w:rPr>
          <w:rFonts w:cs="Times"/>
          <w:sz w:val="26"/>
          <w:szCs w:val="26"/>
        </w:rPr>
      </w:pPr>
      <w:r w:rsidRPr="00C219CE">
        <w:rPr>
          <w:rFonts w:cs="Times"/>
          <w:szCs w:val="26"/>
        </w:rPr>
        <w:lastRenderedPageBreak/>
        <w:t>Example:</w:t>
      </w:r>
      <w:r w:rsidRPr="00C219CE">
        <w:rPr>
          <w:rFonts w:ascii="Times" w:hAnsi="Times" w:cs="Times"/>
          <w:szCs w:val="26"/>
        </w:rPr>
        <w:br/>
      </w:r>
      <w:r w:rsidRPr="00C219CE">
        <w:rPr>
          <w:rFonts w:ascii="Inconsolata" w:hAnsi="Inconsolata" w:cs="Menlo Regular"/>
          <w:color w:val="000000"/>
          <w:highlight w:val="lightGray"/>
        </w:rPr>
        <w:t>################################</w:t>
      </w:r>
    </w:p>
    <w:p w14:paraId="3BE6CE05" w14:textId="77777777" w:rsidR="00BC2499" w:rsidRPr="00C219CE" w:rsidRDefault="00BC2499" w:rsidP="00BC2499">
      <w:pPr>
        <w:pStyle w:val="ListParagraph"/>
        <w:widowControl w:val="0"/>
        <w:autoSpaceDE w:val="0"/>
        <w:autoSpaceDN w:val="0"/>
        <w:adjustRightInd w:val="0"/>
        <w:spacing w:after="240" w:line="240" w:lineRule="auto"/>
        <w:rPr>
          <w:rFonts w:ascii="Inconsolata" w:hAnsi="Inconsolata" w:cs="Menlo Regular"/>
          <w:color w:val="000000"/>
          <w:highlight w:val="lightGray"/>
        </w:rPr>
      </w:pPr>
      <w:r w:rsidRPr="00C219CE">
        <w:rPr>
          <w:rFonts w:ascii="Inconsolata" w:hAnsi="Inconsolata" w:cs="Menlo Regular"/>
          <w:color w:val="000000"/>
          <w:highlight w:val="lightGray"/>
        </w:rPr>
        <w:t xml:space="preserve"># </w:t>
      </w:r>
      <w:r>
        <w:rPr>
          <w:rFonts w:ascii="Inconsolata" w:hAnsi="Inconsolata" w:cs="Menlo Regular"/>
          <w:color w:val="000000"/>
          <w:highlight w:val="lightGray"/>
        </w:rPr>
        <w:t>ELECTROSTATIC</w:t>
      </w:r>
      <w:r w:rsidRPr="00C219CE">
        <w:rPr>
          <w:rFonts w:ascii="Inconsolata" w:hAnsi="Inconsolata" w:cs="Menlo Regular"/>
          <w:color w:val="000000"/>
          <w:highlight w:val="lightGray"/>
        </w:rPr>
        <w:t xml:space="preserve"> </w:t>
      </w:r>
    </w:p>
    <w:p w14:paraId="207A5B81" w14:textId="77777777" w:rsidR="00BC2499" w:rsidRPr="00C219CE" w:rsidRDefault="00BC2499" w:rsidP="00BC2499">
      <w:pPr>
        <w:pStyle w:val="ListParagraph"/>
        <w:widowControl w:val="0"/>
        <w:autoSpaceDE w:val="0"/>
        <w:autoSpaceDN w:val="0"/>
        <w:adjustRightInd w:val="0"/>
        <w:spacing w:after="240" w:line="240" w:lineRule="auto"/>
        <w:rPr>
          <w:rFonts w:ascii="Inconsolata" w:hAnsi="Inconsolata" w:cs="Menlo Regular"/>
          <w:color w:val="000000"/>
          <w:highlight w:val="lightGray"/>
        </w:rPr>
      </w:pPr>
      <w:r w:rsidRPr="00C219CE">
        <w:rPr>
          <w:rFonts w:ascii="Inconsolata" w:hAnsi="Inconsolata" w:cs="Menlo Regular"/>
          <w:color w:val="000000"/>
          <w:highlight w:val="lightGray"/>
        </w:rPr>
        <w:t>################################</w:t>
      </w:r>
    </w:p>
    <w:p w14:paraId="1115147F" w14:textId="77777777" w:rsidR="00BC2499" w:rsidRPr="00C219CE" w:rsidRDefault="00BC2499" w:rsidP="00BC2499">
      <w:pPr>
        <w:pStyle w:val="ListParagraph"/>
        <w:widowControl w:val="0"/>
        <w:autoSpaceDE w:val="0"/>
        <w:autoSpaceDN w:val="0"/>
        <w:adjustRightInd w:val="0"/>
        <w:spacing w:after="240" w:line="240" w:lineRule="auto"/>
        <w:rPr>
          <w:rFonts w:ascii="Inconsolata" w:hAnsi="Inconsolata" w:cs="Menlo Regular"/>
          <w:color w:val="000000"/>
          <w:highlight w:val="lightGray"/>
        </w:rPr>
      </w:pPr>
      <w:proofErr w:type="spellStart"/>
      <w:r>
        <w:rPr>
          <w:rFonts w:ascii="Inconsolata" w:hAnsi="Inconsolata" w:cs="Menlo Regular"/>
          <w:color w:val="000000"/>
          <w:highlight w:val="lightGray"/>
        </w:rPr>
        <w:t>ElectroStatic</w:t>
      </w:r>
      <w:proofErr w:type="spellEnd"/>
      <w:r w:rsidRPr="00C219CE">
        <w:rPr>
          <w:rFonts w:ascii="Inconsolata" w:hAnsi="Inconsolata" w:cs="Menlo Regular"/>
          <w:color w:val="000000"/>
          <w:highlight w:val="lightGray"/>
        </w:rPr>
        <w:t xml:space="preserve"> </w:t>
      </w:r>
      <w:r>
        <w:rPr>
          <w:rFonts w:ascii="Inconsolata" w:hAnsi="Inconsolata" w:cs="Menlo Regular"/>
          <w:color w:val="000000"/>
          <w:highlight w:val="lightGray"/>
        </w:rPr>
        <w:tab/>
      </w:r>
      <w:r>
        <w:rPr>
          <w:rFonts w:ascii="Inconsolata" w:hAnsi="Inconsolata" w:cs="Menlo Regular"/>
          <w:color w:val="000000"/>
          <w:highlight w:val="lightGray"/>
        </w:rPr>
        <w:tab/>
        <w:t>true</w:t>
      </w:r>
    </w:p>
    <w:p w14:paraId="70BFFB30" w14:textId="77777777" w:rsidR="00BC2499" w:rsidRDefault="00BC2499" w:rsidP="00BC2499">
      <w:pPr>
        <w:pStyle w:val="ListParagraph"/>
        <w:widowControl w:val="0"/>
        <w:autoSpaceDE w:val="0"/>
        <w:autoSpaceDN w:val="0"/>
        <w:adjustRightInd w:val="0"/>
        <w:spacing w:after="240" w:line="240" w:lineRule="auto"/>
        <w:rPr>
          <w:rFonts w:ascii="Inconsolata" w:hAnsi="Inconsolata" w:cs="Menlo Regular"/>
          <w:color w:val="000000"/>
          <w:highlight w:val="lightGray"/>
        </w:rPr>
      </w:pPr>
      <w:r>
        <w:rPr>
          <w:rFonts w:ascii="Inconsolata" w:hAnsi="Inconsolata" w:cs="Menlo Regular"/>
          <w:color w:val="000000"/>
          <w:highlight w:val="lightGray"/>
        </w:rPr>
        <w:t>Ewald</w:t>
      </w:r>
      <w:r>
        <w:rPr>
          <w:rFonts w:ascii="Inconsolata" w:hAnsi="Inconsolata" w:cs="Menlo Regular"/>
          <w:color w:val="000000"/>
          <w:highlight w:val="lightGray"/>
        </w:rPr>
        <w:tab/>
      </w:r>
      <w:r>
        <w:rPr>
          <w:rFonts w:ascii="Inconsolata" w:hAnsi="Inconsolata" w:cs="Menlo Regular"/>
          <w:color w:val="000000"/>
          <w:highlight w:val="lightGray"/>
        </w:rPr>
        <w:tab/>
        <w:t xml:space="preserve">   </w:t>
      </w:r>
      <w:r>
        <w:rPr>
          <w:rFonts w:ascii="Inconsolata" w:hAnsi="Inconsolata" w:cs="Menlo Regular"/>
          <w:color w:val="000000"/>
          <w:highlight w:val="lightGray"/>
        </w:rPr>
        <w:tab/>
      </w:r>
      <w:r>
        <w:rPr>
          <w:rFonts w:ascii="Inconsolata" w:hAnsi="Inconsolata" w:cs="Menlo Regular"/>
          <w:color w:val="000000"/>
          <w:highlight w:val="lightGray"/>
        </w:rPr>
        <w:tab/>
        <w:t>true</w:t>
      </w:r>
      <w:r w:rsidRPr="00C219CE">
        <w:rPr>
          <w:rFonts w:ascii="Inconsolata" w:hAnsi="Inconsolata" w:cs="Menlo Regular"/>
          <w:color w:val="000000"/>
          <w:highlight w:val="lightGray"/>
        </w:rPr>
        <w:t xml:space="preserve">       </w:t>
      </w:r>
    </w:p>
    <w:p w14:paraId="10146357" w14:textId="77777777" w:rsidR="00BC2499" w:rsidRDefault="00BC2499" w:rsidP="00BC2499">
      <w:pPr>
        <w:pStyle w:val="ListParagraph"/>
        <w:widowControl w:val="0"/>
        <w:autoSpaceDE w:val="0"/>
        <w:autoSpaceDN w:val="0"/>
        <w:adjustRightInd w:val="0"/>
        <w:spacing w:after="240" w:line="240" w:lineRule="auto"/>
        <w:rPr>
          <w:rFonts w:ascii="Inconsolata" w:hAnsi="Inconsolata" w:cs="Menlo Regular"/>
          <w:color w:val="000000"/>
          <w:highlight w:val="lightGray"/>
        </w:rPr>
      </w:pPr>
      <w:r>
        <w:rPr>
          <w:rFonts w:ascii="Inconsolata" w:hAnsi="Inconsolata" w:cs="Menlo Regular"/>
          <w:color w:val="000000"/>
          <w:highlight w:val="lightGray"/>
        </w:rPr>
        <w:t>Tolerance</w:t>
      </w:r>
      <w:r w:rsidRPr="00C219CE">
        <w:rPr>
          <w:rFonts w:ascii="Inconsolata" w:hAnsi="Inconsolata" w:cs="Menlo Regular"/>
          <w:color w:val="000000"/>
          <w:highlight w:val="lightGray"/>
        </w:rPr>
        <w:tab/>
        <w:t xml:space="preserve">  </w:t>
      </w:r>
      <w:r>
        <w:rPr>
          <w:rFonts w:ascii="Inconsolata" w:hAnsi="Inconsolata" w:cs="Menlo Regular"/>
          <w:color w:val="000000"/>
          <w:highlight w:val="lightGray"/>
        </w:rPr>
        <w:t xml:space="preserve">     </w:t>
      </w:r>
      <w:r w:rsidRPr="00C219CE">
        <w:rPr>
          <w:rFonts w:ascii="Inconsolata" w:hAnsi="Inconsolata" w:cs="Menlo Regular"/>
          <w:color w:val="000000"/>
          <w:highlight w:val="lightGray"/>
        </w:rPr>
        <w:t xml:space="preserve"> </w:t>
      </w:r>
      <w:r>
        <w:rPr>
          <w:rFonts w:ascii="Inconsolata" w:hAnsi="Inconsolata" w:cs="Menlo Regular"/>
          <w:color w:val="000000"/>
          <w:highlight w:val="lightGray"/>
        </w:rPr>
        <w:tab/>
        <w:t>0.0001</w:t>
      </w:r>
    </w:p>
    <w:p w14:paraId="7933C0AA" w14:textId="77777777" w:rsidR="00BC2499" w:rsidRDefault="00BC2499" w:rsidP="00BC2499">
      <w:pPr>
        <w:pStyle w:val="ListParagraph"/>
        <w:widowControl w:val="0"/>
        <w:autoSpaceDE w:val="0"/>
        <w:autoSpaceDN w:val="0"/>
        <w:adjustRightInd w:val="0"/>
        <w:spacing w:after="240" w:line="240" w:lineRule="auto"/>
        <w:rPr>
          <w:rFonts w:ascii="Inconsolata" w:hAnsi="Inconsolata" w:cs="Menlo Regular"/>
          <w:color w:val="000000"/>
          <w:highlight w:val="lightGray"/>
        </w:rPr>
      </w:pPr>
      <w:r>
        <w:rPr>
          <w:rFonts w:ascii="Inconsolata" w:hAnsi="Inconsolata" w:cs="Menlo Regular"/>
          <w:color w:val="000000"/>
          <w:highlight w:val="lightGray"/>
        </w:rPr>
        <w:t>1-4scaling</w:t>
      </w:r>
      <w:r>
        <w:rPr>
          <w:rFonts w:ascii="Inconsolata" w:hAnsi="Inconsolata" w:cs="Menlo Regular"/>
          <w:color w:val="000000"/>
          <w:highlight w:val="lightGray"/>
        </w:rPr>
        <w:tab/>
      </w:r>
      <w:r>
        <w:rPr>
          <w:rFonts w:ascii="Inconsolata" w:hAnsi="Inconsolata" w:cs="Menlo Regular"/>
          <w:color w:val="000000"/>
          <w:highlight w:val="lightGray"/>
        </w:rPr>
        <w:tab/>
      </w:r>
      <w:r>
        <w:rPr>
          <w:rFonts w:ascii="Inconsolata" w:hAnsi="Inconsolata" w:cs="Menlo Regular"/>
          <w:color w:val="000000"/>
          <w:highlight w:val="lightGray"/>
        </w:rPr>
        <w:tab/>
        <w:t>0.0</w:t>
      </w:r>
    </w:p>
    <w:p w14:paraId="51734593" w14:textId="77777777" w:rsidR="00BC2499"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
    <w:p w14:paraId="4E40F025" w14:textId="77777777" w:rsidR="00BC2499"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
    <w:p w14:paraId="2035CA68" w14:textId="77777777" w:rsidR="00D8269C" w:rsidRPr="00A2724F" w:rsidRDefault="00D8269C"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
    <w:p w14:paraId="2C4989D1" w14:textId="77777777" w:rsidR="00BC2499" w:rsidRPr="005A778A" w:rsidRDefault="00BC2499" w:rsidP="0063031F">
      <w:pPr>
        <w:pStyle w:val="ListParagraph"/>
        <w:widowControl w:val="0"/>
        <w:numPr>
          <w:ilvl w:val="0"/>
          <w:numId w:val="16"/>
        </w:numPr>
        <w:autoSpaceDE w:val="0"/>
        <w:autoSpaceDN w:val="0"/>
        <w:adjustRightInd w:val="0"/>
        <w:spacing w:after="240" w:line="240" w:lineRule="auto"/>
        <w:jc w:val="both"/>
        <w:rPr>
          <w:rFonts w:cs="Times"/>
          <w:sz w:val="26"/>
          <w:szCs w:val="26"/>
        </w:rPr>
      </w:pPr>
      <w:proofErr w:type="spellStart"/>
      <w:r>
        <w:rPr>
          <w:rFonts w:ascii="Inconsolata" w:hAnsi="Inconsolata"/>
          <w:b/>
          <w:color w:val="7F7F7F" w:themeColor="text1" w:themeTint="80"/>
          <w:sz w:val="28"/>
        </w:rPr>
        <w:t>RunSteps</w:t>
      </w:r>
      <w:proofErr w:type="spellEnd"/>
      <w:r>
        <w:t xml:space="preserve">: </w:t>
      </w:r>
      <w:r>
        <w:rPr>
          <w:rFonts w:cs="Times"/>
        </w:rPr>
        <w:t>Sets the t</w:t>
      </w:r>
      <w:r w:rsidRPr="00C219CE">
        <w:rPr>
          <w:rFonts w:cs="Times"/>
        </w:rPr>
        <w:t>otal number of steps to run (one move is performed for each step) (cycles = this value / number of molecules in the system)</w:t>
      </w:r>
    </w:p>
    <w:p w14:paraId="1C38F09E" w14:textId="77777777" w:rsidR="00BC2499" w:rsidRPr="00C219CE" w:rsidRDefault="00BC2499" w:rsidP="00BC2499">
      <w:pPr>
        <w:pStyle w:val="ListParagraph"/>
        <w:widowControl w:val="0"/>
        <w:autoSpaceDE w:val="0"/>
        <w:autoSpaceDN w:val="0"/>
        <w:adjustRightInd w:val="0"/>
        <w:spacing w:after="240" w:line="240" w:lineRule="auto"/>
        <w:rPr>
          <w:rFonts w:cs="Times"/>
        </w:rPr>
      </w:pPr>
    </w:p>
    <w:p w14:paraId="4F73A122" w14:textId="77777777" w:rsidR="00BC2499" w:rsidRDefault="00BC2499" w:rsidP="0063031F">
      <w:pPr>
        <w:pStyle w:val="ListParagraph"/>
        <w:widowControl w:val="0"/>
        <w:numPr>
          <w:ilvl w:val="1"/>
          <w:numId w:val="16"/>
        </w:numPr>
        <w:autoSpaceDE w:val="0"/>
        <w:autoSpaceDN w:val="0"/>
        <w:adjustRightInd w:val="0"/>
        <w:spacing w:after="240" w:line="240" w:lineRule="auto"/>
        <w:rPr>
          <w:rFonts w:cs="Times"/>
        </w:rPr>
      </w:pPr>
      <w:r w:rsidRPr="00C219CE">
        <w:rPr>
          <w:rFonts w:cs="Times"/>
        </w:rPr>
        <w:t xml:space="preserve">Value 1: &lt;ULONG&gt; – </w:t>
      </w:r>
      <w:r>
        <w:rPr>
          <w:rFonts w:cs="Times"/>
        </w:rPr>
        <w:t>Total run steps</w:t>
      </w:r>
      <w:r w:rsidRPr="00C219CE">
        <w:rPr>
          <w:rFonts w:cs="Times"/>
        </w:rPr>
        <w:t xml:space="preserve"> </w:t>
      </w:r>
    </w:p>
    <w:p w14:paraId="21F976FC" w14:textId="77777777" w:rsidR="00BC2499" w:rsidRDefault="00BC2499" w:rsidP="00BC2499">
      <w:pPr>
        <w:pStyle w:val="ListParagraph"/>
        <w:widowControl w:val="0"/>
        <w:autoSpaceDE w:val="0"/>
        <w:autoSpaceDN w:val="0"/>
        <w:adjustRightInd w:val="0"/>
        <w:spacing w:after="240" w:line="240" w:lineRule="auto"/>
        <w:ind w:left="1440"/>
        <w:rPr>
          <w:rFonts w:cs="Times"/>
        </w:rPr>
      </w:pPr>
    </w:p>
    <w:p w14:paraId="7A566F05" w14:textId="77777777" w:rsidR="00BC2499" w:rsidRDefault="00BC2499" w:rsidP="0063031F">
      <w:pPr>
        <w:pStyle w:val="ListParagraph"/>
        <w:widowControl w:val="0"/>
        <w:numPr>
          <w:ilvl w:val="0"/>
          <w:numId w:val="16"/>
        </w:numPr>
        <w:autoSpaceDE w:val="0"/>
        <w:autoSpaceDN w:val="0"/>
        <w:adjustRightInd w:val="0"/>
        <w:spacing w:after="240" w:line="240" w:lineRule="auto"/>
        <w:jc w:val="both"/>
        <w:rPr>
          <w:rFonts w:cs="Times"/>
        </w:rPr>
      </w:pPr>
      <w:proofErr w:type="spellStart"/>
      <w:r w:rsidRPr="00C219CE">
        <w:rPr>
          <w:rFonts w:ascii="Inconsolata" w:hAnsi="Inconsolata"/>
          <w:b/>
          <w:color w:val="7F7F7F" w:themeColor="text1" w:themeTint="80"/>
          <w:sz w:val="28"/>
        </w:rPr>
        <w:t>EqSteps</w:t>
      </w:r>
      <w:proofErr w:type="spellEnd"/>
      <w:r>
        <w:rPr>
          <w:rFonts w:cs="Times"/>
        </w:rPr>
        <w:t xml:space="preserve">: Sets </w:t>
      </w:r>
      <w:r w:rsidRPr="00C219CE">
        <w:rPr>
          <w:rFonts w:cs="Times"/>
        </w:rPr>
        <w:t>the number of steps nece</w:t>
      </w:r>
      <w:r>
        <w:rPr>
          <w:rFonts w:cs="Times"/>
        </w:rPr>
        <w:t>ssary to equilibrate the system</w:t>
      </w:r>
      <w:r w:rsidRPr="00C219CE">
        <w:rPr>
          <w:rFonts w:cs="Times"/>
        </w:rPr>
        <w:t>; averaging will begin at this step.</w:t>
      </w:r>
    </w:p>
    <w:p w14:paraId="60EE0BF9" w14:textId="77777777" w:rsidR="00BC2499" w:rsidRPr="00C219CE" w:rsidRDefault="00BC2499" w:rsidP="00BC2499">
      <w:pPr>
        <w:pStyle w:val="ListParagraph"/>
        <w:widowControl w:val="0"/>
        <w:autoSpaceDE w:val="0"/>
        <w:autoSpaceDN w:val="0"/>
        <w:adjustRightInd w:val="0"/>
        <w:spacing w:after="240" w:line="240" w:lineRule="auto"/>
        <w:rPr>
          <w:rFonts w:cs="Times"/>
        </w:rPr>
      </w:pPr>
    </w:p>
    <w:p w14:paraId="274E44B9" w14:textId="77777777" w:rsidR="00BC2499" w:rsidRDefault="00BC2499" w:rsidP="0063031F">
      <w:pPr>
        <w:pStyle w:val="ListParagraph"/>
        <w:widowControl w:val="0"/>
        <w:numPr>
          <w:ilvl w:val="1"/>
          <w:numId w:val="16"/>
        </w:numPr>
        <w:autoSpaceDE w:val="0"/>
        <w:autoSpaceDN w:val="0"/>
        <w:adjustRightInd w:val="0"/>
        <w:spacing w:after="240" w:line="240" w:lineRule="auto"/>
        <w:rPr>
          <w:rFonts w:cs="Times"/>
        </w:rPr>
      </w:pPr>
      <w:r>
        <w:rPr>
          <w:rFonts w:cs="Times"/>
        </w:rPr>
        <w:t>Value 1</w:t>
      </w:r>
      <w:r w:rsidRPr="00C219CE">
        <w:rPr>
          <w:rFonts w:cs="Times"/>
        </w:rPr>
        <w:t xml:space="preserve">: &lt;ULONG&gt; – </w:t>
      </w:r>
      <w:r>
        <w:rPr>
          <w:rFonts w:cs="Times"/>
        </w:rPr>
        <w:t>Equilibration steps</w:t>
      </w:r>
    </w:p>
    <w:p w14:paraId="00AF2AF4" w14:textId="77777777" w:rsidR="00BC2499" w:rsidRDefault="00BC2499" w:rsidP="00BC2499">
      <w:pPr>
        <w:pStyle w:val="ListParagraph"/>
        <w:widowControl w:val="0"/>
        <w:autoSpaceDE w:val="0"/>
        <w:autoSpaceDN w:val="0"/>
        <w:adjustRightInd w:val="0"/>
        <w:spacing w:after="240" w:line="240" w:lineRule="auto"/>
        <w:ind w:left="1440"/>
        <w:rPr>
          <w:rFonts w:cs="Times"/>
        </w:rPr>
      </w:pPr>
    </w:p>
    <w:p w14:paraId="5B0F7987" w14:textId="77777777" w:rsidR="00BC2499" w:rsidRDefault="00BC2499" w:rsidP="0063031F">
      <w:pPr>
        <w:pStyle w:val="ListParagraph"/>
        <w:widowControl w:val="0"/>
        <w:numPr>
          <w:ilvl w:val="0"/>
          <w:numId w:val="16"/>
        </w:numPr>
        <w:autoSpaceDE w:val="0"/>
        <w:autoSpaceDN w:val="0"/>
        <w:adjustRightInd w:val="0"/>
        <w:spacing w:after="240" w:line="240" w:lineRule="auto"/>
        <w:jc w:val="both"/>
        <w:rPr>
          <w:rFonts w:cs="Times"/>
        </w:rPr>
      </w:pPr>
      <w:proofErr w:type="spellStart"/>
      <w:r w:rsidRPr="00C219CE">
        <w:rPr>
          <w:rFonts w:ascii="Inconsolata" w:hAnsi="Inconsolata"/>
          <w:b/>
          <w:color w:val="7F7F7F" w:themeColor="text1" w:themeTint="80"/>
          <w:sz w:val="28"/>
        </w:rPr>
        <w:t>AdjSteps</w:t>
      </w:r>
      <w:proofErr w:type="spellEnd"/>
      <w:r>
        <w:rPr>
          <w:rFonts w:cs="Times"/>
        </w:rPr>
        <w:t xml:space="preserve">: Sets </w:t>
      </w:r>
      <w:r w:rsidRPr="00C219CE">
        <w:rPr>
          <w:rFonts w:cs="Times"/>
        </w:rPr>
        <w:t xml:space="preserve">the number of steps per adjustment to the maximum constants associated with each move (e.g. maximum distance in </w:t>
      </w:r>
      <w:r w:rsidRPr="00C219CE">
        <w:rPr>
          <w:rFonts w:cs="Times"/>
          <w:i/>
        </w:rPr>
        <w:t>xyz</w:t>
      </w:r>
      <w:r w:rsidRPr="00C219CE">
        <w:rPr>
          <w:rFonts w:cs="Times"/>
        </w:rPr>
        <w:t xml:space="preserve"> to displace, the maximum volume in A</w:t>
      </w:r>
      <w:r w:rsidRPr="00C219CE">
        <w:rPr>
          <w:rFonts w:cs="Times"/>
          <w:vertAlign w:val="superscript"/>
        </w:rPr>
        <w:t>3</w:t>
      </w:r>
      <w:r w:rsidRPr="0078324E">
        <w:rPr>
          <w:rFonts w:cs="Times"/>
        </w:rPr>
        <w:t xml:space="preserve"> to swap, etc.)</w:t>
      </w:r>
    </w:p>
    <w:p w14:paraId="7BB6144B" w14:textId="77777777" w:rsidR="00BC2499" w:rsidRPr="00C219CE" w:rsidRDefault="00BC2499" w:rsidP="00BC2499">
      <w:pPr>
        <w:pStyle w:val="ListParagraph"/>
        <w:widowControl w:val="0"/>
        <w:autoSpaceDE w:val="0"/>
        <w:autoSpaceDN w:val="0"/>
        <w:adjustRightInd w:val="0"/>
        <w:spacing w:after="240" w:line="240" w:lineRule="auto"/>
        <w:rPr>
          <w:rFonts w:cs="Times"/>
        </w:rPr>
      </w:pPr>
    </w:p>
    <w:p w14:paraId="13358E44" w14:textId="77777777" w:rsidR="00BC2499" w:rsidRPr="00C219CE" w:rsidRDefault="00BC2499" w:rsidP="0063031F">
      <w:pPr>
        <w:pStyle w:val="ListParagraph"/>
        <w:widowControl w:val="0"/>
        <w:numPr>
          <w:ilvl w:val="1"/>
          <w:numId w:val="16"/>
        </w:numPr>
        <w:autoSpaceDE w:val="0"/>
        <w:autoSpaceDN w:val="0"/>
        <w:adjustRightInd w:val="0"/>
        <w:spacing w:after="240" w:line="240" w:lineRule="auto"/>
        <w:rPr>
          <w:rFonts w:cs="Times"/>
          <w:sz w:val="26"/>
          <w:szCs w:val="26"/>
        </w:rPr>
      </w:pPr>
      <w:r>
        <w:rPr>
          <w:rFonts w:cs="Times"/>
        </w:rPr>
        <w:t>Value 1</w:t>
      </w:r>
      <w:r w:rsidRPr="00C219CE">
        <w:rPr>
          <w:rFonts w:cs="Times"/>
        </w:rPr>
        <w:t>: &lt;ULONG&gt; –</w:t>
      </w:r>
      <w:r>
        <w:rPr>
          <w:rFonts w:cs="Times"/>
        </w:rPr>
        <w:t xml:space="preserve"> N</w:t>
      </w:r>
      <w:r w:rsidRPr="00C219CE">
        <w:rPr>
          <w:rFonts w:cs="Times"/>
        </w:rPr>
        <w:t xml:space="preserve">umber of steps per </w:t>
      </w:r>
      <w:r>
        <w:rPr>
          <w:rFonts w:cs="Times"/>
        </w:rPr>
        <w:t xml:space="preserve">move </w:t>
      </w:r>
      <w:r w:rsidRPr="00C219CE">
        <w:rPr>
          <w:rFonts w:cs="Times"/>
        </w:rPr>
        <w:t xml:space="preserve">adjustment </w:t>
      </w:r>
      <w:r w:rsidRPr="00C219CE">
        <w:rPr>
          <w:rFonts w:cs="Times"/>
          <w:szCs w:val="26"/>
        </w:rPr>
        <w:br/>
      </w:r>
      <w:r w:rsidRPr="00C219CE">
        <w:rPr>
          <w:rFonts w:cs="Times"/>
          <w:szCs w:val="26"/>
        </w:rPr>
        <w:br/>
        <w:t>Example:</w:t>
      </w:r>
      <w:r w:rsidRPr="00C219CE">
        <w:rPr>
          <w:rFonts w:ascii="Times" w:hAnsi="Times" w:cs="Times"/>
          <w:szCs w:val="26"/>
        </w:rPr>
        <w:br/>
      </w:r>
      <w:r w:rsidRPr="00C219CE">
        <w:rPr>
          <w:rFonts w:ascii="Inconsolata" w:hAnsi="Inconsolata" w:cs="Menlo Regular"/>
          <w:color w:val="000000"/>
          <w:highlight w:val="lightGray"/>
        </w:rPr>
        <w:t>################################</w:t>
      </w:r>
    </w:p>
    <w:p w14:paraId="089F747D" w14:textId="77777777" w:rsidR="00BC2499" w:rsidRPr="00C219CE"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r w:rsidRPr="00C219CE">
        <w:rPr>
          <w:rFonts w:ascii="Inconsolata" w:hAnsi="Inconsolata" w:cs="Menlo Regular"/>
          <w:color w:val="000000"/>
          <w:highlight w:val="lightGray"/>
        </w:rPr>
        <w:t xml:space="preserve"># STEPS </w:t>
      </w:r>
    </w:p>
    <w:p w14:paraId="68449236" w14:textId="77777777" w:rsidR="00BC2499" w:rsidRPr="00C219CE"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r w:rsidRPr="00C219CE">
        <w:rPr>
          <w:rFonts w:ascii="Inconsolata" w:hAnsi="Inconsolata" w:cs="Menlo Regular"/>
          <w:color w:val="000000"/>
          <w:highlight w:val="lightGray"/>
        </w:rPr>
        <w:t>################################</w:t>
      </w:r>
    </w:p>
    <w:p w14:paraId="29AA014D" w14:textId="77777777" w:rsidR="00BC2499" w:rsidRPr="00C219CE"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roofErr w:type="spellStart"/>
      <w:r w:rsidRPr="00C219CE">
        <w:rPr>
          <w:rFonts w:ascii="Inconsolata" w:hAnsi="Inconsolata" w:cs="Menlo Regular"/>
          <w:color w:val="000000"/>
          <w:highlight w:val="lightGray"/>
        </w:rPr>
        <w:t>RunSteps</w:t>
      </w:r>
      <w:proofErr w:type="spellEnd"/>
      <w:r w:rsidRPr="00C219CE">
        <w:rPr>
          <w:rFonts w:ascii="Inconsolata" w:hAnsi="Inconsolata" w:cs="Menlo Regular"/>
          <w:color w:val="000000"/>
          <w:highlight w:val="lightGray"/>
        </w:rPr>
        <w:t xml:space="preserve">           25000000      </w:t>
      </w:r>
    </w:p>
    <w:p w14:paraId="7A00BF16" w14:textId="77777777" w:rsidR="00BC2499" w:rsidRPr="00C219CE"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roofErr w:type="spellStart"/>
      <w:r>
        <w:rPr>
          <w:rFonts w:ascii="Inconsolata" w:hAnsi="Inconsolata" w:cs="Menlo Regular"/>
          <w:color w:val="000000"/>
          <w:highlight w:val="lightGray"/>
        </w:rPr>
        <w:t>EqSteps</w:t>
      </w:r>
      <w:proofErr w:type="spellEnd"/>
      <w:r>
        <w:rPr>
          <w:rFonts w:ascii="Inconsolata" w:hAnsi="Inconsolata" w:cs="Menlo Regular"/>
          <w:color w:val="000000"/>
          <w:highlight w:val="lightGray"/>
        </w:rPr>
        <w:tab/>
      </w:r>
      <w:r>
        <w:rPr>
          <w:rFonts w:ascii="Inconsolata" w:hAnsi="Inconsolata" w:cs="Menlo Regular"/>
          <w:color w:val="000000"/>
          <w:highlight w:val="lightGray"/>
        </w:rPr>
        <w:tab/>
        <w:t xml:space="preserve">   </w:t>
      </w:r>
      <w:r w:rsidRPr="00C219CE">
        <w:rPr>
          <w:rFonts w:ascii="Inconsolata" w:hAnsi="Inconsolata" w:cs="Menlo Regular"/>
          <w:color w:val="000000"/>
          <w:highlight w:val="lightGray"/>
        </w:rPr>
        <w:t xml:space="preserve">5000000       </w:t>
      </w:r>
    </w:p>
    <w:p w14:paraId="09AFA036" w14:textId="77777777" w:rsidR="00BC2499" w:rsidRPr="00E32332"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rPr>
      </w:pPr>
      <w:proofErr w:type="spellStart"/>
      <w:r w:rsidRPr="00C219CE">
        <w:rPr>
          <w:rFonts w:ascii="Inconsolata" w:hAnsi="Inconsolata" w:cs="Menlo Regular"/>
          <w:color w:val="000000"/>
          <w:highlight w:val="lightGray"/>
        </w:rPr>
        <w:t>AdjSteps</w:t>
      </w:r>
      <w:proofErr w:type="spellEnd"/>
      <w:r w:rsidRPr="00C219CE">
        <w:rPr>
          <w:rFonts w:ascii="Inconsolata" w:hAnsi="Inconsolata" w:cs="Menlo Regular"/>
          <w:color w:val="000000"/>
          <w:highlight w:val="lightGray"/>
        </w:rPr>
        <w:tab/>
        <w:t xml:space="preserve">  </w:t>
      </w:r>
      <w:r>
        <w:rPr>
          <w:rFonts w:ascii="Inconsolata" w:hAnsi="Inconsolata" w:cs="Menlo Regular"/>
          <w:color w:val="000000"/>
          <w:highlight w:val="lightGray"/>
        </w:rPr>
        <w:t xml:space="preserve">     </w:t>
      </w:r>
      <w:r w:rsidRPr="00C219CE">
        <w:rPr>
          <w:rFonts w:ascii="Inconsolata" w:hAnsi="Inconsolata" w:cs="Menlo Regular"/>
          <w:color w:val="000000"/>
          <w:highlight w:val="lightGray"/>
        </w:rPr>
        <w:t xml:space="preserve"> 1000</w:t>
      </w:r>
      <w:r>
        <w:rPr>
          <w:rFonts w:ascii="Inconsolata" w:hAnsi="Inconsolata" w:cs="Menlo Regular"/>
          <w:color w:val="000000"/>
        </w:rPr>
        <w:br/>
      </w:r>
    </w:p>
    <w:p w14:paraId="31A1FCC7" w14:textId="77777777" w:rsidR="00BC2499"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rPr>
      </w:pPr>
    </w:p>
    <w:p w14:paraId="2E6B2ADF" w14:textId="77777777" w:rsidR="00BC2499" w:rsidRPr="00AC7571" w:rsidRDefault="00BC2499" w:rsidP="00BC2499">
      <w:pPr>
        <w:pStyle w:val="ListParagraph"/>
        <w:widowControl w:val="0"/>
        <w:autoSpaceDE w:val="0"/>
        <w:autoSpaceDN w:val="0"/>
        <w:adjustRightInd w:val="0"/>
        <w:spacing w:after="240" w:line="240" w:lineRule="auto"/>
        <w:ind w:left="1440"/>
        <w:rPr>
          <w:rFonts w:ascii="Times" w:hAnsi="Times" w:cs="Times"/>
          <w:sz w:val="20"/>
          <w:szCs w:val="26"/>
        </w:rPr>
      </w:pPr>
      <w:r>
        <w:rPr>
          <w:rFonts w:ascii="Inconsolata" w:hAnsi="Inconsolata" w:cs="Menlo Regular"/>
          <w:color w:val="000000"/>
        </w:rPr>
        <w:br/>
      </w:r>
    </w:p>
    <w:p w14:paraId="605878EA" w14:textId="77777777" w:rsidR="00BC2499" w:rsidRPr="00C219CE" w:rsidRDefault="00BC2499" w:rsidP="0063031F">
      <w:pPr>
        <w:pStyle w:val="ListParagraph"/>
        <w:widowControl w:val="0"/>
        <w:numPr>
          <w:ilvl w:val="0"/>
          <w:numId w:val="16"/>
        </w:numPr>
        <w:autoSpaceDE w:val="0"/>
        <w:autoSpaceDN w:val="0"/>
        <w:adjustRightInd w:val="0"/>
        <w:spacing w:after="240" w:line="240" w:lineRule="auto"/>
        <w:rPr>
          <w:rFonts w:cs="Times"/>
          <w:sz w:val="24"/>
          <w:szCs w:val="26"/>
        </w:rPr>
      </w:pPr>
      <w:proofErr w:type="spellStart"/>
      <w:r>
        <w:rPr>
          <w:rFonts w:ascii="Inconsolata" w:hAnsi="Inconsolata"/>
          <w:b/>
          <w:color w:val="7F7F7F" w:themeColor="text1" w:themeTint="80"/>
          <w:sz w:val="28"/>
        </w:rPr>
        <w:t>ChemPot</w:t>
      </w:r>
      <w:proofErr w:type="spellEnd"/>
      <w:r>
        <w:rPr>
          <w:rFonts w:ascii="Inconsolata" w:hAnsi="Inconsolata"/>
          <w:b/>
          <w:color w:val="7F7F7F" w:themeColor="text1" w:themeTint="80"/>
          <w:sz w:val="28"/>
        </w:rPr>
        <w:t xml:space="preserve"> </w:t>
      </w:r>
      <w:r w:rsidRPr="0078324E">
        <w:t>(</w:t>
      </w:r>
      <w:r w:rsidRPr="000865F9">
        <w:rPr>
          <w:color w:val="FFD966" w:themeColor="accent4" w:themeTint="99"/>
        </w:rPr>
        <w:t>F</w:t>
      </w:r>
      <w:r>
        <w:rPr>
          <w:color w:val="FFD966" w:themeColor="accent4" w:themeTint="99"/>
        </w:rPr>
        <w:t>or</w:t>
      </w:r>
      <w:r w:rsidRPr="000865F9">
        <w:rPr>
          <w:color w:val="FFD966" w:themeColor="accent4" w:themeTint="99"/>
        </w:rPr>
        <w:t xml:space="preserve"> grand canonical (GC) ensemble runs only</w:t>
      </w:r>
      <w:r>
        <w:rPr>
          <w:rFonts w:ascii="Times" w:hAnsi="Times" w:cs="Menlo Regular"/>
          <w:b/>
          <w:color w:val="000000"/>
        </w:rPr>
        <w:t>):</w:t>
      </w:r>
      <w:r>
        <w:rPr>
          <w:rFonts w:ascii="Times" w:hAnsi="Times" w:cs="Menlo Regular"/>
          <w:color w:val="000000"/>
        </w:rPr>
        <w:t xml:space="preserve"> </w:t>
      </w:r>
      <w:r>
        <w:rPr>
          <w:rFonts w:cs="Menlo Regular"/>
          <w:color w:val="000000"/>
        </w:rPr>
        <w:t>Chemical potential at which the simulation is run.</w:t>
      </w:r>
    </w:p>
    <w:p w14:paraId="3D2382EC" w14:textId="77777777" w:rsidR="00BC2499" w:rsidRPr="0078324E" w:rsidRDefault="00BC2499" w:rsidP="00BC2499">
      <w:pPr>
        <w:pStyle w:val="ListParagraph"/>
        <w:widowControl w:val="0"/>
        <w:autoSpaceDE w:val="0"/>
        <w:autoSpaceDN w:val="0"/>
        <w:adjustRightInd w:val="0"/>
        <w:spacing w:after="240" w:line="240" w:lineRule="auto"/>
        <w:rPr>
          <w:rFonts w:cs="Times"/>
          <w:sz w:val="24"/>
          <w:szCs w:val="26"/>
        </w:rPr>
      </w:pPr>
    </w:p>
    <w:p w14:paraId="16627061" w14:textId="77777777" w:rsidR="00BC2499" w:rsidRPr="00C219CE" w:rsidRDefault="00BC2499" w:rsidP="0063031F">
      <w:pPr>
        <w:pStyle w:val="ListParagraph"/>
        <w:widowControl w:val="0"/>
        <w:numPr>
          <w:ilvl w:val="1"/>
          <w:numId w:val="16"/>
        </w:numPr>
        <w:autoSpaceDE w:val="0"/>
        <w:autoSpaceDN w:val="0"/>
        <w:adjustRightInd w:val="0"/>
        <w:spacing w:after="240" w:line="240" w:lineRule="auto"/>
        <w:rPr>
          <w:rFonts w:ascii="Inconsolata" w:hAnsi="Inconsolata" w:cs="Times"/>
          <w:sz w:val="24"/>
          <w:szCs w:val="26"/>
        </w:rPr>
      </w:pPr>
      <w:r>
        <w:rPr>
          <w:rFonts w:cs="Times"/>
          <w:szCs w:val="26"/>
        </w:rPr>
        <w:t>Value 1: &lt;STRING</w:t>
      </w:r>
      <w:r w:rsidRPr="0078324E">
        <w:rPr>
          <w:rFonts w:cs="Times"/>
          <w:szCs w:val="26"/>
        </w:rPr>
        <w:t xml:space="preserve">&gt; </w:t>
      </w:r>
      <w:r w:rsidRPr="0078324E">
        <w:rPr>
          <w:rFonts w:cs="Times"/>
        </w:rPr>
        <w:t xml:space="preserve">– </w:t>
      </w:r>
      <w:r>
        <w:rPr>
          <w:rFonts w:cs="Times"/>
        </w:rPr>
        <w:t xml:space="preserve">The </w:t>
      </w:r>
      <w:proofErr w:type="spellStart"/>
      <w:r>
        <w:rPr>
          <w:rFonts w:cs="Times"/>
        </w:rPr>
        <w:t>resname</w:t>
      </w:r>
      <w:proofErr w:type="spellEnd"/>
      <w:r>
        <w:rPr>
          <w:rFonts w:cs="Times"/>
        </w:rPr>
        <w:t xml:space="preserve"> to apply this chemical potential w.r.t.</w:t>
      </w:r>
    </w:p>
    <w:p w14:paraId="597DE824" w14:textId="77777777" w:rsidR="00BC2499" w:rsidRPr="00C76712" w:rsidRDefault="00BC2499" w:rsidP="00BC2499">
      <w:pPr>
        <w:pStyle w:val="ListParagraph"/>
        <w:widowControl w:val="0"/>
        <w:autoSpaceDE w:val="0"/>
        <w:autoSpaceDN w:val="0"/>
        <w:adjustRightInd w:val="0"/>
        <w:spacing w:after="240" w:line="240" w:lineRule="auto"/>
        <w:ind w:left="1440"/>
        <w:rPr>
          <w:rFonts w:ascii="Inconsolata" w:hAnsi="Inconsolata" w:cs="Times"/>
          <w:sz w:val="24"/>
          <w:szCs w:val="26"/>
        </w:rPr>
      </w:pPr>
    </w:p>
    <w:p w14:paraId="4E3FA20A" w14:textId="77777777" w:rsidR="00BC2499" w:rsidRPr="00C76712" w:rsidRDefault="00BC2499" w:rsidP="0063031F">
      <w:pPr>
        <w:pStyle w:val="ListParagraph"/>
        <w:widowControl w:val="0"/>
        <w:numPr>
          <w:ilvl w:val="1"/>
          <w:numId w:val="16"/>
        </w:numPr>
        <w:autoSpaceDE w:val="0"/>
        <w:autoSpaceDN w:val="0"/>
        <w:adjustRightInd w:val="0"/>
        <w:spacing w:after="240" w:line="240" w:lineRule="auto"/>
        <w:rPr>
          <w:rFonts w:ascii="Inconsolata" w:hAnsi="Inconsolata" w:cs="Times"/>
          <w:sz w:val="24"/>
          <w:szCs w:val="26"/>
        </w:rPr>
      </w:pPr>
      <w:r>
        <w:rPr>
          <w:rFonts w:cs="Times"/>
        </w:rPr>
        <w:t>Value 2: &lt;</w:t>
      </w:r>
      <w:r>
        <w:rPr>
          <w:rFonts w:cs="Times"/>
          <w:szCs w:val="26"/>
        </w:rPr>
        <w:t>DOUBLE&gt;</w:t>
      </w:r>
      <w:r w:rsidRPr="0078324E">
        <w:rPr>
          <w:rFonts w:cs="Times"/>
        </w:rPr>
        <w:t xml:space="preserve">– </w:t>
      </w:r>
      <w:r>
        <w:rPr>
          <w:rFonts w:cs="Times"/>
        </w:rPr>
        <w:t>The chemical potential value in degrees Kelvin (should be negative).</w:t>
      </w:r>
    </w:p>
    <w:p w14:paraId="13372DB2" w14:textId="77777777" w:rsidR="001B16A3" w:rsidRDefault="00BC2499" w:rsidP="00BC2499">
      <w:pPr>
        <w:widowControl w:val="0"/>
        <w:autoSpaceDE w:val="0"/>
        <w:autoSpaceDN w:val="0"/>
        <w:adjustRightInd w:val="0"/>
        <w:spacing w:after="240" w:line="240" w:lineRule="auto"/>
        <w:ind w:left="1080"/>
        <w:rPr>
          <w:rFonts w:cs="Times"/>
          <w:szCs w:val="26"/>
        </w:rPr>
      </w:pPr>
      <w:r w:rsidRPr="002E4210">
        <w:rPr>
          <w:rFonts w:cs="Times"/>
          <w:szCs w:val="26"/>
          <w:highlight w:val="yellow"/>
        </w:rPr>
        <w:t xml:space="preserve">Note: </w:t>
      </w:r>
      <w:r w:rsidRPr="002E4210">
        <w:rPr>
          <w:rFonts w:cs="Times"/>
          <w:szCs w:val="26"/>
          <w:highlight w:val="yellow"/>
        </w:rPr>
        <w:br/>
        <w:t>For binary systems</w:t>
      </w:r>
      <w:r>
        <w:rPr>
          <w:rFonts w:cs="Times"/>
          <w:szCs w:val="26"/>
          <w:highlight w:val="yellow"/>
        </w:rPr>
        <w:t>,</w:t>
      </w:r>
      <w:r w:rsidRPr="002E4210">
        <w:rPr>
          <w:rFonts w:cs="Times"/>
          <w:szCs w:val="26"/>
          <w:highlight w:val="yellow"/>
        </w:rPr>
        <w:t xml:space="preserve"> include multiple copies of the tag </w:t>
      </w:r>
      <w:r>
        <w:rPr>
          <w:rFonts w:cs="Times"/>
          <w:szCs w:val="26"/>
          <w:highlight w:val="yellow"/>
        </w:rPr>
        <w:t>(</w:t>
      </w:r>
      <w:r w:rsidRPr="002E4210">
        <w:rPr>
          <w:rFonts w:cs="Times"/>
          <w:szCs w:val="26"/>
          <w:highlight w:val="yellow"/>
        </w:rPr>
        <w:t>one per residue kind</w:t>
      </w:r>
      <w:r>
        <w:rPr>
          <w:rFonts w:cs="Times"/>
          <w:szCs w:val="26"/>
          <w:highlight w:val="yellow"/>
        </w:rPr>
        <w:t>)</w:t>
      </w:r>
      <w:r w:rsidRPr="002E4210">
        <w:rPr>
          <w:rFonts w:cs="Times"/>
          <w:szCs w:val="26"/>
          <w:highlight w:val="yellow"/>
        </w:rPr>
        <w:t>.</w:t>
      </w:r>
      <w:r>
        <w:rPr>
          <w:rFonts w:cs="Times"/>
          <w:szCs w:val="26"/>
        </w:rPr>
        <w:br/>
      </w:r>
    </w:p>
    <w:p w14:paraId="7A384839" w14:textId="46E0B10C" w:rsidR="00BC2499" w:rsidRDefault="00BC2499" w:rsidP="00BC2499">
      <w:pPr>
        <w:widowControl w:val="0"/>
        <w:autoSpaceDE w:val="0"/>
        <w:autoSpaceDN w:val="0"/>
        <w:adjustRightInd w:val="0"/>
        <w:spacing w:after="240" w:line="240" w:lineRule="auto"/>
        <w:ind w:left="1080"/>
        <w:rPr>
          <w:rFonts w:ascii="Inconsolata" w:hAnsi="Inconsolata" w:cs="Menlo Regular"/>
          <w:color w:val="000000"/>
          <w:highlight w:val="lightGray"/>
        </w:rPr>
      </w:pPr>
      <w:r>
        <w:rPr>
          <w:rFonts w:cs="Times"/>
          <w:szCs w:val="26"/>
        </w:rPr>
        <w:br/>
      </w:r>
      <w:r w:rsidRPr="00C76712">
        <w:rPr>
          <w:rFonts w:cs="Times"/>
          <w:szCs w:val="26"/>
        </w:rPr>
        <w:lastRenderedPageBreak/>
        <w:t>Example:</w:t>
      </w:r>
      <w:r w:rsidRPr="00C76712">
        <w:rPr>
          <w:rFonts w:ascii="Times" w:hAnsi="Times" w:cs="Times"/>
          <w:sz w:val="24"/>
          <w:szCs w:val="26"/>
        </w:rPr>
        <w:br/>
      </w:r>
      <w:r w:rsidRPr="00C76712">
        <w:rPr>
          <w:rFonts w:ascii="Inconsolata" w:hAnsi="Inconsolata" w:cs="Menlo Regular"/>
          <w:color w:val="000000"/>
          <w:highlight w:val="lightGray"/>
        </w:rPr>
        <w:t>#################################################</w:t>
      </w:r>
      <w:r w:rsidRPr="00E75489">
        <w:rPr>
          <w:rFonts w:ascii="Inconsolata" w:hAnsi="Inconsolata" w:cs="Menlo Regular"/>
          <w:color w:val="000000"/>
          <w:highlight w:val="lightGray"/>
        </w:rPr>
        <w:br/>
      </w:r>
      <w:r w:rsidRPr="00C76712">
        <w:rPr>
          <w:rFonts w:ascii="Inconsolata" w:hAnsi="Inconsolata" w:cs="Menlo Regular"/>
          <w:color w:val="000000"/>
          <w:highlight w:val="lightGray"/>
        </w:rPr>
        <w:t>#              Mol. Name        Chem. Pot.(K)</w:t>
      </w:r>
      <w:r w:rsidRPr="00E75489">
        <w:rPr>
          <w:rFonts w:ascii="Inconsolata" w:hAnsi="Inconsolata" w:cs="Menlo Regular"/>
          <w:color w:val="000000"/>
          <w:highlight w:val="lightGray"/>
        </w:rPr>
        <w:br/>
      </w:r>
      <w:r w:rsidRPr="00C76712">
        <w:rPr>
          <w:rFonts w:ascii="Inconsolata" w:hAnsi="Inconsolata" w:cs="Menlo Regular"/>
          <w:color w:val="000000"/>
          <w:highlight w:val="lightGray"/>
        </w:rPr>
        <w:t>#################################################</w:t>
      </w:r>
      <w:r w:rsidRPr="00E75489">
        <w:rPr>
          <w:rFonts w:ascii="Inconsolata" w:hAnsi="Inconsolata" w:cs="Menlo Regular"/>
          <w:color w:val="000000"/>
          <w:highlight w:val="lightGray"/>
        </w:rPr>
        <w:br/>
      </w:r>
      <w:proofErr w:type="spellStart"/>
      <w:r w:rsidRPr="00C76712">
        <w:rPr>
          <w:rFonts w:ascii="Inconsolata" w:hAnsi="Inconsolata" w:cs="Menlo Regular"/>
          <w:color w:val="000000"/>
          <w:highlight w:val="lightGray"/>
        </w:rPr>
        <w:t>ChemPot</w:t>
      </w:r>
      <w:proofErr w:type="spellEnd"/>
      <w:r w:rsidRPr="00C76712">
        <w:rPr>
          <w:rFonts w:ascii="Inconsolata" w:hAnsi="Inconsolata" w:cs="Menlo Regular"/>
          <w:color w:val="000000"/>
          <w:highlight w:val="lightGray"/>
        </w:rPr>
        <w:t xml:space="preserve">        AR               -968</w:t>
      </w:r>
      <w:r>
        <w:rPr>
          <w:rFonts w:ascii="Inconsolata" w:hAnsi="Inconsolata" w:cs="Menlo Regular"/>
          <w:color w:val="000000"/>
          <w:highlight w:val="lightGray"/>
        </w:rPr>
        <w:t xml:space="preserve">             </w:t>
      </w:r>
    </w:p>
    <w:p w14:paraId="606CDFAA" w14:textId="77777777" w:rsidR="00BC2499" w:rsidRPr="00C76712" w:rsidRDefault="00BC2499" w:rsidP="0035336F">
      <w:pPr>
        <w:widowControl w:val="0"/>
        <w:autoSpaceDE w:val="0"/>
        <w:autoSpaceDN w:val="0"/>
        <w:adjustRightInd w:val="0"/>
        <w:spacing w:after="240" w:line="240" w:lineRule="auto"/>
        <w:rPr>
          <w:rFonts w:ascii="Inconsolata" w:hAnsi="Inconsolata" w:cs="Times"/>
          <w:sz w:val="24"/>
          <w:szCs w:val="26"/>
        </w:rPr>
      </w:pPr>
    </w:p>
    <w:p w14:paraId="4BCD6D00" w14:textId="77777777" w:rsidR="00BC2499" w:rsidRPr="00E75489" w:rsidRDefault="00BC2499" w:rsidP="0063031F">
      <w:pPr>
        <w:pStyle w:val="ListParagraph"/>
        <w:widowControl w:val="0"/>
        <w:numPr>
          <w:ilvl w:val="0"/>
          <w:numId w:val="16"/>
        </w:numPr>
        <w:autoSpaceDE w:val="0"/>
        <w:autoSpaceDN w:val="0"/>
        <w:adjustRightInd w:val="0"/>
        <w:spacing w:after="240" w:line="240" w:lineRule="auto"/>
        <w:rPr>
          <w:rFonts w:cs="Times"/>
          <w:sz w:val="24"/>
          <w:szCs w:val="26"/>
        </w:rPr>
      </w:pPr>
      <w:proofErr w:type="spellStart"/>
      <w:r>
        <w:rPr>
          <w:rFonts w:ascii="Inconsolata" w:hAnsi="Inconsolata"/>
          <w:b/>
          <w:color w:val="7F7F7F" w:themeColor="text1" w:themeTint="80"/>
          <w:sz w:val="28"/>
        </w:rPr>
        <w:t>DisFreq</w:t>
      </w:r>
      <w:proofErr w:type="spellEnd"/>
      <w:r>
        <w:rPr>
          <w:rFonts w:ascii="Times" w:hAnsi="Times" w:cs="Menlo Regular"/>
          <w:b/>
          <w:color w:val="000000"/>
        </w:rPr>
        <w:t>:</w:t>
      </w:r>
      <w:r>
        <w:rPr>
          <w:rFonts w:ascii="Times" w:hAnsi="Times" w:cs="Menlo Regular"/>
          <w:color w:val="000000"/>
        </w:rPr>
        <w:t xml:space="preserve"> </w:t>
      </w:r>
      <w:r w:rsidRPr="0078324E">
        <w:rPr>
          <w:rFonts w:cs="Menlo Regular"/>
          <w:color w:val="000000"/>
        </w:rPr>
        <w:t xml:space="preserve">Fractional percentage </w:t>
      </w:r>
      <w:r>
        <w:rPr>
          <w:rFonts w:cs="Menlo Regular"/>
          <w:color w:val="000000"/>
        </w:rPr>
        <w:t>at which displacement</w:t>
      </w:r>
      <w:r w:rsidRPr="0078324E">
        <w:rPr>
          <w:rFonts w:cs="Menlo Regular"/>
          <w:color w:val="000000"/>
        </w:rPr>
        <w:t xml:space="preserve"> move</w:t>
      </w:r>
      <w:r>
        <w:rPr>
          <w:rFonts w:cs="Menlo Regular"/>
          <w:color w:val="000000"/>
        </w:rPr>
        <w:t xml:space="preserve"> will occur</w:t>
      </w:r>
      <w:r w:rsidRPr="0078324E">
        <w:rPr>
          <w:rFonts w:cs="Menlo Regular"/>
          <w:color w:val="000000"/>
        </w:rPr>
        <w:t xml:space="preserve"> </w:t>
      </w:r>
    </w:p>
    <w:p w14:paraId="22DB7696" w14:textId="77777777" w:rsidR="00BC2499" w:rsidRPr="0078324E" w:rsidRDefault="00BC2499" w:rsidP="00BC2499">
      <w:pPr>
        <w:pStyle w:val="ListParagraph"/>
        <w:widowControl w:val="0"/>
        <w:autoSpaceDE w:val="0"/>
        <w:autoSpaceDN w:val="0"/>
        <w:adjustRightInd w:val="0"/>
        <w:spacing w:after="240" w:line="240" w:lineRule="auto"/>
        <w:rPr>
          <w:rFonts w:cs="Times"/>
          <w:sz w:val="24"/>
          <w:szCs w:val="26"/>
        </w:rPr>
      </w:pPr>
    </w:p>
    <w:p w14:paraId="58612D4F" w14:textId="77777777" w:rsidR="00BC2499" w:rsidRDefault="00BC2499" w:rsidP="0063031F">
      <w:pPr>
        <w:pStyle w:val="ListParagraph"/>
        <w:widowControl w:val="0"/>
        <w:numPr>
          <w:ilvl w:val="1"/>
          <w:numId w:val="16"/>
        </w:numPr>
        <w:autoSpaceDE w:val="0"/>
        <w:autoSpaceDN w:val="0"/>
        <w:adjustRightInd w:val="0"/>
        <w:spacing w:after="240" w:line="240" w:lineRule="auto"/>
        <w:rPr>
          <w:rFonts w:cs="Times"/>
          <w:szCs w:val="26"/>
        </w:rPr>
      </w:pPr>
      <w:r w:rsidRPr="0078324E">
        <w:rPr>
          <w:rFonts w:cs="Times"/>
          <w:szCs w:val="26"/>
        </w:rPr>
        <w:t xml:space="preserve">Value 1: &lt;DOUBLE&gt; </w:t>
      </w:r>
      <w:r w:rsidRPr="0078324E">
        <w:rPr>
          <w:rFonts w:cs="Times"/>
        </w:rPr>
        <w:t>– % displace</w:t>
      </w:r>
      <w:r w:rsidRPr="0078324E">
        <w:rPr>
          <w:rFonts w:cs="Times"/>
          <w:szCs w:val="26"/>
        </w:rPr>
        <w:t xml:space="preserve"> </w:t>
      </w:r>
    </w:p>
    <w:p w14:paraId="23142138" w14:textId="77777777" w:rsidR="00BC2499" w:rsidRDefault="00BC2499" w:rsidP="00BC2499">
      <w:pPr>
        <w:pStyle w:val="ListParagraph"/>
        <w:widowControl w:val="0"/>
        <w:autoSpaceDE w:val="0"/>
        <w:autoSpaceDN w:val="0"/>
        <w:adjustRightInd w:val="0"/>
        <w:spacing w:after="240" w:line="240" w:lineRule="auto"/>
        <w:ind w:left="1440"/>
        <w:rPr>
          <w:rFonts w:cs="Times"/>
          <w:szCs w:val="26"/>
        </w:rPr>
      </w:pPr>
    </w:p>
    <w:p w14:paraId="564B1BF0" w14:textId="77777777" w:rsidR="00BC2499" w:rsidRPr="00E75489" w:rsidRDefault="00BC2499" w:rsidP="0063031F">
      <w:pPr>
        <w:pStyle w:val="ListParagraph"/>
        <w:widowControl w:val="0"/>
        <w:numPr>
          <w:ilvl w:val="0"/>
          <w:numId w:val="16"/>
        </w:numPr>
        <w:autoSpaceDE w:val="0"/>
        <w:autoSpaceDN w:val="0"/>
        <w:adjustRightInd w:val="0"/>
        <w:spacing w:after="240" w:line="240" w:lineRule="auto"/>
        <w:rPr>
          <w:rFonts w:cs="Times"/>
          <w:szCs w:val="26"/>
        </w:rPr>
      </w:pPr>
      <w:proofErr w:type="spellStart"/>
      <w:r>
        <w:rPr>
          <w:rFonts w:ascii="Inconsolata" w:hAnsi="Inconsolata"/>
          <w:b/>
          <w:color w:val="7F7F7F" w:themeColor="text1" w:themeTint="80"/>
          <w:sz w:val="28"/>
        </w:rPr>
        <w:t>RotFreq</w:t>
      </w:r>
      <w:proofErr w:type="spellEnd"/>
      <w:r>
        <w:rPr>
          <w:rFonts w:ascii="Times" w:hAnsi="Times" w:cs="Menlo Regular"/>
          <w:b/>
          <w:color w:val="000000"/>
        </w:rPr>
        <w:t>:</w:t>
      </w:r>
      <w:r>
        <w:rPr>
          <w:rFonts w:ascii="Times" w:hAnsi="Times" w:cs="Menlo Regular"/>
          <w:color w:val="000000"/>
        </w:rPr>
        <w:t xml:space="preserve"> </w:t>
      </w:r>
      <w:r w:rsidRPr="0078324E">
        <w:rPr>
          <w:rFonts w:cs="Menlo Regular"/>
          <w:color w:val="000000"/>
        </w:rPr>
        <w:t xml:space="preserve">Fractional percentage </w:t>
      </w:r>
      <w:r>
        <w:rPr>
          <w:rFonts w:cs="Menlo Regular"/>
          <w:color w:val="000000"/>
        </w:rPr>
        <w:t>at which rigid rotation</w:t>
      </w:r>
      <w:r w:rsidRPr="0078324E">
        <w:rPr>
          <w:rFonts w:cs="Menlo Regular"/>
          <w:color w:val="000000"/>
        </w:rPr>
        <w:t xml:space="preserve"> move</w:t>
      </w:r>
      <w:r>
        <w:rPr>
          <w:rFonts w:cs="Menlo Regular"/>
          <w:color w:val="000000"/>
        </w:rPr>
        <w:t xml:space="preserve"> will occur</w:t>
      </w:r>
    </w:p>
    <w:p w14:paraId="1A7BA1AD" w14:textId="77777777" w:rsidR="00BC2499" w:rsidRPr="0078324E" w:rsidRDefault="00BC2499" w:rsidP="00BC2499">
      <w:pPr>
        <w:pStyle w:val="ListParagraph"/>
        <w:widowControl w:val="0"/>
        <w:autoSpaceDE w:val="0"/>
        <w:autoSpaceDN w:val="0"/>
        <w:adjustRightInd w:val="0"/>
        <w:spacing w:after="240" w:line="240" w:lineRule="auto"/>
        <w:rPr>
          <w:rFonts w:cs="Times"/>
          <w:szCs w:val="26"/>
        </w:rPr>
      </w:pPr>
    </w:p>
    <w:p w14:paraId="13F63B5F" w14:textId="77777777" w:rsidR="00BC2499" w:rsidRPr="000738D5" w:rsidRDefault="00BC2499" w:rsidP="0063031F">
      <w:pPr>
        <w:pStyle w:val="ListParagraph"/>
        <w:widowControl w:val="0"/>
        <w:numPr>
          <w:ilvl w:val="1"/>
          <w:numId w:val="16"/>
        </w:numPr>
        <w:autoSpaceDE w:val="0"/>
        <w:autoSpaceDN w:val="0"/>
        <w:adjustRightInd w:val="0"/>
        <w:spacing w:after="240" w:line="240" w:lineRule="auto"/>
        <w:rPr>
          <w:rFonts w:cs="Times"/>
          <w:szCs w:val="26"/>
        </w:rPr>
      </w:pPr>
      <w:r>
        <w:rPr>
          <w:rFonts w:cs="Times"/>
          <w:szCs w:val="26"/>
        </w:rPr>
        <w:t>Value 1</w:t>
      </w:r>
      <w:r w:rsidRPr="0078324E">
        <w:rPr>
          <w:rFonts w:cs="Times"/>
          <w:szCs w:val="26"/>
        </w:rPr>
        <w:t xml:space="preserve">: &lt;DOUBLE&gt; </w:t>
      </w:r>
      <w:r w:rsidRPr="0078324E">
        <w:rPr>
          <w:rFonts w:cs="Times"/>
        </w:rPr>
        <w:t>– % rotate</w:t>
      </w:r>
    </w:p>
    <w:p w14:paraId="685076F6" w14:textId="77777777" w:rsidR="00BC2499" w:rsidRPr="000738D5" w:rsidRDefault="00BC2499" w:rsidP="00BC2499">
      <w:pPr>
        <w:pStyle w:val="ListParagraph"/>
        <w:widowControl w:val="0"/>
        <w:autoSpaceDE w:val="0"/>
        <w:autoSpaceDN w:val="0"/>
        <w:adjustRightInd w:val="0"/>
        <w:spacing w:after="240" w:line="240" w:lineRule="auto"/>
        <w:ind w:left="1440"/>
        <w:rPr>
          <w:rFonts w:cs="Times"/>
          <w:szCs w:val="26"/>
        </w:rPr>
      </w:pPr>
    </w:p>
    <w:p w14:paraId="71F0B832" w14:textId="77777777" w:rsidR="00BC2499" w:rsidRPr="00E75489" w:rsidRDefault="00BC2499" w:rsidP="0063031F">
      <w:pPr>
        <w:pStyle w:val="ListParagraph"/>
        <w:widowControl w:val="0"/>
        <w:numPr>
          <w:ilvl w:val="0"/>
          <w:numId w:val="16"/>
        </w:numPr>
        <w:autoSpaceDE w:val="0"/>
        <w:autoSpaceDN w:val="0"/>
        <w:adjustRightInd w:val="0"/>
        <w:spacing w:after="240" w:line="240" w:lineRule="auto"/>
        <w:rPr>
          <w:rFonts w:cs="Times"/>
          <w:szCs w:val="26"/>
        </w:rPr>
      </w:pPr>
      <w:proofErr w:type="spellStart"/>
      <w:r>
        <w:rPr>
          <w:rFonts w:ascii="Inconsolata" w:hAnsi="Inconsolata"/>
          <w:b/>
          <w:color w:val="7F7F7F" w:themeColor="text1" w:themeTint="80"/>
          <w:sz w:val="28"/>
        </w:rPr>
        <w:t>IntraSwapFreq</w:t>
      </w:r>
      <w:proofErr w:type="spellEnd"/>
      <w:r>
        <w:rPr>
          <w:rFonts w:ascii="Times" w:hAnsi="Times" w:cs="Menlo Regular"/>
          <w:b/>
          <w:color w:val="000000"/>
        </w:rPr>
        <w:t>:</w:t>
      </w:r>
      <w:r>
        <w:rPr>
          <w:rFonts w:ascii="Times" w:hAnsi="Times" w:cs="Menlo Regular"/>
          <w:color w:val="000000"/>
        </w:rPr>
        <w:t xml:space="preserve"> </w:t>
      </w:r>
      <w:r w:rsidRPr="0078324E">
        <w:rPr>
          <w:rFonts w:cs="Menlo Regular"/>
          <w:color w:val="000000"/>
        </w:rPr>
        <w:t>Fractional percentage</w:t>
      </w:r>
      <w:r>
        <w:rPr>
          <w:rFonts w:cs="Menlo Regular"/>
          <w:color w:val="000000"/>
        </w:rPr>
        <w:t xml:space="preserve"> at</w:t>
      </w:r>
      <w:r w:rsidRPr="0078324E">
        <w:rPr>
          <w:rFonts w:cs="Menlo Regular"/>
          <w:color w:val="000000"/>
        </w:rPr>
        <w:t xml:space="preserve"> </w:t>
      </w:r>
      <w:r>
        <w:rPr>
          <w:rFonts w:cs="Menlo Regular"/>
          <w:color w:val="000000"/>
        </w:rPr>
        <w:t>which particle will be removed from a box and inserted into the same box.</w:t>
      </w:r>
    </w:p>
    <w:p w14:paraId="3AD74788" w14:textId="77777777" w:rsidR="00BC2499" w:rsidRPr="0078324E" w:rsidRDefault="00BC2499" w:rsidP="00BC2499">
      <w:pPr>
        <w:pStyle w:val="ListParagraph"/>
        <w:widowControl w:val="0"/>
        <w:autoSpaceDE w:val="0"/>
        <w:autoSpaceDN w:val="0"/>
        <w:adjustRightInd w:val="0"/>
        <w:spacing w:after="240" w:line="240" w:lineRule="auto"/>
        <w:rPr>
          <w:rFonts w:cs="Times"/>
          <w:szCs w:val="26"/>
        </w:rPr>
      </w:pPr>
    </w:p>
    <w:p w14:paraId="6FDFFF80" w14:textId="77777777" w:rsidR="00BC2499" w:rsidRPr="000738D5" w:rsidRDefault="00BC2499" w:rsidP="0063031F">
      <w:pPr>
        <w:pStyle w:val="ListParagraph"/>
        <w:widowControl w:val="0"/>
        <w:numPr>
          <w:ilvl w:val="1"/>
          <w:numId w:val="16"/>
        </w:numPr>
        <w:autoSpaceDE w:val="0"/>
        <w:autoSpaceDN w:val="0"/>
        <w:adjustRightInd w:val="0"/>
        <w:spacing w:after="240" w:line="240" w:lineRule="auto"/>
        <w:rPr>
          <w:rFonts w:cs="Times"/>
          <w:szCs w:val="26"/>
        </w:rPr>
      </w:pPr>
      <w:r>
        <w:rPr>
          <w:rFonts w:cs="Times"/>
          <w:szCs w:val="26"/>
        </w:rPr>
        <w:t>Value 1</w:t>
      </w:r>
      <w:r w:rsidRPr="0078324E">
        <w:rPr>
          <w:rFonts w:cs="Times"/>
          <w:szCs w:val="26"/>
        </w:rPr>
        <w:t xml:space="preserve">: &lt;DOUBLE&gt; </w:t>
      </w:r>
      <w:r w:rsidRPr="0078324E">
        <w:rPr>
          <w:rFonts w:cs="Times"/>
        </w:rPr>
        <w:t xml:space="preserve">– % </w:t>
      </w:r>
      <w:r>
        <w:rPr>
          <w:rFonts w:cs="Times"/>
        </w:rPr>
        <w:t>intra molecule swap</w:t>
      </w:r>
    </w:p>
    <w:p w14:paraId="7F59BC32" w14:textId="77777777" w:rsidR="00BC2499" w:rsidRPr="00E75489" w:rsidRDefault="00BC2499" w:rsidP="00BC2499">
      <w:pPr>
        <w:pStyle w:val="ListParagraph"/>
        <w:widowControl w:val="0"/>
        <w:autoSpaceDE w:val="0"/>
        <w:autoSpaceDN w:val="0"/>
        <w:adjustRightInd w:val="0"/>
        <w:spacing w:after="240" w:line="240" w:lineRule="auto"/>
        <w:ind w:left="1440"/>
        <w:rPr>
          <w:rFonts w:cs="Times"/>
          <w:szCs w:val="26"/>
        </w:rPr>
      </w:pPr>
    </w:p>
    <w:p w14:paraId="3095BD2E" w14:textId="77777777" w:rsidR="00BC2499" w:rsidRPr="00E75489" w:rsidRDefault="00BC2499" w:rsidP="0063031F">
      <w:pPr>
        <w:pStyle w:val="ListParagraph"/>
        <w:widowControl w:val="0"/>
        <w:numPr>
          <w:ilvl w:val="0"/>
          <w:numId w:val="16"/>
        </w:numPr>
        <w:autoSpaceDE w:val="0"/>
        <w:autoSpaceDN w:val="0"/>
        <w:adjustRightInd w:val="0"/>
        <w:spacing w:after="240" w:line="240" w:lineRule="auto"/>
        <w:rPr>
          <w:rFonts w:cs="Times"/>
          <w:szCs w:val="26"/>
        </w:rPr>
      </w:pPr>
      <w:proofErr w:type="spellStart"/>
      <w:r>
        <w:rPr>
          <w:rFonts w:ascii="Inconsolata" w:hAnsi="Inconsolata"/>
          <w:b/>
          <w:color w:val="7F7F7F" w:themeColor="text1" w:themeTint="80"/>
          <w:sz w:val="28"/>
        </w:rPr>
        <w:t>VolFreq</w:t>
      </w:r>
      <w:proofErr w:type="spellEnd"/>
      <w:r>
        <w:rPr>
          <w:rFonts w:ascii="Times" w:hAnsi="Times" w:cs="Menlo Regular"/>
          <w:b/>
          <w:color w:val="000000"/>
        </w:rPr>
        <w:t>:</w:t>
      </w:r>
      <w:r>
        <w:rPr>
          <w:rFonts w:ascii="Times" w:hAnsi="Times" w:cs="Menlo Regular"/>
          <w:color w:val="000000"/>
        </w:rPr>
        <w:t xml:space="preserve"> </w:t>
      </w:r>
      <w:r w:rsidRPr="0078324E">
        <w:rPr>
          <w:rFonts w:cs="Menlo Regular"/>
          <w:color w:val="000000"/>
        </w:rPr>
        <w:t xml:space="preserve">Fractional percentage </w:t>
      </w:r>
      <w:r>
        <w:rPr>
          <w:rFonts w:cs="Menlo Regular"/>
          <w:color w:val="000000"/>
        </w:rPr>
        <w:t>at which volume displacement</w:t>
      </w:r>
      <w:r w:rsidRPr="0078324E">
        <w:rPr>
          <w:rFonts w:cs="Menlo Regular"/>
          <w:color w:val="000000"/>
        </w:rPr>
        <w:t xml:space="preserve"> move</w:t>
      </w:r>
      <w:r>
        <w:rPr>
          <w:rFonts w:cs="Menlo Regular"/>
          <w:color w:val="000000"/>
        </w:rPr>
        <w:t xml:space="preserve"> will occur</w:t>
      </w:r>
    </w:p>
    <w:p w14:paraId="7B8760A7" w14:textId="77777777" w:rsidR="00BC2499" w:rsidRPr="0078324E" w:rsidRDefault="00BC2499" w:rsidP="00BC2499">
      <w:pPr>
        <w:pStyle w:val="ListParagraph"/>
        <w:widowControl w:val="0"/>
        <w:autoSpaceDE w:val="0"/>
        <w:autoSpaceDN w:val="0"/>
        <w:adjustRightInd w:val="0"/>
        <w:spacing w:after="240" w:line="240" w:lineRule="auto"/>
        <w:rPr>
          <w:rFonts w:cs="Times"/>
          <w:szCs w:val="26"/>
        </w:rPr>
      </w:pPr>
    </w:p>
    <w:p w14:paraId="1393E9CC" w14:textId="77777777" w:rsidR="00BC2499" w:rsidRPr="00E75489" w:rsidRDefault="00BC2499" w:rsidP="0063031F">
      <w:pPr>
        <w:pStyle w:val="ListParagraph"/>
        <w:widowControl w:val="0"/>
        <w:numPr>
          <w:ilvl w:val="1"/>
          <w:numId w:val="16"/>
        </w:numPr>
        <w:autoSpaceDE w:val="0"/>
        <w:autoSpaceDN w:val="0"/>
        <w:adjustRightInd w:val="0"/>
        <w:spacing w:after="240" w:line="240" w:lineRule="auto"/>
        <w:rPr>
          <w:rFonts w:cs="Times"/>
          <w:szCs w:val="26"/>
        </w:rPr>
      </w:pPr>
      <w:r>
        <w:rPr>
          <w:rFonts w:cs="Times"/>
          <w:szCs w:val="26"/>
        </w:rPr>
        <w:t>Value 1</w:t>
      </w:r>
      <w:r w:rsidRPr="0078324E">
        <w:rPr>
          <w:rFonts w:cs="Times"/>
          <w:szCs w:val="26"/>
        </w:rPr>
        <w:t xml:space="preserve">: &lt;DOUBLE&gt; </w:t>
      </w:r>
      <w:r w:rsidRPr="0078324E">
        <w:rPr>
          <w:rFonts w:cs="Times"/>
        </w:rPr>
        <w:t>– (</w:t>
      </w:r>
      <w:r>
        <w:rPr>
          <w:color w:val="9CC2E5" w:themeColor="accent1" w:themeTint="99"/>
        </w:rPr>
        <w:t>For isobaric-isothermal ensemble and Gibbs ensemble runs only</w:t>
      </w:r>
      <w:r w:rsidRPr="0078324E">
        <w:rPr>
          <w:rFonts w:cs="Times"/>
        </w:rPr>
        <w:t>) % of volume swaps</w:t>
      </w:r>
    </w:p>
    <w:p w14:paraId="2C7CE5CB" w14:textId="77777777" w:rsidR="00BC2499" w:rsidRPr="00E75489" w:rsidRDefault="00BC2499" w:rsidP="00BC2499">
      <w:pPr>
        <w:pStyle w:val="ListParagraph"/>
        <w:widowControl w:val="0"/>
        <w:autoSpaceDE w:val="0"/>
        <w:autoSpaceDN w:val="0"/>
        <w:adjustRightInd w:val="0"/>
        <w:spacing w:after="240" w:line="240" w:lineRule="auto"/>
        <w:ind w:left="1440"/>
        <w:rPr>
          <w:rFonts w:cs="Times"/>
          <w:szCs w:val="26"/>
        </w:rPr>
      </w:pPr>
    </w:p>
    <w:p w14:paraId="4E885671" w14:textId="77777777" w:rsidR="00BC2499" w:rsidRPr="00E75489" w:rsidRDefault="00BC2499" w:rsidP="0063031F">
      <w:pPr>
        <w:pStyle w:val="ListParagraph"/>
        <w:widowControl w:val="0"/>
        <w:numPr>
          <w:ilvl w:val="0"/>
          <w:numId w:val="16"/>
        </w:numPr>
        <w:autoSpaceDE w:val="0"/>
        <w:autoSpaceDN w:val="0"/>
        <w:adjustRightInd w:val="0"/>
        <w:spacing w:after="240" w:line="240" w:lineRule="auto"/>
        <w:rPr>
          <w:rFonts w:cs="Times"/>
          <w:szCs w:val="26"/>
        </w:rPr>
      </w:pPr>
      <w:proofErr w:type="spellStart"/>
      <w:r>
        <w:rPr>
          <w:rFonts w:ascii="Inconsolata" w:hAnsi="Inconsolata"/>
          <w:b/>
          <w:color w:val="7F7F7F" w:themeColor="text1" w:themeTint="80"/>
          <w:sz w:val="28"/>
        </w:rPr>
        <w:t>SwapFreq</w:t>
      </w:r>
      <w:proofErr w:type="spellEnd"/>
      <w:r>
        <w:rPr>
          <w:rFonts w:ascii="Times" w:hAnsi="Times" w:cs="Menlo Regular"/>
          <w:b/>
          <w:color w:val="000000"/>
        </w:rPr>
        <w:t>:</w:t>
      </w:r>
      <w:r>
        <w:rPr>
          <w:rFonts w:ascii="Times" w:hAnsi="Times" w:cs="Menlo Regular"/>
          <w:color w:val="000000"/>
        </w:rPr>
        <w:t xml:space="preserve"> </w:t>
      </w:r>
      <w:r w:rsidRPr="0078324E">
        <w:rPr>
          <w:rFonts w:cs="Menlo Regular"/>
          <w:color w:val="000000"/>
        </w:rPr>
        <w:t xml:space="preserve">Fractional percentage </w:t>
      </w:r>
      <w:r>
        <w:rPr>
          <w:rFonts w:cs="Menlo Regular"/>
          <w:color w:val="000000"/>
        </w:rPr>
        <w:t>at which particle swap</w:t>
      </w:r>
      <w:r w:rsidRPr="0078324E">
        <w:rPr>
          <w:rFonts w:cs="Menlo Regular"/>
          <w:color w:val="000000"/>
        </w:rPr>
        <w:t xml:space="preserve"> move</w:t>
      </w:r>
      <w:r>
        <w:rPr>
          <w:rFonts w:cs="Menlo Regular"/>
          <w:color w:val="000000"/>
        </w:rPr>
        <w:t xml:space="preserve"> will occur</w:t>
      </w:r>
    </w:p>
    <w:p w14:paraId="5F6901A5" w14:textId="77777777" w:rsidR="00BC2499" w:rsidRPr="0078324E" w:rsidRDefault="00BC2499" w:rsidP="00BC2499">
      <w:pPr>
        <w:pStyle w:val="ListParagraph"/>
        <w:widowControl w:val="0"/>
        <w:autoSpaceDE w:val="0"/>
        <w:autoSpaceDN w:val="0"/>
        <w:adjustRightInd w:val="0"/>
        <w:spacing w:after="240" w:line="240" w:lineRule="auto"/>
        <w:rPr>
          <w:rFonts w:cs="Times"/>
          <w:szCs w:val="26"/>
        </w:rPr>
      </w:pPr>
    </w:p>
    <w:p w14:paraId="5A70F38D" w14:textId="77777777" w:rsidR="00BC2499" w:rsidRPr="00E75489" w:rsidRDefault="00BC2499" w:rsidP="0063031F">
      <w:pPr>
        <w:pStyle w:val="ListParagraph"/>
        <w:widowControl w:val="0"/>
        <w:numPr>
          <w:ilvl w:val="1"/>
          <w:numId w:val="16"/>
        </w:numPr>
        <w:autoSpaceDE w:val="0"/>
        <w:autoSpaceDN w:val="0"/>
        <w:adjustRightInd w:val="0"/>
        <w:spacing w:after="240" w:line="240" w:lineRule="auto"/>
        <w:rPr>
          <w:rFonts w:cs="Times"/>
          <w:szCs w:val="26"/>
        </w:rPr>
      </w:pPr>
      <w:r>
        <w:rPr>
          <w:rFonts w:cs="Times"/>
          <w:szCs w:val="26"/>
        </w:rPr>
        <w:t>Value 1</w:t>
      </w:r>
      <w:r w:rsidRPr="0078324E">
        <w:rPr>
          <w:rFonts w:cs="Times"/>
          <w:szCs w:val="26"/>
        </w:rPr>
        <w:t xml:space="preserve">: &lt;DOUBLE&gt; </w:t>
      </w:r>
      <w:r w:rsidRPr="0078324E">
        <w:rPr>
          <w:rFonts w:cs="Times"/>
        </w:rPr>
        <w:t>– (</w:t>
      </w:r>
      <w:r w:rsidRPr="0078324E">
        <w:rPr>
          <w:color w:val="9CC2E5" w:themeColor="accent1" w:themeTint="99"/>
        </w:rPr>
        <w:t>F</w:t>
      </w:r>
      <w:r>
        <w:rPr>
          <w:color w:val="9CC2E5" w:themeColor="accent1" w:themeTint="99"/>
        </w:rPr>
        <w:t>or</w:t>
      </w:r>
      <w:r w:rsidRPr="0078324E">
        <w:rPr>
          <w:color w:val="9CC2E5" w:themeColor="accent1" w:themeTint="99"/>
        </w:rPr>
        <w:t xml:space="preserve"> Gibb</w:t>
      </w:r>
      <w:r>
        <w:rPr>
          <w:color w:val="9CC2E5" w:themeColor="accent1" w:themeTint="99"/>
        </w:rPr>
        <w:t xml:space="preserve">s and </w:t>
      </w:r>
      <w:r>
        <w:rPr>
          <w:color w:val="FFD966" w:themeColor="accent4" w:themeTint="99"/>
        </w:rPr>
        <w:t>GC</w:t>
      </w:r>
      <w:r w:rsidRPr="000865F9">
        <w:rPr>
          <w:color w:val="FFD966" w:themeColor="accent4" w:themeTint="99"/>
        </w:rPr>
        <w:t xml:space="preserve"> ensemble</w:t>
      </w:r>
      <w:r w:rsidRPr="0078324E">
        <w:rPr>
          <w:color w:val="9CC2E5" w:themeColor="accent1" w:themeTint="99"/>
        </w:rPr>
        <w:t xml:space="preserve"> runs only</w:t>
      </w:r>
      <w:r w:rsidRPr="0078324E">
        <w:rPr>
          <w:rFonts w:cs="Times"/>
        </w:rPr>
        <w:t>) % of molecule swaps</w:t>
      </w:r>
    </w:p>
    <w:p w14:paraId="3A3C558B" w14:textId="77777777" w:rsidR="00BC2499" w:rsidRPr="00731619" w:rsidRDefault="00BC2499" w:rsidP="00BC2499">
      <w:pPr>
        <w:pStyle w:val="ListParagraph"/>
        <w:widowControl w:val="0"/>
        <w:autoSpaceDE w:val="0"/>
        <w:autoSpaceDN w:val="0"/>
        <w:adjustRightInd w:val="0"/>
        <w:spacing w:after="240" w:line="240" w:lineRule="auto"/>
        <w:ind w:left="1440"/>
        <w:rPr>
          <w:rFonts w:cs="Times"/>
          <w:szCs w:val="26"/>
        </w:rPr>
      </w:pPr>
    </w:p>
    <w:p w14:paraId="37AA8FDC" w14:textId="77777777" w:rsidR="00BC2499" w:rsidRPr="00E75489"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r w:rsidRPr="00C76712">
        <w:rPr>
          <w:rFonts w:cs="Times"/>
          <w:szCs w:val="26"/>
        </w:rPr>
        <w:t>Example:</w:t>
      </w:r>
      <w:r w:rsidRPr="00E75489">
        <w:rPr>
          <w:rFonts w:ascii="Inconsolata" w:hAnsi="Inconsolata" w:cs="Menlo Regular"/>
          <w:color w:val="000000"/>
          <w:highlight w:val="lightGray"/>
        </w:rPr>
        <w:br/>
        <w:t>################################</w:t>
      </w:r>
    </w:p>
    <w:p w14:paraId="255DC703" w14:textId="77777777" w:rsidR="00BC2499" w:rsidRPr="00E75489"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r w:rsidRPr="00E75489">
        <w:rPr>
          <w:rFonts w:ascii="Inconsolata" w:hAnsi="Inconsolata" w:cs="Menlo Regular"/>
          <w:color w:val="000000"/>
          <w:highlight w:val="lightGray"/>
        </w:rPr>
        <w:t xml:space="preserve"># MOVE FREQUENCY              </w:t>
      </w:r>
    </w:p>
    <w:p w14:paraId="19A87AA2" w14:textId="77777777" w:rsidR="00BC2499" w:rsidRPr="00E75489"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r w:rsidRPr="00E75489">
        <w:rPr>
          <w:rFonts w:ascii="Inconsolata" w:hAnsi="Inconsolata" w:cs="Menlo Regular"/>
          <w:color w:val="000000"/>
          <w:highlight w:val="lightGray"/>
        </w:rPr>
        <w:t>################################</w:t>
      </w:r>
    </w:p>
    <w:p w14:paraId="6F7569B2" w14:textId="77777777" w:rsidR="00BC2499" w:rsidRPr="00E75489"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roofErr w:type="spellStart"/>
      <w:r w:rsidRPr="00E75489">
        <w:rPr>
          <w:rFonts w:ascii="Inconsolata" w:hAnsi="Inconsolata" w:cs="Menlo Regular"/>
          <w:color w:val="000000"/>
          <w:highlight w:val="lightGray"/>
        </w:rPr>
        <w:t>DisFreq</w:t>
      </w:r>
      <w:proofErr w:type="spellEnd"/>
      <w:r w:rsidRPr="00E75489">
        <w:rPr>
          <w:rFonts w:ascii="Inconsolata" w:hAnsi="Inconsolata" w:cs="Menlo Regular"/>
          <w:color w:val="000000"/>
          <w:highlight w:val="lightGray"/>
        </w:rPr>
        <w:t xml:space="preserve">               </w:t>
      </w:r>
      <w:r>
        <w:rPr>
          <w:rFonts w:ascii="Inconsolata" w:hAnsi="Inconsolata" w:cs="Menlo Regular"/>
          <w:color w:val="000000"/>
          <w:highlight w:val="lightGray"/>
        </w:rPr>
        <w:t xml:space="preserve"> </w:t>
      </w:r>
      <w:r>
        <w:rPr>
          <w:rFonts w:ascii="Inconsolata" w:hAnsi="Inconsolata" w:cs="Menlo Regular"/>
          <w:color w:val="000000"/>
          <w:highlight w:val="lightGray"/>
        </w:rPr>
        <w:tab/>
        <w:t>0.5</w:t>
      </w:r>
      <w:r w:rsidRPr="00E75489">
        <w:rPr>
          <w:rFonts w:ascii="Inconsolata" w:hAnsi="Inconsolata" w:cs="Menlo Regular"/>
          <w:color w:val="000000"/>
          <w:highlight w:val="lightGray"/>
        </w:rPr>
        <w:t xml:space="preserve">9  </w:t>
      </w:r>
    </w:p>
    <w:p w14:paraId="0664D17F" w14:textId="77777777" w:rsidR="00BC2499" w:rsidRPr="00E75489"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roofErr w:type="spellStart"/>
      <w:r w:rsidRPr="00E75489">
        <w:rPr>
          <w:rFonts w:ascii="Inconsolata" w:hAnsi="Inconsolata" w:cs="Menlo Regular"/>
          <w:color w:val="000000"/>
          <w:highlight w:val="lightGray"/>
        </w:rPr>
        <w:t>RotFreq</w:t>
      </w:r>
      <w:proofErr w:type="spellEnd"/>
      <w:r w:rsidRPr="00E75489">
        <w:rPr>
          <w:rFonts w:ascii="Inconsolata" w:hAnsi="Inconsolata" w:cs="Menlo Regular"/>
          <w:color w:val="000000"/>
          <w:highlight w:val="lightGray"/>
        </w:rPr>
        <w:tab/>
      </w:r>
      <w:r w:rsidRPr="00E75489">
        <w:rPr>
          <w:rFonts w:ascii="Inconsolata" w:hAnsi="Inconsolata" w:cs="Menlo Regular"/>
          <w:color w:val="000000"/>
          <w:highlight w:val="lightGray"/>
        </w:rPr>
        <w:tab/>
        <w:t xml:space="preserve">      </w:t>
      </w:r>
      <w:r>
        <w:rPr>
          <w:rFonts w:ascii="Inconsolata" w:hAnsi="Inconsolata" w:cs="Menlo Regular"/>
          <w:color w:val="000000"/>
          <w:highlight w:val="lightGray"/>
        </w:rPr>
        <w:tab/>
      </w:r>
      <w:r w:rsidRPr="00E75489">
        <w:rPr>
          <w:rFonts w:ascii="Inconsolata" w:hAnsi="Inconsolata" w:cs="Menlo Regular"/>
          <w:color w:val="000000"/>
          <w:highlight w:val="lightGray"/>
        </w:rPr>
        <w:t xml:space="preserve">0.10   </w:t>
      </w:r>
    </w:p>
    <w:p w14:paraId="64C5A41D" w14:textId="77777777" w:rsidR="00BC2499" w:rsidRPr="00E75489"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roofErr w:type="spellStart"/>
      <w:r w:rsidRPr="00E75489">
        <w:rPr>
          <w:rFonts w:ascii="Inconsolata" w:hAnsi="Inconsolata" w:cs="Menlo Regular"/>
          <w:color w:val="000000"/>
          <w:highlight w:val="lightGray"/>
        </w:rPr>
        <w:t>VolFreq</w:t>
      </w:r>
      <w:proofErr w:type="spellEnd"/>
      <w:r w:rsidRPr="00E75489">
        <w:rPr>
          <w:rFonts w:ascii="Inconsolata" w:hAnsi="Inconsolata" w:cs="Menlo Regular"/>
          <w:color w:val="000000"/>
          <w:highlight w:val="lightGray"/>
        </w:rPr>
        <w:tab/>
      </w:r>
      <w:r w:rsidRPr="00E75489">
        <w:rPr>
          <w:rFonts w:ascii="Inconsolata" w:hAnsi="Inconsolata" w:cs="Menlo Regular"/>
          <w:color w:val="000000"/>
          <w:highlight w:val="lightGray"/>
        </w:rPr>
        <w:tab/>
        <w:t xml:space="preserve">      </w:t>
      </w:r>
      <w:r>
        <w:rPr>
          <w:rFonts w:ascii="Inconsolata" w:hAnsi="Inconsolata" w:cs="Menlo Regular"/>
          <w:color w:val="000000"/>
          <w:highlight w:val="lightGray"/>
        </w:rPr>
        <w:tab/>
      </w:r>
      <w:r w:rsidRPr="00E75489">
        <w:rPr>
          <w:rFonts w:ascii="Inconsolata" w:hAnsi="Inconsolata" w:cs="Menlo Regular"/>
          <w:color w:val="000000"/>
          <w:highlight w:val="lightGray"/>
        </w:rPr>
        <w:t>0.01</w:t>
      </w:r>
    </w:p>
    <w:p w14:paraId="0D35E878" w14:textId="77777777" w:rsidR="00BC2499"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roofErr w:type="spellStart"/>
      <w:r w:rsidRPr="00E75489">
        <w:rPr>
          <w:rFonts w:ascii="Inconsolata" w:hAnsi="Inconsolata" w:cs="Menlo Regular"/>
          <w:color w:val="000000"/>
          <w:highlight w:val="lightGray"/>
        </w:rPr>
        <w:t>SwapFreq</w:t>
      </w:r>
      <w:proofErr w:type="spellEnd"/>
      <w:r w:rsidRPr="00E75489">
        <w:rPr>
          <w:rFonts w:ascii="Inconsolata" w:hAnsi="Inconsolata" w:cs="Menlo Regular"/>
          <w:color w:val="000000"/>
          <w:highlight w:val="lightGray"/>
        </w:rPr>
        <w:tab/>
        <w:t xml:space="preserve">     </w:t>
      </w:r>
      <w:r>
        <w:rPr>
          <w:rFonts w:ascii="Inconsolata" w:hAnsi="Inconsolata" w:cs="Menlo Regular"/>
          <w:color w:val="000000"/>
          <w:highlight w:val="lightGray"/>
        </w:rPr>
        <w:t xml:space="preserve">     </w:t>
      </w:r>
      <w:r w:rsidRPr="00E75489">
        <w:rPr>
          <w:rFonts w:ascii="Inconsolata" w:hAnsi="Inconsolata" w:cs="Menlo Regular"/>
          <w:color w:val="000000"/>
          <w:highlight w:val="lightGray"/>
        </w:rPr>
        <w:t xml:space="preserve"> </w:t>
      </w:r>
      <w:r>
        <w:rPr>
          <w:rFonts w:ascii="Inconsolata" w:hAnsi="Inconsolata" w:cs="Menlo Regular"/>
          <w:color w:val="000000"/>
          <w:highlight w:val="lightGray"/>
        </w:rPr>
        <w:tab/>
      </w:r>
      <w:r w:rsidRPr="00E75489">
        <w:rPr>
          <w:rFonts w:ascii="Inconsolata" w:hAnsi="Inconsolata" w:cs="Menlo Regular"/>
          <w:color w:val="000000"/>
          <w:highlight w:val="lightGray"/>
        </w:rPr>
        <w:t>0.20</w:t>
      </w:r>
    </w:p>
    <w:p w14:paraId="682407B4" w14:textId="77777777" w:rsidR="00BC2499"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roofErr w:type="spellStart"/>
      <w:r>
        <w:rPr>
          <w:rFonts w:ascii="Inconsolata" w:hAnsi="Inconsolata" w:cs="Menlo Regular"/>
          <w:color w:val="000000"/>
          <w:highlight w:val="lightGray"/>
        </w:rPr>
        <w:t>Intra</w:t>
      </w:r>
      <w:r w:rsidRPr="00E75489">
        <w:rPr>
          <w:rFonts w:ascii="Inconsolata" w:hAnsi="Inconsolata" w:cs="Menlo Regular"/>
          <w:color w:val="000000"/>
          <w:highlight w:val="lightGray"/>
        </w:rPr>
        <w:t>SwapFreq</w:t>
      </w:r>
      <w:proofErr w:type="spellEnd"/>
      <w:r w:rsidRPr="00E75489">
        <w:rPr>
          <w:rFonts w:ascii="Inconsolata" w:hAnsi="Inconsolata" w:cs="Menlo Regular"/>
          <w:color w:val="000000"/>
          <w:highlight w:val="lightGray"/>
        </w:rPr>
        <w:tab/>
        <w:t xml:space="preserve">     </w:t>
      </w:r>
      <w:r>
        <w:rPr>
          <w:rFonts w:ascii="Inconsolata" w:hAnsi="Inconsolata" w:cs="Menlo Regular"/>
          <w:color w:val="000000"/>
          <w:highlight w:val="lightGray"/>
        </w:rPr>
        <w:t xml:space="preserve">    </w:t>
      </w:r>
      <w:r w:rsidRPr="00E75489">
        <w:rPr>
          <w:rFonts w:ascii="Inconsolata" w:hAnsi="Inconsolata" w:cs="Menlo Regular"/>
          <w:color w:val="000000"/>
          <w:highlight w:val="lightGray"/>
        </w:rPr>
        <w:t xml:space="preserve"> </w:t>
      </w:r>
      <w:r>
        <w:rPr>
          <w:rFonts w:ascii="Inconsolata" w:hAnsi="Inconsolata" w:cs="Menlo Regular"/>
          <w:color w:val="000000"/>
          <w:highlight w:val="lightGray"/>
        </w:rPr>
        <w:tab/>
        <w:t>0.1</w:t>
      </w:r>
      <w:r w:rsidRPr="00E75489">
        <w:rPr>
          <w:rFonts w:ascii="Inconsolata" w:hAnsi="Inconsolata" w:cs="Menlo Regular"/>
          <w:color w:val="000000"/>
          <w:highlight w:val="lightGray"/>
        </w:rPr>
        <w:t>0</w:t>
      </w:r>
    </w:p>
    <w:p w14:paraId="49486280" w14:textId="77777777" w:rsidR="00BC2499"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
    <w:p w14:paraId="78F7A7BB" w14:textId="77777777" w:rsidR="00BC2499"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
    <w:p w14:paraId="4FEAABF7" w14:textId="77777777" w:rsidR="00BC2499"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
    <w:p w14:paraId="78D40675" w14:textId="77777777" w:rsidR="00BC2499" w:rsidRPr="00724BAD" w:rsidRDefault="00BC2499" w:rsidP="00BC2499">
      <w:pPr>
        <w:pStyle w:val="ListParagraph"/>
        <w:widowControl w:val="0"/>
        <w:autoSpaceDE w:val="0"/>
        <w:autoSpaceDN w:val="0"/>
        <w:adjustRightInd w:val="0"/>
        <w:spacing w:after="240" w:line="240" w:lineRule="auto"/>
        <w:ind w:left="1440"/>
        <w:rPr>
          <w:rFonts w:cs="Menlo Regular"/>
          <w:i/>
          <w:color w:val="000000"/>
          <w:highlight w:val="yellow"/>
        </w:rPr>
      </w:pPr>
      <w:r w:rsidRPr="00724BAD">
        <w:rPr>
          <w:rFonts w:cs="Menlo Regular"/>
          <w:i/>
          <w:color w:val="000000"/>
          <w:highlight w:val="yellow"/>
        </w:rPr>
        <w:t>Note:</w:t>
      </w:r>
    </w:p>
    <w:p w14:paraId="7908ADA3" w14:textId="77777777" w:rsidR="00BC2499" w:rsidRDefault="00BC2499" w:rsidP="00BC2499">
      <w:pPr>
        <w:pStyle w:val="ListParagraph"/>
        <w:widowControl w:val="0"/>
        <w:autoSpaceDE w:val="0"/>
        <w:autoSpaceDN w:val="0"/>
        <w:adjustRightInd w:val="0"/>
        <w:spacing w:after="240" w:line="240" w:lineRule="auto"/>
        <w:ind w:left="1440"/>
        <w:jc w:val="both"/>
        <w:rPr>
          <w:rFonts w:cs="Menlo Regular"/>
          <w:color w:val="000000"/>
          <w:highlight w:val="yellow"/>
        </w:rPr>
      </w:pPr>
      <w:r w:rsidRPr="00724BAD">
        <w:rPr>
          <w:rFonts w:cs="Menlo Regular"/>
          <w:color w:val="000000"/>
          <w:highlight w:val="yellow"/>
        </w:rPr>
        <w:t>All move percentages should add up to 1.0</w:t>
      </w:r>
      <w:r>
        <w:rPr>
          <w:rFonts w:cs="Menlo Regular"/>
          <w:color w:val="000000"/>
          <w:highlight w:val="yellow"/>
        </w:rPr>
        <w:t>;</w:t>
      </w:r>
      <w:r w:rsidRPr="00724BAD">
        <w:rPr>
          <w:rFonts w:cs="Menlo Regular"/>
          <w:color w:val="000000"/>
          <w:highlight w:val="yellow"/>
        </w:rPr>
        <w:t xml:space="preserve"> otherwise</w:t>
      </w:r>
      <w:r>
        <w:rPr>
          <w:rFonts w:cs="Menlo Regular"/>
          <w:color w:val="000000"/>
          <w:highlight w:val="yellow"/>
        </w:rPr>
        <w:t>, the</w:t>
      </w:r>
      <w:r w:rsidRPr="00724BAD">
        <w:rPr>
          <w:rFonts w:cs="Menlo Regular"/>
          <w:color w:val="000000"/>
          <w:highlight w:val="yellow"/>
        </w:rPr>
        <w:t xml:space="preserve"> program </w:t>
      </w:r>
      <w:r>
        <w:rPr>
          <w:rFonts w:cs="Menlo Regular"/>
          <w:color w:val="000000"/>
          <w:highlight w:val="yellow"/>
        </w:rPr>
        <w:t>will</w:t>
      </w:r>
      <w:r w:rsidRPr="00724BAD">
        <w:rPr>
          <w:rFonts w:cs="Menlo Regular"/>
          <w:color w:val="000000"/>
          <w:highlight w:val="yellow"/>
        </w:rPr>
        <w:t xml:space="preserve"> be terminated.</w:t>
      </w:r>
    </w:p>
    <w:p w14:paraId="2F084398" w14:textId="77777777" w:rsidR="00EB104C" w:rsidRDefault="00EB104C" w:rsidP="00BC2499">
      <w:pPr>
        <w:pStyle w:val="ListParagraph"/>
        <w:widowControl w:val="0"/>
        <w:autoSpaceDE w:val="0"/>
        <w:autoSpaceDN w:val="0"/>
        <w:adjustRightInd w:val="0"/>
        <w:spacing w:after="240" w:line="240" w:lineRule="auto"/>
        <w:ind w:left="1440"/>
        <w:jc w:val="both"/>
        <w:rPr>
          <w:rFonts w:cs="Menlo Regular"/>
          <w:color w:val="000000"/>
          <w:highlight w:val="yellow"/>
        </w:rPr>
      </w:pPr>
    </w:p>
    <w:p w14:paraId="618F2A24" w14:textId="77777777" w:rsidR="00EB58DD" w:rsidRDefault="00EB58DD" w:rsidP="00BC2499">
      <w:pPr>
        <w:pStyle w:val="ListParagraph"/>
        <w:widowControl w:val="0"/>
        <w:autoSpaceDE w:val="0"/>
        <w:autoSpaceDN w:val="0"/>
        <w:adjustRightInd w:val="0"/>
        <w:spacing w:after="240" w:line="240" w:lineRule="auto"/>
        <w:ind w:left="1440"/>
        <w:jc w:val="both"/>
        <w:rPr>
          <w:rFonts w:cs="Menlo Regular"/>
          <w:color w:val="000000"/>
          <w:highlight w:val="yellow"/>
        </w:rPr>
      </w:pPr>
    </w:p>
    <w:p w14:paraId="4C508AA8" w14:textId="77777777" w:rsidR="00EB58DD" w:rsidRDefault="00EB58DD" w:rsidP="00BC2499">
      <w:pPr>
        <w:pStyle w:val="ListParagraph"/>
        <w:widowControl w:val="0"/>
        <w:autoSpaceDE w:val="0"/>
        <w:autoSpaceDN w:val="0"/>
        <w:adjustRightInd w:val="0"/>
        <w:spacing w:after="240" w:line="240" w:lineRule="auto"/>
        <w:ind w:left="1440"/>
        <w:jc w:val="both"/>
        <w:rPr>
          <w:rFonts w:cs="Menlo Regular"/>
          <w:color w:val="000000"/>
          <w:highlight w:val="yellow"/>
        </w:rPr>
      </w:pPr>
    </w:p>
    <w:p w14:paraId="48E4383B" w14:textId="77777777" w:rsidR="00EB58DD" w:rsidRDefault="00EB58DD" w:rsidP="00BC2499">
      <w:pPr>
        <w:pStyle w:val="ListParagraph"/>
        <w:widowControl w:val="0"/>
        <w:autoSpaceDE w:val="0"/>
        <w:autoSpaceDN w:val="0"/>
        <w:adjustRightInd w:val="0"/>
        <w:spacing w:after="240" w:line="240" w:lineRule="auto"/>
        <w:ind w:left="1440"/>
        <w:jc w:val="both"/>
        <w:rPr>
          <w:rFonts w:cs="Menlo Regular"/>
          <w:color w:val="000000"/>
          <w:highlight w:val="yellow"/>
        </w:rPr>
      </w:pPr>
    </w:p>
    <w:p w14:paraId="764E0A2B" w14:textId="77777777" w:rsidR="00EB58DD" w:rsidRPr="00724BAD" w:rsidRDefault="00EB58DD" w:rsidP="00BC2499">
      <w:pPr>
        <w:pStyle w:val="ListParagraph"/>
        <w:widowControl w:val="0"/>
        <w:autoSpaceDE w:val="0"/>
        <w:autoSpaceDN w:val="0"/>
        <w:adjustRightInd w:val="0"/>
        <w:spacing w:after="240" w:line="240" w:lineRule="auto"/>
        <w:ind w:left="1440"/>
        <w:jc w:val="both"/>
        <w:rPr>
          <w:rFonts w:cs="Menlo Regular"/>
          <w:color w:val="000000"/>
          <w:highlight w:val="yellow"/>
        </w:rPr>
      </w:pPr>
    </w:p>
    <w:p w14:paraId="5CFA3F39" w14:textId="77777777" w:rsidR="00BC2499" w:rsidRPr="00723684"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sz w:val="24"/>
          <w:highlight w:val="yellow"/>
        </w:rPr>
      </w:pPr>
    </w:p>
    <w:p w14:paraId="46E31618" w14:textId="1898DE4E" w:rsidR="00EB104C" w:rsidRPr="00E75489" w:rsidRDefault="003F7337" w:rsidP="0063031F">
      <w:pPr>
        <w:pStyle w:val="ListParagraph"/>
        <w:widowControl w:val="0"/>
        <w:numPr>
          <w:ilvl w:val="0"/>
          <w:numId w:val="16"/>
        </w:numPr>
        <w:autoSpaceDE w:val="0"/>
        <w:autoSpaceDN w:val="0"/>
        <w:adjustRightInd w:val="0"/>
        <w:spacing w:after="240" w:line="240" w:lineRule="auto"/>
        <w:rPr>
          <w:rFonts w:cs="Times"/>
          <w:szCs w:val="26"/>
        </w:rPr>
      </w:pPr>
      <w:proofErr w:type="spellStart"/>
      <w:r>
        <w:rPr>
          <w:rFonts w:ascii="Inconsolata" w:hAnsi="Inconsolata"/>
          <w:b/>
          <w:color w:val="7F7F7F" w:themeColor="text1" w:themeTint="80"/>
          <w:sz w:val="28"/>
        </w:rPr>
        <w:lastRenderedPageBreak/>
        <w:t>use</w:t>
      </w:r>
      <w:r w:rsidR="00EB104C">
        <w:rPr>
          <w:rFonts w:ascii="Inconsolata" w:hAnsi="Inconsolata"/>
          <w:b/>
          <w:color w:val="7F7F7F" w:themeColor="text1" w:themeTint="80"/>
          <w:sz w:val="28"/>
        </w:rPr>
        <w:t>Consta</w:t>
      </w:r>
      <w:r>
        <w:rPr>
          <w:rFonts w:ascii="Inconsolata" w:hAnsi="Inconsolata"/>
          <w:b/>
          <w:color w:val="7F7F7F" w:themeColor="text1" w:themeTint="80"/>
          <w:sz w:val="28"/>
        </w:rPr>
        <w:t>ntA</w:t>
      </w:r>
      <w:r w:rsidR="00EB104C">
        <w:rPr>
          <w:rFonts w:ascii="Inconsolata" w:hAnsi="Inconsolata"/>
          <w:b/>
          <w:color w:val="7F7F7F" w:themeColor="text1" w:themeTint="80"/>
          <w:sz w:val="28"/>
        </w:rPr>
        <w:t>rea</w:t>
      </w:r>
      <w:proofErr w:type="spellEnd"/>
      <w:r w:rsidR="00EB104C">
        <w:rPr>
          <w:rFonts w:ascii="Times" w:hAnsi="Times" w:cs="Menlo Regular"/>
          <w:b/>
          <w:color w:val="000000"/>
        </w:rPr>
        <w:t>:</w:t>
      </w:r>
      <w:r w:rsidR="00EB104C">
        <w:rPr>
          <w:rFonts w:ascii="Times" w:hAnsi="Times" w:cs="Menlo Regular"/>
          <w:color w:val="000000"/>
        </w:rPr>
        <w:t xml:space="preserve"> </w:t>
      </w:r>
      <w:r>
        <w:rPr>
          <w:rFonts w:cs="Menlo Regular"/>
          <w:color w:val="000000"/>
        </w:rPr>
        <w:t xml:space="preserve">Considers to change the volume of the simulation box by fixing the </w:t>
      </w:r>
      <w:r w:rsidR="00CD1064">
        <w:rPr>
          <w:rFonts w:cs="Menlo Regular"/>
          <w:color w:val="000000"/>
        </w:rPr>
        <w:t>c</w:t>
      </w:r>
      <w:r w:rsidR="00D61C5A">
        <w:rPr>
          <w:rFonts w:cs="Menlo Regular"/>
          <w:color w:val="000000"/>
        </w:rPr>
        <w:t>r</w:t>
      </w:r>
      <w:r w:rsidR="00CD1064">
        <w:rPr>
          <w:rFonts w:cs="Menlo Regular"/>
          <w:color w:val="000000"/>
        </w:rPr>
        <w:t>o</w:t>
      </w:r>
      <w:r w:rsidR="00D61C5A">
        <w:rPr>
          <w:rFonts w:cs="Menlo Regular"/>
          <w:color w:val="000000"/>
        </w:rPr>
        <w:t>ss-sectional area (x-y plane)</w:t>
      </w:r>
      <w:r w:rsidR="00CD1064">
        <w:rPr>
          <w:rFonts w:cs="Menlo Regular"/>
          <w:color w:val="000000"/>
        </w:rPr>
        <w:t>.</w:t>
      </w:r>
    </w:p>
    <w:p w14:paraId="10D37B5A" w14:textId="77777777" w:rsidR="00EB104C" w:rsidRPr="0078324E" w:rsidRDefault="00EB104C" w:rsidP="00EB104C">
      <w:pPr>
        <w:pStyle w:val="ListParagraph"/>
        <w:widowControl w:val="0"/>
        <w:autoSpaceDE w:val="0"/>
        <w:autoSpaceDN w:val="0"/>
        <w:adjustRightInd w:val="0"/>
        <w:spacing w:after="240" w:line="240" w:lineRule="auto"/>
        <w:rPr>
          <w:rFonts w:cs="Times"/>
          <w:szCs w:val="26"/>
        </w:rPr>
      </w:pPr>
    </w:p>
    <w:p w14:paraId="1C2FDD00" w14:textId="699CB3DC" w:rsidR="00EB104C" w:rsidRPr="00E75489" w:rsidRDefault="00EB104C" w:rsidP="0063031F">
      <w:pPr>
        <w:pStyle w:val="ListParagraph"/>
        <w:widowControl w:val="0"/>
        <w:numPr>
          <w:ilvl w:val="1"/>
          <w:numId w:val="16"/>
        </w:numPr>
        <w:autoSpaceDE w:val="0"/>
        <w:autoSpaceDN w:val="0"/>
        <w:adjustRightInd w:val="0"/>
        <w:spacing w:after="240" w:line="240" w:lineRule="auto"/>
        <w:rPr>
          <w:rFonts w:cs="Times"/>
          <w:szCs w:val="26"/>
        </w:rPr>
      </w:pPr>
      <w:r>
        <w:rPr>
          <w:rFonts w:cs="Times"/>
          <w:szCs w:val="26"/>
        </w:rPr>
        <w:t>Value 1</w:t>
      </w:r>
      <w:r w:rsidRPr="0078324E">
        <w:rPr>
          <w:rFonts w:cs="Times"/>
          <w:szCs w:val="26"/>
        </w:rPr>
        <w:t>: &lt;</w:t>
      </w:r>
      <w:r w:rsidR="00CD1064">
        <w:rPr>
          <w:rFonts w:cs="Times"/>
          <w:szCs w:val="26"/>
        </w:rPr>
        <w:t>BOOLEAN</w:t>
      </w:r>
      <w:r w:rsidRPr="0078324E">
        <w:rPr>
          <w:rFonts w:cs="Times"/>
          <w:szCs w:val="26"/>
        </w:rPr>
        <w:t xml:space="preserve">&gt; </w:t>
      </w:r>
      <w:r w:rsidRPr="0078324E">
        <w:rPr>
          <w:rFonts w:cs="Times"/>
        </w:rPr>
        <w:t>– (</w:t>
      </w:r>
      <w:r w:rsidR="00CD1064">
        <w:rPr>
          <w:color w:val="9CC2E5" w:themeColor="accent1" w:themeTint="99"/>
        </w:rPr>
        <w:t>For isobaric-isothermal ensemble and Gibbs ensemble runs only</w:t>
      </w:r>
      <w:r w:rsidR="00CD1064">
        <w:rPr>
          <w:rFonts w:cs="Times"/>
        </w:rPr>
        <w:t>)</w:t>
      </w:r>
      <w:proofErr w:type="gramStart"/>
      <w:r w:rsidR="00CD1064">
        <w:rPr>
          <w:rFonts w:cs="Times"/>
        </w:rPr>
        <w:t>-“</w:t>
      </w:r>
      <w:proofErr w:type="gramEnd"/>
      <w:r w:rsidR="00CD1064">
        <w:rPr>
          <w:rFonts w:cs="Times"/>
        </w:rPr>
        <w:t>true” volume will change only in z axis, “false” volume will change with constant axis ratio.</w:t>
      </w:r>
    </w:p>
    <w:p w14:paraId="0587108C" w14:textId="77777777" w:rsidR="00BF6AF0" w:rsidRPr="00BF6AF0" w:rsidRDefault="00BF6AF0" w:rsidP="00BF6AF0">
      <w:pPr>
        <w:widowControl w:val="0"/>
        <w:autoSpaceDE w:val="0"/>
        <w:autoSpaceDN w:val="0"/>
        <w:adjustRightInd w:val="0"/>
        <w:spacing w:after="240"/>
        <w:ind w:left="360"/>
        <w:rPr>
          <w:rFonts w:cs="Times"/>
          <w:i/>
          <w:highlight w:val="yellow"/>
        </w:rPr>
      </w:pPr>
      <w:r w:rsidRPr="00BF6AF0">
        <w:rPr>
          <w:rFonts w:cs="Times"/>
          <w:i/>
          <w:highlight w:val="yellow"/>
        </w:rPr>
        <w:t>Warning:</w:t>
      </w:r>
    </w:p>
    <w:p w14:paraId="733E1067" w14:textId="1D10AB17" w:rsidR="00EB104C" w:rsidRPr="00BF6AF0" w:rsidRDefault="00BF6AF0" w:rsidP="00BF6AF0">
      <w:pPr>
        <w:widowControl w:val="0"/>
        <w:autoSpaceDE w:val="0"/>
        <w:autoSpaceDN w:val="0"/>
        <w:adjustRightInd w:val="0"/>
        <w:spacing w:after="240" w:line="240" w:lineRule="auto"/>
        <w:ind w:left="360"/>
        <w:rPr>
          <w:rFonts w:cs="Times"/>
          <w:szCs w:val="26"/>
        </w:rPr>
      </w:pPr>
      <w:r w:rsidRPr="00BF6AF0">
        <w:rPr>
          <w:rFonts w:cs="Times"/>
          <w:highlight w:val="yellow"/>
        </w:rPr>
        <w:t xml:space="preserve">By default, </w:t>
      </w:r>
      <w:proofErr w:type="spellStart"/>
      <w:r w:rsidRPr="00BF6AF0">
        <w:rPr>
          <w:rFonts w:ascii="Inconsolata" w:hAnsi="Inconsolata"/>
          <w:b/>
          <w:color w:val="7F7F7F" w:themeColor="text1" w:themeTint="80"/>
          <w:sz w:val="28"/>
          <w:highlight w:val="yellow"/>
        </w:rPr>
        <w:t>useConstantArea</w:t>
      </w:r>
      <w:proofErr w:type="spellEnd"/>
      <w:r w:rsidRPr="00BF6AF0">
        <w:rPr>
          <w:rFonts w:cs="Times"/>
          <w:highlight w:val="yellow"/>
        </w:rPr>
        <w:t xml:space="preserve"> will be set to “</w:t>
      </w:r>
      <w:r>
        <w:rPr>
          <w:rFonts w:cs="Times"/>
          <w:highlight w:val="yellow"/>
        </w:rPr>
        <w:t>false</w:t>
      </w:r>
      <w:r w:rsidRPr="00BF6AF0">
        <w:rPr>
          <w:rFonts w:cs="Times"/>
          <w:highlight w:val="yellow"/>
        </w:rPr>
        <w:t>” if no value was set</w:t>
      </w:r>
      <w:r w:rsidR="00B52866">
        <w:rPr>
          <w:rFonts w:cs="Times"/>
          <w:highlight w:val="yellow"/>
        </w:rPr>
        <w:t>. It means, the volume of the simulation box</w:t>
      </w:r>
      <w:r>
        <w:rPr>
          <w:rFonts w:cs="Times"/>
          <w:highlight w:val="yellow"/>
        </w:rPr>
        <w:t xml:space="preserve"> will change in a way to maintain the constant axis ratio</w:t>
      </w:r>
      <w:r w:rsidRPr="00BF6AF0">
        <w:rPr>
          <w:rFonts w:cs="Times"/>
          <w:highlight w:val="yellow"/>
        </w:rPr>
        <w:t>.</w:t>
      </w:r>
      <w:r>
        <w:rPr>
          <w:rFonts w:cs="Times"/>
        </w:rPr>
        <w:t xml:space="preserve"> </w:t>
      </w:r>
    </w:p>
    <w:p w14:paraId="07585509" w14:textId="77777777" w:rsidR="00BC2499" w:rsidRDefault="00BC2499" w:rsidP="00EB104C">
      <w:pPr>
        <w:widowControl w:val="0"/>
        <w:autoSpaceDE w:val="0"/>
        <w:autoSpaceDN w:val="0"/>
        <w:adjustRightInd w:val="0"/>
        <w:spacing w:after="240" w:line="240" w:lineRule="auto"/>
        <w:rPr>
          <w:rFonts w:ascii="Inconsolata" w:hAnsi="Inconsolata" w:cs="Menlo Regular"/>
          <w:color w:val="000000"/>
          <w:highlight w:val="lightGray"/>
        </w:rPr>
      </w:pPr>
    </w:p>
    <w:p w14:paraId="23804103" w14:textId="77777777" w:rsidR="00B52866" w:rsidRPr="00EB104C" w:rsidRDefault="00B52866" w:rsidP="00EB104C">
      <w:pPr>
        <w:widowControl w:val="0"/>
        <w:autoSpaceDE w:val="0"/>
        <w:autoSpaceDN w:val="0"/>
        <w:adjustRightInd w:val="0"/>
        <w:spacing w:after="240" w:line="240" w:lineRule="auto"/>
        <w:rPr>
          <w:rFonts w:ascii="Inconsolata" w:hAnsi="Inconsolata" w:cs="Menlo Regular"/>
          <w:color w:val="000000"/>
          <w:highlight w:val="lightGray"/>
        </w:rPr>
      </w:pPr>
    </w:p>
    <w:p w14:paraId="62C30040" w14:textId="77777777" w:rsidR="00BC2499" w:rsidRPr="00EA246D" w:rsidRDefault="00BC2499" w:rsidP="0063031F">
      <w:pPr>
        <w:pStyle w:val="ListParagraph"/>
        <w:widowControl w:val="0"/>
        <w:numPr>
          <w:ilvl w:val="0"/>
          <w:numId w:val="16"/>
        </w:numPr>
        <w:autoSpaceDE w:val="0"/>
        <w:autoSpaceDN w:val="0"/>
        <w:adjustRightInd w:val="0"/>
        <w:spacing w:after="240" w:line="240" w:lineRule="auto"/>
        <w:jc w:val="both"/>
        <w:rPr>
          <w:rFonts w:cs="Times"/>
          <w:sz w:val="24"/>
          <w:szCs w:val="24"/>
        </w:rPr>
      </w:pPr>
      <w:proofErr w:type="spellStart"/>
      <w:r>
        <w:rPr>
          <w:rFonts w:ascii="Inconsolata" w:hAnsi="Inconsolata"/>
          <w:b/>
          <w:color w:val="7F7F7F" w:themeColor="text1" w:themeTint="80"/>
          <w:sz w:val="28"/>
        </w:rPr>
        <w:t>BoxDim</w:t>
      </w:r>
      <w:proofErr w:type="spellEnd"/>
      <w:r>
        <w:rPr>
          <w:rFonts w:ascii="Times" w:hAnsi="Times"/>
        </w:rPr>
        <w:t xml:space="preserve">: </w:t>
      </w:r>
      <w:r w:rsidRPr="0078324E">
        <w:t>Defines the axis lengths of simulation box.  This tag may occur multiple times</w:t>
      </w:r>
      <w:r>
        <w:t xml:space="preserve">.  </w:t>
      </w:r>
      <w:r w:rsidRPr="0078324E">
        <w:t xml:space="preserve">It occurs </w:t>
      </w:r>
      <w:r w:rsidRPr="0078324E">
        <w:rPr>
          <w:color w:val="F4B083" w:themeColor="accent2" w:themeTint="99"/>
        </w:rPr>
        <w:t>once for NVT</w:t>
      </w:r>
      <w:r>
        <w:rPr>
          <w:color w:val="F4B083" w:themeColor="accent2" w:themeTint="99"/>
        </w:rPr>
        <w:t xml:space="preserve"> </w:t>
      </w:r>
      <w:r w:rsidRPr="002E4210">
        <w:rPr>
          <w:color w:val="000000" w:themeColor="text1"/>
        </w:rPr>
        <w:t xml:space="preserve">and </w:t>
      </w:r>
      <w:r>
        <w:rPr>
          <w:color w:val="F4B083" w:themeColor="accent2" w:themeTint="99"/>
        </w:rPr>
        <w:t>NPT</w:t>
      </w:r>
      <w:r w:rsidRPr="0078324E">
        <w:t xml:space="preserve">, but </w:t>
      </w:r>
      <w:r w:rsidRPr="0078324E">
        <w:rPr>
          <w:color w:val="9CC2E5" w:themeColor="accent1" w:themeTint="99"/>
        </w:rPr>
        <w:t>twice for Gibbs ensemble</w:t>
      </w:r>
      <w:r>
        <w:rPr>
          <w:color w:val="9CC2E5" w:themeColor="accent1" w:themeTint="99"/>
        </w:rPr>
        <w:t xml:space="preserve"> or </w:t>
      </w:r>
      <w:r>
        <w:rPr>
          <w:color w:val="FFD966" w:themeColor="accent4" w:themeTint="99"/>
        </w:rPr>
        <w:t>GC</w:t>
      </w:r>
      <w:r w:rsidRPr="000865F9">
        <w:rPr>
          <w:color w:val="FFD966" w:themeColor="accent4" w:themeTint="99"/>
        </w:rPr>
        <w:t xml:space="preserve"> ensemble</w:t>
      </w:r>
      <w:r w:rsidRPr="0078324E">
        <w:t>.</w:t>
      </w:r>
    </w:p>
    <w:p w14:paraId="6DED8A1D" w14:textId="77777777" w:rsidR="00BC2499" w:rsidRPr="0078324E" w:rsidRDefault="00BC2499" w:rsidP="00BC2499">
      <w:pPr>
        <w:pStyle w:val="ListParagraph"/>
        <w:widowControl w:val="0"/>
        <w:autoSpaceDE w:val="0"/>
        <w:autoSpaceDN w:val="0"/>
        <w:adjustRightInd w:val="0"/>
        <w:spacing w:after="240" w:line="240" w:lineRule="auto"/>
        <w:rPr>
          <w:rFonts w:cs="Times"/>
          <w:sz w:val="24"/>
          <w:szCs w:val="24"/>
        </w:rPr>
      </w:pPr>
    </w:p>
    <w:p w14:paraId="4CD865D5" w14:textId="77777777" w:rsidR="00BC2499" w:rsidRPr="00EA246D" w:rsidRDefault="00BC2499" w:rsidP="0063031F">
      <w:pPr>
        <w:pStyle w:val="ListParagraph"/>
        <w:widowControl w:val="0"/>
        <w:numPr>
          <w:ilvl w:val="1"/>
          <w:numId w:val="16"/>
        </w:numPr>
        <w:autoSpaceDE w:val="0"/>
        <w:autoSpaceDN w:val="0"/>
        <w:adjustRightInd w:val="0"/>
        <w:spacing w:after="240" w:line="240" w:lineRule="auto"/>
        <w:rPr>
          <w:rFonts w:cs="Times"/>
          <w:szCs w:val="26"/>
        </w:rPr>
      </w:pPr>
      <w:r w:rsidRPr="0078324E">
        <w:t xml:space="preserve">Value 1: &lt;INTEGER&gt; </w:t>
      </w:r>
      <w:r w:rsidRPr="0078324E">
        <w:rPr>
          <w:rFonts w:cs="Times"/>
        </w:rPr>
        <w:t xml:space="preserve">– </w:t>
      </w:r>
      <w:r>
        <w:rPr>
          <w:rFonts w:cs="Times"/>
        </w:rPr>
        <w:t>S</w:t>
      </w:r>
      <w:r w:rsidRPr="0078324E">
        <w:rPr>
          <w:rFonts w:cs="Times"/>
        </w:rPr>
        <w:t>ets box number (first box is box ‘0’)</w:t>
      </w:r>
    </w:p>
    <w:p w14:paraId="24C77A6A" w14:textId="77777777" w:rsidR="00BC2499" w:rsidRPr="0078324E" w:rsidRDefault="00BC2499" w:rsidP="00BC2499">
      <w:pPr>
        <w:pStyle w:val="ListParagraph"/>
        <w:widowControl w:val="0"/>
        <w:autoSpaceDE w:val="0"/>
        <w:autoSpaceDN w:val="0"/>
        <w:adjustRightInd w:val="0"/>
        <w:spacing w:after="240" w:line="240" w:lineRule="auto"/>
        <w:ind w:left="1440"/>
        <w:rPr>
          <w:rFonts w:cs="Times"/>
          <w:szCs w:val="26"/>
        </w:rPr>
      </w:pPr>
    </w:p>
    <w:p w14:paraId="13B00CC7" w14:textId="77777777" w:rsidR="00BC2499" w:rsidRPr="005E10CF" w:rsidRDefault="00BC2499" w:rsidP="0063031F">
      <w:pPr>
        <w:pStyle w:val="ListParagraph"/>
        <w:widowControl w:val="0"/>
        <w:numPr>
          <w:ilvl w:val="1"/>
          <w:numId w:val="16"/>
        </w:numPr>
        <w:autoSpaceDE w:val="0"/>
        <w:autoSpaceDN w:val="0"/>
        <w:adjustRightInd w:val="0"/>
        <w:spacing w:after="240" w:line="240" w:lineRule="auto"/>
        <w:rPr>
          <w:rFonts w:cs="Times"/>
          <w:szCs w:val="26"/>
        </w:rPr>
      </w:pPr>
      <w:r w:rsidRPr="0078324E">
        <w:t xml:space="preserve">Value 2: </w:t>
      </w:r>
      <w:r w:rsidRPr="0078324E">
        <w:rPr>
          <w:rFonts w:cs="Times"/>
          <w:szCs w:val="26"/>
        </w:rPr>
        <w:t xml:space="preserve">&lt;DOUBLE&gt; </w:t>
      </w:r>
      <w:r w:rsidRPr="0078324E">
        <w:rPr>
          <w:rFonts w:cs="Times"/>
        </w:rPr>
        <w:t>– x-axis length in Angstroms</w:t>
      </w:r>
    </w:p>
    <w:p w14:paraId="63E6E0B8" w14:textId="77777777" w:rsidR="00BC2499" w:rsidRPr="0078324E" w:rsidRDefault="00BC2499" w:rsidP="00BC2499">
      <w:pPr>
        <w:pStyle w:val="ListParagraph"/>
        <w:widowControl w:val="0"/>
        <w:autoSpaceDE w:val="0"/>
        <w:autoSpaceDN w:val="0"/>
        <w:adjustRightInd w:val="0"/>
        <w:spacing w:after="240" w:line="240" w:lineRule="auto"/>
        <w:ind w:left="1440"/>
        <w:rPr>
          <w:rFonts w:cs="Times"/>
          <w:szCs w:val="26"/>
        </w:rPr>
      </w:pPr>
    </w:p>
    <w:p w14:paraId="2B47D60D" w14:textId="77777777" w:rsidR="00BC2499" w:rsidRPr="00EA246D" w:rsidRDefault="00BC2499" w:rsidP="0063031F">
      <w:pPr>
        <w:pStyle w:val="ListParagraph"/>
        <w:widowControl w:val="0"/>
        <w:numPr>
          <w:ilvl w:val="1"/>
          <w:numId w:val="16"/>
        </w:numPr>
        <w:autoSpaceDE w:val="0"/>
        <w:autoSpaceDN w:val="0"/>
        <w:adjustRightInd w:val="0"/>
        <w:spacing w:after="240" w:line="240" w:lineRule="auto"/>
        <w:rPr>
          <w:rFonts w:cs="Times"/>
          <w:szCs w:val="26"/>
        </w:rPr>
      </w:pPr>
      <w:r w:rsidRPr="0078324E">
        <w:t xml:space="preserve">Value 3: </w:t>
      </w:r>
      <w:r w:rsidRPr="0078324E">
        <w:rPr>
          <w:rFonts w:cs="Times"/>
          <w:szCs w:val="26"/>
        </w:rPr>
        <w:t xml:space="preserve">&lt;DOUBLE&gt; </w:t>
      </w:r>
      <w:r w:rsidRPr="0078324E">
        <w:rPr>
          <w:rFonts w:cs="Times"/>
        </w:rPr>
        <w:t>– y-axis length in Angstroms</w:t>
      </w:r>
      <w:r w:rsidRPr="0078324E">
        <w:t xml:space="preserve"> </w:t>
      </w:r>
    </w:p>
    <w:p w14:paraId="7DEB7714" w14:textId="77777777" w:rsidR="00BC2499" w:rsidRPr="0078324E" w:rsidRDefault="00BC2499" w:rsidP="00BC2499">
      <w:pPr>
        <w:pStyle w:val="ListParagraph"/>
        <w:widowControl w:val="0"/>
        <w:autoSpaceDE w:val="0"/>
        <w:autoSpaceDN w:val="0"/>
        <w:adjustRightInd w:val="0"/>
        <w:spacing w:after="240" w:line="240" w:lineRule="auto"/>
        <w:ind w:left="1440"/>
        <w:rPr>
          <w:rFonts w:cs="Times"/>
          <w:szCs w:val="26"/>
        </w:rPr>
      </w:pPr>
    </w:p>
    <w:p w14:paraId="4D44299C" w14:textId="77777777" w:rsidR="00BC2499" w:rsidRPr="00EA246D" w:rsidRDefault="00BC2499" w:rsidP="0063031F">
      <w:pPr>
        <w:pStyle w:val="ListParagraph"/>
        <w:widowControl w:val="0"/>
        <w:numPr>
          <w:ilvl w:val="1"/>
          <w:numId w:val="16"/>
        </w:numPr>
        <w:autoSpaceDE w:val="0"/>
        <w:autoSpaceDN w:val="0"/>
        <w:adjustRightInd w:val="0"/>
        <w:spacing w:after="240" w:line="240" w:lineRule="auto"/>
        <w:rPr>
          <w:rFonts w:cs="Times"/>
          <w:sz w:val="24"/>
          <w:szCs w:val="26"/>
        </w:rPr>
      </w:pPr>
      <w:r w:rsidRPr="0078324E">
        <w:t xml:space="preserve">Value 4: </w:t>
      </w:r>
      <w:r w:rsidRPr="0078324E">
        <w:rPr>
          <w:rFonts w:cs="Times"/>
          <w:szCs w:val="26"/>
        </w:rPr>
        <w:t xml:space="preserve">&lt;DOUBLE&gt; </w:t>
      </w:r>
      <w:r w:rsidRPr="0078324E">
        <w:rPr>
          <w:rFonts w:cs="Times"/>
        </w:rPr>
        <w:t>– z-axis length in Angstroms</w:t>
      </w:r>
      <w:r>
        <w:t xml:space="preserve"> </w:t>
      </w:r>
    </w:p>
    <w:p w14:paraId="4AFD1C83" w14:textId="77777777" w:rsidR="00BC2499" w:rsidRPr="00EA246D" w:rsidRDefault="00BC2499" w:rsidP="00BC2499">
      <w:pPr>
        <w:widowControl w:val="0"/>
        <w:autoSpaceDE w:val="0"/>
        <w:autoSpaceDN w:val="0"/>
        <w:adjustRightInd w:val="0"/>
        <w:spacing w:after="240" w:line="240" w:lineRule="auto"/>
        <w:rPr>
          <w:rFonts w:cs="Times"/>
          <w:sz w:val="24"/>
          <w:szCs w:val="26"/>
        </w:rPr>
      </w:pPr>
    </w:p>
    <w:p w14:paraId="6B3BBB6F" w14:textId="77777777" w:rsidR="00BC2499" w:rsidRPr="00724BAD" w:rsidRDefault="00BC2499" w:rsidP="00BC2499">
      <w:pPr>
        <w:widowControl w:val="0"/>
        <w:autoSpaceDE w:val="0"/>
        <w:autoSpaceDN w:val="0"/>
        <w:adjustRightInd w:val="0"/>
        <w:spacing w:after="240" w:line="240" w:lineRule="auto"/>
        <w:ind w:left="1080"/>
        <w:rPr>
          <w:rFonts w:cs="Menlo Regular"/>
          <w:i/>
          <w:color w:val="000000"/>
          <w:szCs w:val="24"/>
          <w:highlight w:val="yellow"/>
        </w:rPr>
      </w:pPr>
      <w:r w:rsidRPr="00724BAD">
        <w:rPr>
          <w:rFonts w:cs="Menlo Regular"/>
          <w:i/>
          <w:color w:val="000000"/>
          <w:szCs w:val="24"/>
          <w:highlight w:val="yellow"/>
        </w:rPr>
        <w:t>Note:</w:t>
      </w:r>
    </w:p>
    <w:p w14:paraId="6D92761A" w14:textId="77777777" w:rsidR="00BC2499" w:rsidRPr="00724BAD" w:rsidRDefault="00BC2499" w:rsidP="00BC2499">
      <w:pPr>
        <w:widowControl w:val="0"/>
        <w:autoSpaceDE w:val="0"/>
        <w:autoSpaceDN w:val="0"/>
        <w:adjustRightInd w:val="0"/>
        <w:spacing w:after="240" w:line="240" w:lineRule="auto"/>
        <w:ind w:left="1080"/>
        <w:jc w:val="both"/>
        <w:rPr>
          <w:rFonts w:cs="Menlo Regular"/>
          <w:color w:val="000000"/>
          <w:szCs w:val="24"/>
          <w:highlight w:val="yellow"/>
        </w:rPr>
      </w:pPr>
      <w:r w:rsidRPr="00724BAD">
        <w:rPr>
          <w:rFonts w:cs="Menlo Regular"/>
          <w:color w:val="000000"/>
          <w:szCs w:val="24"/>
          <w:highlight w:val="yellow"/>
        </w:rPr>
        <w:t xml:space="preserve">If </w:t>
      </w:r>
      <w:r>
        <w:rPr>
          <w:rFonts w:cs="Menlo Regular"/>
          <w:color w:val="000000"/>
          <w:szCs w:val="24"/>
          <w:highlight w:val="yellow"/>
        </w:rPr>
        <w:t xml:space="preserve">the </w:t>
      </w:r>
      <w:r w:rsidRPr="00724BAD">
        <w:rPr>
          <w:rFonts w:cs="Menlo Regular"/>
          <w:color w:val="000000"/>
          <w:szCs w:val="24"/>
          <w:highlight w:val="yellow"/>
        </w:rPr>
        <w:t xml:space="preserve">number of defined boxes were not compatible to simulation type, </w:t>
      </w:r>
      <w:r>
        <w:rPr>
          <w:rFonts w:cs="Menlo Regular"/>
          <w:color w:val="000000"/>
          <w:szCs w:val="24"/>
          <w:highlight w:val="yellow"/>
        </w:rPr>
        <w:t xml:space="preserve">the </w:t>
      </w:r>
      <w:r w:rsidRPr="00724BAD">
        <w:rPr>
          <w:rFonts w:cs="Menlo Regular"/>
          <w:color w:val="000000"/>
          <w:szCs w:val="24"/>
          <w:highlight w:val="yellow"/>
        </w:rPr>
        <w:t>program will be terminated.</w:t>
      </w:r>
    </w:p>
    <w:p w14:paraId="26C9A920" w14:textId="77777777" w:rsidR="00BC2499" w:rsidRDefault="00BC2499" w:rsidP="00BC2499">
      <w:pPr>
        <w:widowControl w:val="0"/>
        <w:autoSpaceDE w:val="0"/>
        <w:autoSpaceDN w:val="0"/>
        <w:adjustRightInd w:val="0"/>
        <w:spacing w:after="240" w:line="240" w:lineRule="auto"/>
        <w:ind w:left="1080"/>
        <w:rPr>
          <w:rFonts w:ascii="Inconsolata" w:hAnsi="Inconsolata" w:cs="Menlo Regular"/>
          <w:color w:val="000000"/>
        </w:rPr>
      </w:pPr>
      <w:r w:rsidRPr="000865F9">
        <w:rPr>
          <w:rFonts w:cs="Times"/>
          <w:szCs w:val="26"/>
        </w:rPr>
        <w:t>Example (</w:t>
      </w:r>
      <w:r w:rsidRPr="000865F9">
        <w:rPr>
          <w:color w:val="F4B083" w:themeColor="accent2" w:themeTint="99"/>
        </w:rPr>
        <w:t>NVT</w:t>
      </w:r>
      <w:r>
        <w:rPr>
          <w:color w:val="F4B083" w:themeColor="accent2" w:themeTint="99"/>
        </w:rPr>
        <w:t xml:space="preserve"> and NPT</w:t>
      </w:r>
      <w:r w:rsidRPr="000865F9">
        <w:rPr>
          <w:color w:val="F4B083" w:themeColor="accent2" w:themeTint="99"/>
        </w:rPr>
        <w:t xml:space="preserve"> ensemble</w:t>
      </w:r>
      <w:r w:rsidRPr="000865F9">
        <w:rPr>
          <w:rFonts w:cs="Times"/>
          <w:szCs w:val="26"/>
        </w:rPr>
        <w:t>):</w:t>
      </w:r>
      <w:r w:rsidRPr="000865F9">
        <w:rPr>
          <w:rFonts w:ascii="Times" w:hAnsi="Times" w:cs="Times"/>
          <w:szCs w:val="26"/>
        </w:rPr>
        <w:br/>
      </w:r>
      <w:r w:rsidRPr="000865F9">
        <w:rPr>
          <w:rFonts w:ascii="Inconsolata" w:hAnsi="Inconsolata" w:cs="Menlo Regular"/>
          <w:color w:val="000000"/>
          <w:highlight w:val="lightGray"/>
        </w:rPr>
        <w:t>###################################</w:t>
      </w:r>
      <w:r w:rsidRPr="000865F9">
        <w:rPr>
          <w:rFonts w:ascii="Inconsolata" w:hAnsi="Inconsolata" w:cs="Menlo Regular"/>
          <w:color w:val="000000"/>
          <w:highlight w:val="lightGray"/>
        </w:rPr>
        <w:br/>
        <w:t xml:space="preserve"># </w:t>
      </w:r>
      <w:r>
        <w:rPr>
          <w:rFonts w:ascii="Inconsolata" w:hAnsi="Inconsolata" w:cs="Menlo Regular"/>
          <w:color w:val="000000"/>
          <w:highlight w:val="lightGray"/>
        </w:rPr>
        <w:t>BOX DIMENSION</w:t>
      </w:r>
      <w:r w:rsidRPr="000865F9">
        <w:rPr>
          <w:rFonts w:ascii="Inconsolata" w:hAnsi="Inconsolata" w:cs="Menlo Regular"/>
          <w:color w:val="000000"/>
          <w:highlight w:val="lightGray"/>
        </w:rPr>
        <w:t xml:space="preserve"> #, </w:t>
      </w:r>
      <w:r>
        <w:rPr>
          <w:rFonts w:ascii="Inconsolata" w:hAnsi="Inconsolata" w:cs="Menlo Regular"/>
          <w:color w:val="000000"/>
          <w:highlight w:val="lightGray"/>
        </w:rPr>
        <w:t>X</w:t>
      </w:r>
      <w:r w:rsidRPr="000865F9">
        <w:rPr>
          <w:rFonts w:ascii="Inconsolata" w:hAnsi="Inconsolata" w:cs="Menlo Regular"/>
          <w:color w:val="000000"/>
          <w:highlight w:val="lightGray"/>
        </w:rPr>
        <w:t xml:space="preserve">, </w:t>
      </w:r>
      <w:r>
        <w:rPr>
          <w:rFonts w:ascii="Inconsolata" w:hAnsi="Inconsolata" w:cs="Menlo Regular"/>
          <w:color w:val="000000"/>
          <w:highlight w:val="lightGray"/>
        </w:rPr>
        <w:t>Y</w:t>
      </w:r>
      <w:r w:rsidRPr="000865F9">
        <w:rPr>
          <w:rFonts w:ascii="Inconsolata" w:hAnsi="Inconsolata" w:cs="Menlo Regular"/>
          <w:color w:val="000000"/>
          <w:highlight w:val="lightGray"/>
        </w:rPr>
        <w:t xml:space="preserve">, </w:t>
      </w:r>
      <w:r>
        <w:rPr>
          <w:rFonts w:ascii="Inconsolata" w:hAnsi="Inconsolata" w:cs="Menlo Regular"/>
          <w:color w:val="000000"/>
          <w:highlight w:val="lightGray"/>
        </w:rPr>
        <w:t>Z</w:t>
      </w:r>
      <w:r w:rsidRPr="000865F9">
        <w:rPr>
          <w:rFonts w:ascii="Inconsolata" w:hAnsi="Inconsolata" w:cs="Menlo Regular"/>
          <w:color w:val="000000"/>
          <w:highlight w:val="lightGray"/>
        </w:rPr>
        <w:br/>
        <w:t>###################################</w:t>
      </w:r>
      <w:r w:rsidRPr="000865F9">
        <w:rPr>
          <w:rFonts w:ascii="Inconsolata" w:hAnsi="Inconsolata" w:cs="Menlo Regular"/>
          <w:color w:val="000000"/>
          <w:highlight w:val="lightGray"/>
        </w:rPr>
        <w:br/>
      </w:r>
      <w:proofErr w:type="spellStart"/>
      <w:r w:rsidRPr="000865F9">
        <w:rPr>
          <w:rFonts w:ascii="Inconsolata" w:hAnsi="Inconsolata" w:cs="Menlo Regular"/>
          <w:color w:val="000000"/>
          <w:highlight w:val="lightGray"/>
        </w:rPr>
        <w:t>BoxDim</w:t>
      </w:r>
      <w:proofErr w:type="spellEnd"/>
      <w:r w:rsidRPr="000865F9">
        <w:rPr>
          <w:rFonts w:ascii="Inconsolata" w:hAnsi="Inconsolata" w:cs="Menlo Regular"/>
          <w:color w:val="000000"/>
          <w:highlight w:val="lightGray"/>
        </w:rPr>
        <w:t xml:space="preserve">  0   40.00 40.00 40.00 </w:t>
      </w:r>
      <w:r w:rsidRPr="000865F9">
        <w:rPr>
          <w:rFonts w:ascii="Times" w:hAnsi="Times" w:cs="Times"/>
          <w:szCs w:val="26"/>
        </w:rPr>
        <w:br/>
      </w:r>
      <w:r w:rsidRPr="000865F9">
        <w:rPr>
          <w:rFonts w:ascii="Times" w:hAnsi="Times" w:cs="Times"/>
          <w:szCs w:val="26"/>
        </w:rPr>
        <w:br/>
      </w:r>
      <w:r>
        <w:rPr>
          <w:rFonts w:cs="Times"/>
          <w:szCs w:val="26"/>
        </w:rPr>
        <w:br/>
      </w:r>
      <w:r w:rsidRPr="000865F9">
        <w:rPr>
          <w:rFonts w:cs="Times"/>
          <w:szCs w:val="26"/>
        </w:rPr>
        <w:t>Example (</w:t>
      </w:r>
      <w:r w:rsidRPr="000865F9">
        <w:rPr>
          <w:color w:val="9CC2E5" w:themeColor="accent1" w:themeTint="99"/>
        </w:rPr>
        <w:t>Gibbs ensemble</w:t>
      </w:r>
      <w:r w:rsidRPr="00C76712">
        <w:rPr>
          <w:color w:val="FFD966" w:themeColor="accent4" w:themeTint="99"/>
        </w:rPr>
        <w:t xml:space="preserve"> </w:t>
      </w:r>
      <w:r w:rsidRPr="00C76712">
        <w:t xml:space="preserve">or </w:t>
      </w:r>
      <w:r>
        <w:rPr>
          <w:color w:val="FFD966" w:themeColor="accent4" w:themeTint="99"/>
        </w:rPr>
        <w:t>GC</w:t>
      </w:r>
      <w:r w:rsidRPr="000865F9">
        <w:rPr>
          <w:color w:val="FFD966" w:themeColor="accent4" w:themeTint="99"/>
        </w:rPr>
        <w:t xml:space="preserve"> ensemble</w:t>
      </w:r>
      <w:r>
        <w:t>)</w:t>
      </w:r>
      <w:r w:rsidRPr="000865F9">
        <w:rPr>
          <w:rFonts w:cs="Times"/>
          <w:szCs w:val="26"/>
        </w:rPr>
        <w:t>:</w:t>
      </w:r>
      <w:r w:rsidRPr="000865F9">
        <w:rPr>
          <w:rFonts w:ascii="Times" w:hAnsi="Times" w:cs="Times"/>
          <w:szCs w:val="26"/>
        </w:rPr>
        <w:t xml:space="preserve"> </w:t>
      </w:r>
      <w:r w:rsidRPr="000865F9">
        <w:rPr>
          <w:rFonts w:ascii="Times" w:hAnsi="Times" w:cs="Times"/>
          <w:szCs w:val="26"/>
        </w:rPr>
        <w:br/>
      </w:r>
      <w:r w:rsidRPr="000865F9">
        <w:rPr>
          <w:rFonts w:ascii="Inconsolata" w:hAnsi="Inconsolata" w:cs="Menlo Regular"/>
          <w:color w:val="000000"/>
          <w:highlight w:val="lightGray"/>
        </w:rPr>
        <w:t>###################################</w:t>
      </w:r>
      <w:r w:rsidRPr="000865F9">
        <w:rPr>
          <w:rFonts w:ascii="Inconsolata" w:hAnsi="Inconsolata" w:cs="Menlo Regular"/>
          <w:color w:val="000000"/>
          <w:highlight w:val="lightGray"/>
        </w:rPr>
        <w:br/>
        <w:t xml:space="preserve"># </w:t>
      </w:r>
      <w:r>
        <w:rPr>
          <w:rFonts w:ascii="Inconsolata" w:hAnsi="Inconsolata" w:cs="Menlo Regular"/>
          <w:color w:val="000000"/>
          <w:highlight w:val="lightGray"/>
        </w:rPr>
        <w:t>BOX DIMENSION</w:t>
      </w:r>
      <w:r w:rsidRPr="000865F9">
        <w:rPr>
          <w:rFonts w:ascii="Inconsolata" w:hAnsi="Inconsolata" w:cs="Menlo Regular"/>
          <w:color w:val="000000"/>
          <w:highlight w:val="lightGray"/>
        </w:rPr>
        <w:t xml:space="preserve"> #, </w:t>
      </w:r>
      <w:r>
        <w:rPr>
          <w:rFonts w:ascii="Inconsolata" w:hAnsi="Inconsolata" w:cs="Menlo Regular"/>
          <w:color w:val="000000"/>
          <w:highlight w:val="lightGray"/>
        </w:rPr>
        <w:t>X</w:t>
      </w:r>
      <w:r w:rsidRPr="000865F9">
        <w:rPr>
          <w:rFonts w:ascii="Inconsolata" w:hAnsi="Inconsolata" w:cs="Menlo Regular"/>
          <w:color w:val="000000"/>
          <w:highlight w:val="lightGray"/>
        </w:rPr>
        <w:t xml:space="preserve">, </w:t>
      </w:r>
      <w:r>
        <w:rPr>
          <w:rFonts w:ascii="Inconsolata" w:hAnsi="Inconsolata" w:cs="Menlo Regular"/>
          <w:color w:val="000000"/>
          <w:highlight w:val="lightGray"/>
        </w:rPr>
        <w:t>Y</w:t>
      </w:r>
      <w:r w:rsidRPr="000865F9">
        <w:rPr>
          <w:rFonts w:ascii="Inconsolata" w:hAnsi="Inconsolata" w:cs="Menlo Regular"/>
          <w:color w:val="000000"/>
          <w:highlight w:val="lightGray"/>
        </w:rPr>
        <w:t xml:space="preserve">, </w:t>
      </w:r>
      <w:r>
        <w:rPr>
          <w:rFonts w:ascii="Inconsolata" w:hAnsi="Inconsolata" w:cs="Menlo Regular"/>
          <w:color w:val="000000"/>
          <w:highlight w:val="lightGray"/>
        </w:rPr>
        <w:t>Z</w:t>
      </w:r>
      <w:r w:rsidRPr="000865F9">
        <w:rPr>
          <w:rFonts w:ascii="Inconsolata" w:hAnsi="Inconsolata" w:cs="Menlo Regular"/>
          <w:color w:val="000000"/>
          <w:highlight w:val="lightGray"/>
        </w:rPr>
        <w:br/>
        <w:t>###################################</w:t>
      </w:r>
      <w:r w:rsidRPr="000865F9">
        <w:rPr>
          <w:rFonts w:ascii="Inconsolata" w:hAnsi="Inconsolata" w:cs="Menlo Regular"/>
          <w:color w:val="000000"/>
          <w:highlight w:val="lightGray"/>
        </w:rPr>
        <w:br/>
      </w:r>
      <w:proofErr w:type="spellStart"/>
      <w:r w:rsidRPr="000865F9">
        <w:rPr>
          <w:rFonts w:ascii="Inconsolata" w:hAnsi="Inconsolata" w:cs="Menlo Regular"/>
          <w:color w:val="000000"/>
          <w:highlight w:val="lightGray"/>
        </w:rPr>
        <w:t>BoxDim</w:t>
      </w:r>
      <w:proofErr w:type="spellEnd"/>
      <w:r w:rsidRPr="000865F9">
        <w:rPr>
          <w:rFonts w:ascii="Inconsolata" w:hAnsi="Inconsolata" w:cs="Menlo Regular"/>
          <w:color w:val="000000"/>
          <w:highlight w:val="lightGray"/>
        </w:rPr>
        <w:t xml:space="preserve">  0   106.60 106.60 106.60</w:t>
      </w:r>
      <w:r w:rsidRPr="000865F9">
        <w:rPr>
          <w:rFonts w:ascii="Inconsolata" w:hAnsi="Inconsolata" w:cs="Menlo Regular"/>
          <w:color w:val="000000"/>
          <w:highlight w:val="lightGray"/>
        </w:rPr>
        <w:br/>
      </w:r>
      <w:proofErr w:type="spellStart"/>
      <w:r w:rsidRPr="000865F9">
        <w:rPr>
          <w:rFonts w:ascii="Inconsolata" w:hAnsi="Inconsolata" w:cs="Menlo Regular"/>
          <w:color w:val="000000"/>
          <w:highlight w:val="lightGray"/>
        </w:rPr>
        <w:t>BoxDim</w:t>
      </w:r>
      <w:proofErr w:type="spellEnd"/>
      <w:r w:rsidRPr="000865F9">
        <w:rPr>
          <w:rFonts w:ascii="Inconsolata" w:hAnsi="Inconsolata" w:cs="Menlo Regular"/>
          <w:color w:val="000000"/>
          <w:highlight w:val="lightGray"/>
        </w:rPr>
        <w:t xml:space="preserve">  1   176.60 176.60 176.60</w:t>
      </w:r>
    </w:p>
    <w:p w14:paraId="2169F6D6" w14:textId="77777777" w:rsidR="00BC2499" w:rsidRPr="000865F9" w:rsidRDefault="00BC2499" w:rsidP="00BC2499">
      <w:pPr>
        <w:widowControl w:val="0"/>
        <w:autoSpaceDE w:val="0"/>
        <w:autoSpaceDN w:val="0"/>
        <w:adjustRightInd w:val="0"/>
        <w:spacing w:after="240" w:line="240" w:lineRule="auto"/>
        <w:ind w:left="1080"/>
        <w:rPr>
          <w:rFonts w:ascii="Times" w:hAnsi="Times" w:cs="Times"/>
          <w:sz w:val="24"/>
          <w:szCs w:val="26"/>
        </w:rPr>
      </w:pPr>
    </w:p>
    <w:p w14:paraId="792F2AC8" w14:textId="77777777" w:rsidR="00BC2499" w:rsidRPr="005044AC" w:rsidRDefault="00BC2499" w:rsidP="0063031F">
      <w:pPr>
        <w:pStyle w:val="ListParagraph"/>
        <w:widowControl w:val="0"/>
        <w:numPr>
          <w:ilvl w:val="0"/>
          <w:numId w:val="16"/>
        </w:numPr>
        <w:autoSpaceDE w:val="0"/>
        <w:autoSpaceDN w:val="0"/>
        <w:adjustRightInd w:val="0"/>
        <w:spacing w:after="240" w:line="240" w:lineRule="auto"/>
        <w:jc w:val="both"/>
        <w:rPr>
          <w:rFonts w:cs="Times"/>
          <w:sz w:val="26"/>
          <w:szCs w:val="26"/>
        </w:rPr>
      </w:pPr>
      <w:proofErr w:type="spellStart"/>
      <w:r>
        <w:rPr>
          <w:rFonts w:ascii="Inconsolata" w:hAnsi="Inconsolata"/>
          <w:b/>
          <w:color w:val="7F7F7F" w:themeColor="text1" w:themeTint="80"/>
          <w:sz w:val="28"/>
        </w:rPr>
        <w:lastRenderedPageBreak/>
        <w:t>CBMC_First</w:t>
      </w:r>
      <w:proofErr w:type="spellEnd"/>
      <w:r>
        <w:rPr>
          <w:rFonts w:ascii="Times" w:hAnsi="Times"/>
          <w:b/>
        </w:rPr>
        <w:t>:</w:t>
      </w:r>
      <w:r>
        <w:rPr>
          <w:rFonts w:ascii="Times" w:hAnsi="Times"/>
        </w:rPr>
        <w:t xml:space="preserve"> </w:t>
      </w:r>
      <w:r w:rsidRPr="0078324E">
        <w:t xml:space="preserve">Number of CBMC trials to </w:t>
      </w:r>
      <w:r>
        <w:t>choose the first seed position (Lennard-Jones trials for first seed growth)</w:t>
      </w:r>
    </w:p>
    <w:p w14:paraId="21893FF5" w14:textId="77777777" w:rsidR="00BC2499" w:rsidRPr="0078324E" w:rsidRDefault="00BC2499" w:rsidP="00BC2499">
      <w:pPr>
        <w:pStyle w:val="ListParagraph"/>
        <w:widowControl w:val="0"/>
        <w:autoSpaceDE w:val="0"/>
        <w:autoSpaceDN w:val="0"/>
        <w:adjustRightInd w:val="0"/>
        <w:spacing w:after="240" w:line="240" w:lineRule="auto"/>
        <w:rPr>
          <w:rFonts w:cs="Times"/>
          <w:sz w:val="26"/>
          <w:szCs w:val="26"/>
        </w:rPr>
      </w:pPr>
    </w:p>
    <w:p w14:paraId="296752E0" w14:textId="77777777" w:rsidR="00BC2499" w:rsidRPr="00724BAD" w:rsidRDefault="00BC2499" w:rsidP="0063031F">
      <w:pPr>
        <w:pStyle w:val="ListParagraph"/>
        <w:widowControl w:val="0"/>
        <w:numPr>
          <w:ilvl w:val="1"/>
          <w:numId w:val="16"/>
        </w:numPr>
        <w:autoSpaceDE w:val="0"/>
        <w:autoSpaceDN w:val="0"/>
        <w:adjustRightInd w:val="0"/>
        <w:spacing w:after="240" w:line="240" w:lineRule="auto"/>
        <w:rPr>
          <w:rFonts w:cs="Times"/>
          <w:sz w:val="26"/>
          <w:szCs w:val="26"/>
        </w:rPr>
      </w:pPr>
      <w:r w:rsidRPr="0078324E">
        <w:t xml:space="preserve">Value 1: &lt;INTEGER&gt; </w:t>
      </w:r>
      <w:r w:rsidRPr="0078324E">
        <w:rPr>
          <w:rFonts w:cs="Times"/>
        </w:rPr>
        <w:t>– Number of initial insertion sites to try</w:t>
      </w:r>
      <w:r w:rsidRPr="0078324E">
        <w:t xml:space="preserve"> </w:t>
      </w:r>
    </w:p>
    <w:p w14:paraId="7BE3300A" w14:textId="77777777" w:rsidR="00BC2499" w:rsidRPr="00E73B9D" w:rsidRDefault="00BC2499" w:rsidP="00BC2499">
      <w:pPr>
        <w:pStyle w:val="ListParagraph"/>
        <w:widowControl w:val="0"/>
        <w:autoSpaceDE w:val="0"/>
        <w:autoSpaceDN w:val="0"/>
        <w:adjustRightInd w:val="0"/>
        <w:spacing w:after="240" w:line="240" w:lineRule="auto"/>
        <w:ind w:left="1440"/>
        <w:rPr>
          <w:rFonts w:cs="Times"/>
          <w:sz w:val="26"/>
          <w:szCs w:val="26"/>
        </w:rPr>
      </w:pPr>
    </w:p>
    <w:p w14:paraId="55B6F993" w14:textId="77777777" w:rsidR="00BC2499" w:rsidRPr="005044AC" w:rsidRDefault="00BC2499" w:rsidP="0063031F">
      <w:pPr>
        <w:pStyle w:val="ListParagraph"/>
        <w:widowControl w:val="0"/>
        <w:numPr>
          <w:ilvl w:val="0"/>
          <w:numId w:val="16"/>
        </w:numPr>
        <w:autoSpaceDE w:val="0"/>
        <w:autoSpaceDN w:val="0"/>
        <w:adjustRightInd w:val="0"/>
        <w:spacing w:after="240" w:line="240" w:lineRule="auto"/>
        <w:jc w:val="both"/>
        <w:rPr>
          <w:rFonts w:cs="Times"/>
          <w:sz w:val="26"/>
          <w:szCs w:val="26"/>
        </w:rPr>
      </w:pPr>
      <w:proofErr w:type="spellStart"/>
      <w:r w:rsidRPr="007A3389">
        <w:rPr>
          <w:rFonts w:ascii="Inconsolata" w:hAnsi="Inconsolata"/>
          <w:b/>
          <w:color w:val="7F7F7F" w:themeColor="text1" w:themeTint="80"/>
          <w:sz w:val="28"/>
        </w:rPr>
        <w:t>CBMC_Nth</w:t>
      </w:r>
      <w:proofErr w:type="spellEnd"/>
      <w:r>
        <w:t>:</w:t>
      </w:r>
      <w:r w:rsidRPr="0078324E">
        <w:rPr>
          <w:rFonts w:cs="Times"/>
        </w:rPr>
        <w:t xml:space="preserve"> </w:t>
      </w:r>
      <w:r w:rsidRPr="0078324E">
        <w:t xml:space="preserve">Number of CBMC trials to </w:t>
      </w:r>
      <w:r>
        <w:t>choose the later seed positions (Lennard-Jones trials for first seed growth)</w:t>
      </w:r>
    </w:p>
    <w:p w14:paraId="679165AD" w14:textId="77777777" w:rsidR="00BC2499" w:rsidRPr="0078324E" w:rsidRDefault="00BC2499" w:rsidP="00BC2499">
      <w:pPr>
        <w:pStyle w:val="ListParagraph"/>
        <w:widowControl w:val="0"/>
        <w:autoSpaceDE w:val="0"/>
        <w:autoSpaceDN w:val="0"/>
        <w:adjustRightInd w:val="0"/>
        <w:spacing w:after="240" w:line="240" w:lineRule="auto"/>
        <w:rPr>
          <w:rFonts w:cs="Times"/>
          <w:sz w:val="26"/>
          <w:szCs w:val="26"/>
        </w:rPr>
      </w:pPr>
    </w:p>
    <w:p w14:paraId="4FF67F8E" w14:textId="77777777" w:rsidR="00BC2499" w:rsidRPr="00724BAD" w:rsidRDefault="00BC2499" w:rsidP="0063031F">
      <w:pPr>
        <w:pStyle w:val="ListParagraph"/>
        <w:widowControl w:val="0"/>
        <w:numPr>
          <w:ilvl w:val="1"/>
          <w:numId w:val="16"/>
        </w:numPr>
        <w:autoSpaceDE w:val="0"/>
        <w:autoSpaceDN w:val="0"/>
        <w:adjustRightInd w:val="0"/>
        <w:spacing w:after="240" w:line="240" w:lineRule="auto"/>
        <w:rPr>
          <w:rFonts w:cs="Times"/>
          <w:sz w:val="26"/>
          <w:szCs w:val="26"/>
        </w:rPr>
      </w:pPr>
      <w:r>
        <w:t>Value 1</w:t>
      </w:r>
      <w:r w:rsidRPr="0078324E">
        <w:t xml:space="preserve">: &lt;INTEGER&gt; </w:t>
      </w:r>
      <w:r w:rsidRPr="0078324E">
        <w:rPr>
          <w:rFonts w:cs="Times"/>
        </w:rPr>
        <w:t xml:space="preserve">– Number of </w:t>
      </w:r>
      <w:r>
        <w:rPr>
          <w:rFonts w:cs="Times"/>
        </w:rPr>
        <w:t xml:space="preserve">LJ </w:t>
      </w:r>
      <w:r w:rsidRPr="0078324E">
        <w:rPr>
          <w:rFonts w:cs="Times"/>
        </w:rPr>
        <w:t xml:space="preserve">trials for </w:t>
      </w:r>
      <w:r>
        <w:rPr>
          <w:rFonts w:cs="Times"/>
        </w:rPr>
        <w:t>growing later atom positions</w:t>
      </w:r>
    </w:p>
    <w:p w14:paraId="3E883F08" w14:textId="77777777" w:rsidR="00BC2499" w:rsidRPr="005044AC" w:rsidRDefault="00BC2499" w:rsidP="0063031F">
      <w:pPr>
        <w:pStyle w:val="ListParagraph"/>
        <w:widowControl w:val="0"/>
        <w:numPr>
          <w:ilvl w:val="0"/>
          <w:numId w:val="16"/>
        </w:numPr>
        <w:autoSpaceDE w:val="0"/>
        <w:autoSpaceDN w:val="0"/>
        <w:adjustRightInd w:val="0"/>
        <w:spacing w:after="240" w:line="240" w:lineRule="auto"/>
        <w:jc w:val="both"/>
        <w:rPr>
          <w:rFonts w:cs="Times"/>
          <w:sz w:val="26"/>
          <w:szCs w:val="26"/>
        </w:rPr>
      </w:pPr>
      <w:proofErr w:type="spellStart"/>
      <w:r>
        <w:rPr>
          <w:rFonts w:ascii="Inconsolata" w:hAnsi="Inconsolata"/>
          <w:b/>
          <w:color w:val="7F7F7F" w:themeColor="text1" w:themeTint="80"/>
          <w:sz w:val="28"/>
        </w:rPr>
        <w:t>CBMC_Ang</w:t>
      </w:r>
      <w:proofErr w:type="spellEnd"/>
      <w:r>
        <w:rPr>
          <w:rFonts w:ascii="Times" w:hAnsi="Times"/>
          <w:b/>
        </w:rPr>
        <w:t>:</w:t>
      </w:r>
      <w:r>
        <w:rPr>
          <w:rFonts w:ascii="Times" w:hAnsi="Times"/>
        </w:rPr>
        <w:t xml:space="preserve"> </w:t>
      </w:r>
      <w:r w:rsidRPr="0078324E">
        <w:t xml:space="preserve">Number of CBMC </w:t>
      </w:r>
      <w:r>
        <w:t xml:space="preserve">bending angle </w:t>
      </w:r>
      <w:r w:rsidRPr="0078324E">
        <w:t>trials to</w:t>
      </w:r>
      <w:r>
        <w:t xml:space="preserve"> perform for geometry (per the coupled-decoupled CBMC scheme)</w:t>
      </w:r>
    </w:p>
    <w:p w14:paraId="0BE6E496" w14:textId="77777777" w:rsidR="00BC2499" w:rsidRPr="0078324E" w:rsidRDefault="00BC2499" w:rsidP="00BC2499">
      <w:pPr>
        <w:pStyle w:val="ListParagraph"/>
        <w:widowControl w:val="0"/>
        <w:autoSpaceDE w:val="0"/>
        <w:autoSpaceDN w:val="0"/>
        <w:adjustRightInd w:val="0"/>
        <w:spacing w:after="240" w:line="240" w:lineRule="auto"/>
        <w:rPr>
          <w:rFonts w:cs="Times"/>
          <w:sz w:val="26"/>
          <w:szCs w:val="26"/>
        </w:rPr>
      </w:pPr>
    </w:p>
    <w:p w14:paraId="33DBF754" w14:textId="77777777" w:rsidR="00BC2499" w:rsidRPr="005044AC" w:rsidRDefault="00BC2499" w:rsidP="0063031F">
      <w:pPr>
        <w:pStyle w:val="ListParagraph"/>
        <w:widowControl w:val="0"/>
        <w:numPr>
          <w:ilvl w:val="1"/>
          <w:numId w:val="16"/>
        </w:numPr>
        <w:autoSpaceDE w:val="0"/>
        <w:autoSpaceDN w:val="0"/>
        <w:adjustRightInd w:val="0"/>
        <w:spacing w:after="240" w:line="240" w:lineRule="auto"/>
        <w:rPr>
          <w:rFonts w:cs="Times"/>
          <w:sz w:val="26"/>
          <w:szCs w:val="26"/>
        </w:rPr>
      </w:pPr>
      <w:r w:rsidRPr="0078324E">
        <w:t xml:space="preserve">Value 1: &lt;INTEGER&gt; </w:t>
      </w:r>
      <w:r w:rsidRPr="0078324E">
        <w:rPr>
          <w:rFonts w:cs="Times"/>
        </w:rPr>
        <w:t>– Number of</w:t>
      </w:r>
      <w:r>
        <w:rPr>
          <w:rFonts w:cs="Times"/>
        </w:rPr>
        <w:t xml:space="preserve"> trials per angle</w:t>
      </w:r>
      <w:r w:rsidRPr="0078324E">
        <w:t xml:space="preserve"> </w:t>
      </w:r>
    </w:p>
    <w:p w14:paraId="18AC2B22" w14:textId="77777777" w:rsidR="00BC2499" w:rsidRPr="005044AC" w:rsidRDefault="00BC2499" w:rsidP="00BC2499">
      <w:pPr>
        <w:pStyle w:val="ListParagraph"/>
        <w:widowControl w:val="0"/>
        <w:autoSpaceDE w:val="0"/>
        <w:autoSpaceDN w:val="0"/>
        <w:adjustRightInd w:val="0"/>
        <w:spacing w:after="240" w:line="240" w:lineRule="auto"/>
        <w:ind w:left="1440"/>
        <w:rPr>
          <w:rFonts w:cs="Times"/>
          <w:sz w:val="26"/>
          <w:szCs w:val="26"/>
        </w:rPr>
      </w:pPr>
    </w:p>
    <w:p w14:paraId="1FFF741F" w14:textId="77777777" w:rsidR="00BC2499" w:rsidRPr="005044AC" w:rsidRDefault="00BC2499" w:rsidP="0063031F">
      <w:pPr>
        <w:pStyle w:val="ListParagraph"/>
        <w:widowControl w:val="0"/>
        <w:numPr>
          <w:ilvl w:val="0"/>
          <w:numId w:val="16"/>
        </w:numPr>
        <w:autoSpaceDE w:val="0"/>
        <w:autoSpaceDN w:val="0"/>
        <w:adjustRightInd w:val="0"/>
        <w:spacing w:after="240" w:line="240" w:lineRule="auto"/>
        <w:jc w:val="both"/>
        <w:rPr>
          <w:rFonts w:cs="Times"/>
          <w:sz w:val="26"/>
          <w:szCs w:val="26"/>
        </w:rPr>
      </w:pPr>
      <w:proofErr w:type="spellStart"/>
      <w:r>
        <w:rPr>
          <w:rFonts w:ascii="Inconsolata" w:hAnsi="Inconsolata"/>
          <w:b/>
          <w:color w:val="7F7F7F" w:themeColor="text1" w:themeTint="80"/>
          <w:sz w:val="28"/>
        </w:rPr>
        <w:t>CBMC_Dih</w:t>
      </w:r>
      <w:proofErr w:type="spellEnd"/>
      <w:r>
        <w:rPr>
          <w:rFonts w:ascii="Times" w:hAnsi="Times"/>
          <w:b/>
        </w:rPr>
        <w:t>:</w:t>
      </w:r>
      <w:r>
        <w:rPr>
          <w:rFonts w:ascii="Times" w:hAnsi="Times"/>
        </w:rPr>
        <w:t xml:space="preserve"> </w:t>
      </w:r>
      <w:r w:rsidRPr="0078324E">
        <w:t xml:space="preserve">Number of CBMC </w:t>
      </w:r>
      <w:r>
        <w:t xml:space="preserve">dihedral angle </w:t>
      </w:r>
      <w:r w:rsidRPr="0078324E">
        <w:t>trials to</w:t>
      </w:r>
      <w:r>
        <w:t xml:space="preserve"> perform for geometry (per the coupled-decoupled CBMC scheme)</w:t>
      </w:r>
    </w:p>
    <w:p w14:paraId="261688A7" w14:textId="77777777" w:rsidR="00BC2499" w:rsidRPr="0078324E" w:rsidRDefault="00BC2499" w:rsidP="00BC2499">
      <w:pPr>
        <w:pStyle w:val="ListParagraph"/>
        <w:widowControl w:val="0"/>
        <w:autoSpaceDE w:val="0"/>
        <w:autoSpaceDN w:val="0"/>
        <w:adjustRightInd w:val="0"/>
        <w:spacing w:after="240" w:line="240" w:lineRule="auto"/>
        <w:rPr>
          <w:rFonts w:cs="Times"/>
          <w:sz w:val="26"/>
          <w:szCs w:val="26"/>
        </w:rPr>
      </w:pPr>
    </w:p>
    <w:p w14:paraId="49853BC5" w14:textId="77777777" w:rsidR="00BC2499" w:rsidRPr="005044AC" w:rsidRDefault="00BC2499" w:rsidP="0063031F">
      <w:pPr>
        <w:pStyle w:val="ListParagraph"/>
        <w:widowControl w:val="0"/>
        <w:numPr>
          <w:ilvl w:val="1"/>
          <w:numId w:val="16"/>
        </w:numPr>
        <w:autoSpaceDE w:val="0"/>
        <w:autoSpaceDN w:val="0"/>
        <w:adjustRightInd w:val="0"/>
        <w:spacing w:after="240" w:line="240" w:lineRule="auto"/>
        <w:rPr>
          <w:rFonts w:cs="Times"/>
          <w:sz w:val="26"/>
          <w:szCs w:val="26"/>
        </w:rPr>
      </w:pPr>
      <w:r>
        <w:t>Value 1</w:t>
      </w:r>
      <w:r w:rsidRPr="0078324E">
        <w:t xml:space="preserve">: &lt;INTEGER&gt; </w:t>
      </w:r>
      <w:r w:rsidRPr="0078324E">
        <w:rPr>
          <w:rFonts w:cs="Times"/>
        </w:rPr>
        <w:t xml:space="preserve">– Number of trials </w:t>
      </w:r>
      <w:r>
        <w:rPr>
          <w:rFonts w:cs="Times"/>
        </w:rPr>
        <w:t>per dihedral.</w:t>
      </w:r>
    </w:p>
    <w:p w14:paraId="1752CAE3" w14:textId="77777777" w:rsidR="00BC2499" w:rsidRPr="0078324E" w:rsidRDefault="00BC2499" w:rsidP="00BC2499">
      <w:pPr>
        <w:pStyle w:val="ListParagraph"/>
        <w:widowControl w:val="0"/>
        <w:autoSpaceDE w:val="0"/>
        <w:autoSpaceDN w:val="0"/>
        <w:adjustRightInd w:val="0"/>
        <w:spacing w:after="240" w:line="240" w:lineRule="auto"/>
        <w:ind w:left="1440"/>
        <w:rPr>
          <w:rFonts w:cs="Times"/>
          <w:sz w:val="26"/>
          <w:szCs w:val="26"/>
        </w:rPr>
      </w:pPr>
    </w:p>
    <w:p w14:paraId="5E3E2388" w14:textId="77777777" w:rsidR="00BC2499" w:rsidRPr="005044AC"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r w:rsidRPr="0078324E">
        <w:rPr>
          <w:rFonts w:cs="Times"/>
          <w:szCs w:val="26"/>
        </w:rPr>
        <w:t>Example:</w:t>
      </w:r>
      <w:r>
        <w:rPr>
          <w:rFonts w:ascii="Times" w:hAnsi="Times" w:cs="Times"/>
          <w:sz w:val="24"/>
          <w:szCs w:val="26"/>
        </w:rPr>
        <w:br/>
      </w:r>
      <w:r w:rsidRPr="005044AC">
        <w:rPr>
          <w:rFonts w:ascii="Inconsolata" w:hAnsi="Inconsolata" w:cs="Menlo Regular"/>
          <w:color w:val="000000"/>
          <w:highlight w:val="lightGray"/>
        </w:rPr>
        <w:t>##############################</w:t>
      </w:r>
    </w:p>
    <w:p w14:paraId="10E5F3AC" w14:textId="77777777" w:rsidR="00BC2499" w:rsidRPr="005044AC"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r w:rsidRPr="005044AC">
        <w:rPr>
          <w:rFonts w:ascii="Inconsolata" w:hAnsi="Inconsolata" w:cs="Menlo Regular"/>
          <w:color w:val="000000"/>
          <w:highlight w:val="lightGray"/>
        </w:rPr>
        <w:t># CBMC TRIALS</w:t>
      </w:r>
    </w:p>
    <w:p w14:paraId="60C1CA1A" w14:textId="77777777" w:rsidR="00BC2499" w:rsidRPr="005044AC"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r w:rsidRPr="005044AC">
        <w:rPr>
          <w:rFonts w:ascii="Inconsolata" w:hAnsi="Inconsolata" w:cs="Menlo Regular"/>
          <w:color w:val="000000"/>
          <w:highlight w:val="lightGray"/>
        </w:rPr>
        <w:t>##############################</w:t>
      </w:r>
    </w:p>
    <w:p w14:paraId="05731F44" w14:textId="77777777" w:rsidR="00BC2499" w:rsidRPr="005044AC"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roofErr w:type="spellStart"/>
      <w:r w:rsidRPr="005044AC">
        <w:rPr>
          <w:rFonts w:ascii="Inconsolata" w:hAnsi="Inconsolata" w:cs="Menlo Regular"/>
          <w:color w:val="000000"/>
          <w:highlight w:val="lightGray"/>
        </w:rPr>
        <w:t>CBMC_First</w:t>
      </w:r>
      <w:proofErr w:type="spellEnd"/>
      <w:r w:rsidRPr="005044AC">
        <w:rPr>
          <w:rFonts w:ascii="Inconsolata" w:hAnsi="Inconsolata" w:cs="Menlo Regular"/>
          <w:color w:val="000000"/>
          <w:highlight w:val="lightGray"/>
        </w:rPr>
        <w:t xml:space="preserve">   10     </w:t>
      </w:r>
    </w:p>
    <w:p w14:paraId="2C8322AF" w14:textId="77777777" w:rsidR="00BC2499" w:rsidRPr="005044AC"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roofErr w:type="spellStart"/>
      <w:r w:rsidRPr="005044AC">
        <w:rPr>
          <w:rFonts w:ascii="Inconsolata" w:hAnsi="Inconsolata" w:cs="Menlo Regular"/>
          <w:color w:val="000000"/>
          <w:highlight w:val="lightGray"/>
        </w:rPr>
        <w:t>CBMC_Nth</w:t>
      </w:r>
      <w:proofErr w:type="spellEnd"/>
      <w:r w:rsidRPr="005044AC">
        <w:rPr>
          <w:rFonts w:ascii="Inconsolata" w:hAnsi="Inconsolata" w:cs="Menlo Regular"/>
          <w:color w:val="000000"/>
          <w:highlight w:val="lightGray"/>
        </w:rPr>
        <w:t xml:space="preserve">     4</w:t>
      </w:r>
    </w:p>
    <w:p w14:paraId="3DD66925" w14:textId="77777777" w:rsidR="00BC2499" w:rsidRPr="005044AC"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roofErr w:type="spellStart"/>
      <w:r w:rsidRPr="005044AC">
        <w:rPr>
          <w:rFonts w:ascii="Inconsolata" w:hAnsi="Inconsolata" w:cs="Menlo Regular"/>
          <w:color w:val="000000"/>
          <w:highlight w:val="lightGray"/>
        </w:rPr>
        <w:t>CBMC_Ang</w:t>
      </w:r>
      <w:proofErr w:type="spellEnd"/>
      <w:r w:rsidRPr="005044AC">
        <w:rPr>
          <w:rFonts w:ascii="Inconsolata" w:hAnsi="Inconsolata" w:cs="Menlo Regular"/>
          <w:color w:val="000000"/>
          <w:highlight w:val="lightGray"/>
        </w:rPr>
        <w:t xml:space="preserve">     100</w:t>
      </w:r>
    </w:p>
    <w:p w14:paraId="658C748D" w14:textId="77777777" w:rsidR="00BC2499" w:rsidRPr="005044AC"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roofErr w:type="spellStart"/>
      <w:r>
        <w:rPr>
          <w:rFonts w:ascii="Inconsolata" w:hAnsi="Inconsolata" w:cs="Menlo Regular"/>
          <w:color w:val="000000"/>
          <w:highlight w:val="lightGray"/>
        </w:rPr>
        <w:t>CBMC_Dih</w:t>
      </w:r>
      <w:proofErr w:type="spellEnd"/>
      <w:r>
        <w:rPr>
          <w:rFonts w:ascii="Inconsolata" w:hAnsi="Inconsolata" w:cs="Menlo Regular"/>
          <w:color w:val="000000"/>
          <w:highlight w:val="lightGray"/>
        </w:rPr>
        <w:t xml:space="preserve">     3</w:t>
      </w:r>
      <w:r w:rsidRPr="005044AC">
        <w:rPr>
          <w:rFonts w:ascii="Inconsolata" w:hAnsi="Inconsolata" w:cs="Menlo Regular"/>
          <w:color w:val="000000"/>
          <w:highlight w:val="lightGray"/>
        </w:rPr>
        <w:t>0</w:t>
      </w:r>
    </w:p>
    <w:p w14:paraId="58602355" w14:textId="77777777" w:rsidR="00BC2499" w:rsidRPr="0078324E" w:rsidRDefault="00BC2499" w:rsidP="00BC2499">
      <w:pPr>
        <w:widowControl w:val="0"/>
        <w:autoSpaceDE w:val="0"/>
        <w:autoSpaceDN w:val="0"/>
        <w:adjustRightInd w:val="0"/>
        <w:spacing w:after="240"/>
        <w:ind w:left="1440"/>
        <w:rPr>
          <w:rFonts w:ascii="Times" w:hAnsi="Times" w:cs="Times"/>
          <w:sz w:val="24"/>
          <w:szCs w:val="26"/>
        </w:rPr>
      </w:pPr>
    </w:p>
    <w:p w14:paraId="7B38531C" w14:textId="77777777" w:rsidR="00BC2499" w:rsidRPr="00B102E4" w:rsidRDefault="00BC2499" w:rsidP="00BC2499">
      <w:pPr>
        <w:outlineLvl w:val="0"/>
        <w:rPr>
          <w:i/>
          <w:u w:val="single"/>
        </w:rPr>
      </w:pPr>
      <w:r>
        <w:rPr>
          <w:i/>
          <w:u w:val="single"/>
        </w:rPr>
        <w:t>Output Controls</w:t>
      </w:r>
    </w:p>
    <w:p w14:paraId="3AD95434" w14:textId="77777777" w:rsidR="00BC2499" w:rsidRPr="00CC531B" w:rsidRDefault="00BC2499" w:rsidP="00BC2499">
      <w:pPr>
        <w:widowControl w:val="0"/>
        <w:autoSpaceDE w:val="0"/>
        <w:autoSpaceDN w:val="0"/>
        <w:adjustRightInd w:val="0"/>
        <w:spacing w:after="240"/>
        <w:rPr>
          <w:rFonts w:cs="Times"/>
          <w:szCs w:val="26"/>
        </w:rPr>
      </w:pPr>
      <w:r w:rsidRPr="00CC531B">
        <w:rPr>
          <w:rFonts w:cs="Times"/>
          <w:szCs w:val="26"/>
        </w:rPr>
        <w:t>This section contains all the values that control output in the control file.  For example</w:t>
      </w:r>
      <w:r>
        <w:rPr>
          <w:rFonts w:cs="Times"/>
          <w:szCs w:val="26"/>
        </w:rPr>
        <w:t>,</w:t>
      </w:r>
      <w:r w:rsidRPr="00CC531B">
        <w:rPr>
          <w:rFonts w:cs="Times"/>
          <w:szCs w:val="26"/>
        </w:rPr>
        <w:t xml:space="preserve"> certain variables control the naming of files dumped of the block</w:t>
      </w:r>
      <w:r>
        <w:rPr>
          <w:rFonts w:cs="Times"/>
          <w:szCs w:val="26"/>
        </w:rPr>
        <w:t>-</w:t>
      </w:r>
      <w:r w:rsidRPr="00CC531B">
        <w:rPr>
          <w:rFonts w:cs="Times"/>
          <w:szCs w:val="26"/>
        </w:rPr>
        <w:t>averaged thermodynamic variables of interest, the PDB files, etc.</w:t>
      </w:r>
    </w:p>
    <w:p w14:paraId="3E80329F" w14:textId="77777777" w:rsidR="00BC2499" w:rsidRPr="0010732C" w:rsidRDefault="00BC2499" w:rsidP="0063031F">
      <w:pPr>
        <w:pStyle w:val="ListParagraph"/>
        <w:widowControl w:val="0"/>
        <w:numPr>
          <w:ilvl w:val="0"/>
          <w:numId w:val="16"/>
        </w:numPr>
        <w:autoSpaceDE w:val="0"/>
        <w:autoSpaceDN w:val="0"/>
        <w:adjustRightInd w:val="0"/>
        <w:spacing w:after="240" w:line="240" w:lineRule="auto"/>
        <w:jc w:val="both"/>
        <w:rPr>
          <w:rFonts w:cs="Times"/>
          <w:sz w:val="24"/>
          <w:szCs w:val="26"/>
        </w:rPr>
      </w:pPr>
      <w:proofErr w:type="spellStart"/>
      <w:r>
        <w:rPr>
          <w:rFonts w:ascii="Inconsolata" w:hAnsi="Inconsolata"/>
          <w:b/>
          <w:color w:val="7F7F7F" w:themeColor="text1" w:themeTint="80"/>
          <w:sz w:val="28"/>
        </w:rPr>
        <w:t>OutputName</w:t>
      </w:r>
      <w:proofErr w:type="spellEnd"/>
      <w:r w:rsidRPr="0078324E">
        <w:rPr>
          <w:b/>
        </w:rPr>
        <w:t>:</w:t>
      </w:r>
      <w:r w:rsidRPr="0078324E">
        <w:t xml:space="preserve"> </w:t>
      </w:r>
      <w:r>
        <w:t xml:space="preserve">Unique name for simulation used to name the block average, PDB, and PSF output files. </w:t>
      </w:r>
    </w:p>
    <w:p w14:paraId="5722CE89" w14:textId="77777777" w:rsidR="00BC2499" w:rsidRPr="0078324E" w:rsidRDefault="00BC2499" w:rsidP="00BC2499">
      <w:pPr>
        <w:pStyle w:val="ListParagraph"/>
        <w:widowControl w:val="0"/>
        <w:autoSpaceDE w:val="0"/>
        <w:autoSpaceDN w:val="0"/>
        <w:adjustRightInd w:val="0"/>
        <w:spacing w:after="240" w:line="240" w:lineRule="auto"/>
        <w:rPr>
          <w:rFonts w:cs="Times"/>
          <w:sz w:val="24"/>
          <w:szCs w:val="26"/>
        </w:rPr>
      </w:pPr>
    </w:p>
    <w:p w14:paraId="6D5A3043" w14:textId="77777777" w:rsidR="00BC2499" w:rsidRPr="00B52866" w:rsidRDefault="00BC2499" w:rsidP="0063031F">
      <w:pPr>
        <w:pStyle w:val="ListParagraph"/>
        <w:widowControl w:val="0"/>
        <w:numPr>
          <w:ilvl w:val="1"/>
          <w:numId w:val="16"/>
        </w:numPr>
        <w:autoSpaceDE w:val="0"/>
        <w:autoSpaceDN w:val="0"/>
        <w:adjustRightInd w:val="0"/>
        <w:spacing w:after="240" w:line="240" w:lineRule="auto"/>
        <w:rPr>
          <w:rFonts w:cs="Times"/>
          <w:szCs w:val="26"/>
        </w:rPr>
      </w:pPr>
      <w:r w:rsidRPr="0078324E">
        <w:rPr>
          <w:b/>
        </w:rPr>
        <w:t>Value 1</w:t>
      </w:r>
      <w:r w:rsidRPr="0078324E">
        <w:rPr>
          <w:rFonts w:cs="Times"/>
          <w:szCs w:val="26"/>
        </w:rPr>
        <w:t xml:space="preserve">: &lt;STRING&gt; </w:t>
      </w:r>
      <w:r>
        <w:rPr>
          <w:rFonts w:cs="Times"/>
        </w:rPr>
        <w:t>– Unique phrase to identify this system</w:t>
      </w:r>
      <w:r w:rsidRPr="00731619">
        <w:rPr>
          <w:rFonts w:cs="Times"/>
          <w:szCs w:val="26"/>
        </w:rPr>
        <w:br/>
      </w:r>
      <w:r w:rsidRPr="00731619">
        <w:rPr>
          <w:rFonts w:cs="Times"/>
          <w:szCs w:val="26"/>
        </w:rPr>
        <w:br/>
        <w:t>Example:</w:t>
      </w:r>
      <w:r w:rsidRPr="00731619">
        <w:rPr>
          <w:rFonts w:cs="Times"/>
          <w:szCs w:val="26"/>
        </w:rPr>
        <w:br/>
      </w:r>
      <w:r w:rsidRPr="00731619">
        <w:rPr>
          <w:rFonts w:ascii="Inconsolata" w:hAnsi="Inconsolata" w:cs="Menlo Regular"/>
          <w:color w:val="000000"/>
          <w:highlight w:val="lightGray"/>
        </w:rPr>
        <w:t>##########################################</w:t>
      </w:r>
      <w:r w:rsidRPr="0010732C">
        <w:rPr>
          <w:rFonts w:ascii="Inconsolata" w:hAnsi="Inconsolata" w:cs="Menlo Regular"/>
          <w:color w:val="000000"/>
          <w:highlight w:val="lightGray"/>
        </w:rPr>
        <w:br/>
      </w:r>
      <w:r w:rsidRPr="00731619">
        <w:rPr>
          <w:rFonts w:ascii="Inconsolata" w:hAnsi="Inconsolata" w:cs="Menlo Regular"/>
          <w:color w:val="000000"/>
          <w:highlight w:val="lightGray"/>
        </w:rPr>
        <w:t xml:space="preserve"># </w:t>
      </w:r>
      <w:r>
        <w:rPr>
          <w:rFonts w:ascii="Inconsolata" w:hAnsi="Inconsolata" w:cs="Menlo Regular"/>
          <w:color w:val="000000"/>
          <w:highlight w:val="lightGray"/>
        </w:rPr>
        <w:t>OUTPUT FILE NAME</w:t>
      </w:r>
      <w:r w:rsidRPr="0010732C">
        <w:rPr>
          <w:rFonts w:ascii="Inconsolata" w:hAnsi="Inconsolata" w:cs="Menlo Regular"/>
          <w:color w:val="000000"/>
          <w:highlight w:val="lightGray"/>
        </w:rPr>
        <w:t xml:space="preserve"> </w:t>
      </w:r>
      <w:r w:rsidRPr="0010732C">
        <w:rPr>
          <w:rFonts w:ascii="Inconsolata" w:hAnsi="Inconsolata" w:cs="Menlo Regular"/>
          <w:color w:val="000000"/>
          <w:highlight w:val="lightGray"/>
        </w:rPr>
        <w:br/>
      </w:r>
      <w:r w:rsidRPr="00731619">
        <w:rPr>
          <w:rFonts w:ascii="Inconsolata" w:hAnsi="Inconsolata" w:cs="Menlo Regular"/>
          <w:color w:val="000000"/>
          <w:highlight w:val="lightGray"/>
        </w:rPr>
        <w:t>##########################################</w:t>
      </w:r>
      <w:r w:rsidRPr="0010732C">
        <w:rPr>
          <w:rFonts w:ascii="Inconsolata" w:hAnsi="Inconsolata" w:cs="Menlo Regular"/>
          <w:color w:val="000000"/>
          <w:highlight w:val="lightGray"/>
        </w:rPr>
        <w:br/>
      </w:r>
      <w:proofErr w:type="spellStart"/>
      <w:r>
        <w:rPr>
          <w:rFonts w:ascii="Inconsolata" w:hAnsi="Inconsolata" w:cs="Menlo Regular"/>
          <w:color w:val="000000"/>
          <w:highlight w:val="lightGray"/>
        </w:rPr>
        <w:t>OutputName</w:t>
      </w:r>
      <w:proofErr w:type="spellEnd"/>
      <w:r w:rsidRPr="00731619">
        <w:rPr>
          <w:rFonts w:ascii="Inconsolata" w:hAnsi="Inconsolata" w:cs="Menlo Regular"/>
          <w:color w:val="000000"/>
          <w:highlight w:val="lightGray"/>
        </w:rPr>
        <w:t xml:space="preserve">  </w:t>
      </w:r>
      <w:r>
        <w:rPr>
          <w:rFonts w:ascii="Inconsolata" w:hAnsi="Inconsolata" w:cs="Menlo Regular"/>
          <w:color w:val="000000"/>
          <w:highlight w:val="lightGray"/>
        </w:rPr>
        <w:t>ISB_</w:t>
      </w:r>
      <w:r w:rsidRPr="00731619">
        <w:rPr>
          <w:rFonts w:ascii="Inconsolata" w:hAnsi="Inconsolata" w:cs="Menlo Regular"/>
          <w:color w:val="000000"/>
          <w:highlight w:val="lightGray"/>
        </w:rPr>
        <w:t>T_270.00_K</w:t>
      </w:r>
    </w:p>
    <w:p w14:paraId="0A4AD7A6" w14:textId="77777777" w:rsidR="00B52866" w:rsidRPr="00B52866" w:rsidRDefault="00B52866" w:rsidP="00B52866">
      <w:pPr>
        <w:widowControl w:val="0"/>
        <w:autoSpaceDE w:val="0"/>
        <w:autoSpaceDN w:val="0"/>
        <w:adjustRightInd w:val="0"/>
        <w:spacing w:after="240" w:line="240" w:lineRule="auto"/>
        <w:rPr>
          <w:rFonts w:cs="Times"/>
          <w:szCs w:val="26"/>
        </w:rPr>
      </w:pPr>
    </w:p>
    <w:p w14:paraId="37FA7A05" w14:textId="77777777" w:rsidR="00BC2499" w:rsidRPr="0010732C" w:rsidRDefault="00BC2499" w:rsidP="0063031F">
      <w:pPr>
        <w:pStyle w:val="ListParagraph"/>
        <w:numPr>
          <w:ilvl w:val="0"/>
          <w:numId w:val="16"/>
        </w:numPr>
        <w:spacing w:after="0" w:line="240" w:lineRule="auto"/>
        <w:jc w:val="both"/>
        <w:rPr>
          <w:rFonts w:cs="Menlo Regular"/>
          <w:color w:val="000000"/>
          <w:szCs w:val="24"/>
        </w:rPr>
      </w:pPr>
      <w:proofErr w:type="spellStart"/>
      <w:r w:rsidRPr="0010732C">
        <w:rPr>
          <w:rFonts w:ascii="Inconsolata" w:hAnsi="Inconsolata"/>
          <w:b/>
          <w:color w:val="7F7F7F" w:themeColor="text1" w:themeTint="80"/>
          <w:sz w:val="28"/>
        </w:rPr>
        <w:lastRenderedPageBreak/>
        <w:t>CoordinatesFreq</w:t>
      </w:r>
      <w:proofErr w:type="spellEnd"/>
      <w:r w:rsidRPr="0078324E">
        <w:rPr>
          <w:rFonts w:cs="Menlo Regular"/>
          <w:b/>
          <w:color w:val="000000"/>
        </w:rPr>
        <w:t>:</w:t>
      </w:r>
      <w:r>
        <w:rPr>
          <w:rFonts w:cs="Menlo Regular"/>
          <w:color w:val="000000"/>
        </w:rPr>
        <w:t xml:space="preserve"> Controls output of PDB file (coordinates) and PRNG state. </w:t>
      </w:r>
      <w:r>
        <w:t xml:space="preserve">If PDB dumping was enabled, </w:t>
      </w:r>
      <w:r>
        <w:rPr>
          <w:color w:val="F4B083" w:themeColor="accent2" w:themeTint="99"/>
        </w:rPr>
        <w:t xml:space="preserve">one file </w:t>
      </w:r>
      <w:r w:rsidRPr="0078324E">
        <w:rPr>
          <w:color w:val="F4B083" w:themeColor="accent2" w:themeTint="99"/>
        </w:rPr>
        <w:t>for NVT</w:t>
      </w:r>
      <w:r>
        <w:rPr>
          <w:color w:val="F4B083" w:themeColor="accent2" w:themeTint="99"/>
        </w:rPr>
        <w:t xml:space="preserve"> or NPT</w:t>
      </w:r>
      <w:r>
        <w:t xml:space="preserve"> and </w:t>
      </w:r>
      <w:r>
        <w:rPr>
          <w:color w:val="9CC2E5" w:themeColor="accent1" w:themeTint="99"/>
        </w:rPr>
        <w:t>two files</w:t>
      </w:r>
      <w:r w:rsidRPr="0078324E">
        <w:rPr>
          <w:color w:val="9CC2E5" w:themeColor="accent1" w:themeTint="99"/>
        </w:rPr>
        <w:t xml:space="preserve"> for Gibbs ensemble</w:t>
      </w:r>
      <w:r>
        <w:rPr>
          <w:color w:val="9CC2E5" w:themeColor="accent1" w:themeTint="99"/>
        </w:rPr>
        <w:t xml:space="preserve"> or </w:t>
      </w:r>
      <w:r>
        <w:rPr>
          <w:color w:val="FFD966" w:themeColor="accent4" w:themeTint="99"/>
        </w:rPr>
        <w:t>GC</w:t>
      </w:r>
      <w:r w:rsidRPr="000865F9">
        <w:rPr>
          <w:color w:val="FFD966" w:themeColor="accent4" w:themeTint="99"/>
        </w:rPr>
        <w:t xml:space="preserve"> ensemble</w:t>
      </w:r>
      <w:r>
        <w:t xml:space="preserve"> will be dumped</w:t>
      </w:r>
      <w:r w:rsidRPr="0078324E">
        <w:t>.</w:t>
      </w:r>
      <w:r>
        <w:t xml:space="preserve"> </w:t>
      </w:r>
    </w:p>
    <w:p w14:paraId="1F27D913" w14:textId="77777777" w:rsidR="00BC2499" w:rsidRPr="0078324E" w:rsidRDefault="00BC2499" w:rsidP="00BC2499">
      <w:pPr>
        <w:pStyle w:val="ListParagraph"/>
        <w:spacing w:after="0" w:line="240" w:lineRule="auto"/>
        <w:rPr>
          <w:rFonts w:cs="Menlo Regular"/>
          <w:color w:val="000000"/>
          <w:szCs w:val="24"/>
        </w:rPr>
      </w:pPr>
    </w:p>
    <w:p w14:paraId="56BF7DC6" w14:textId="77777777" w:rsidR="00BC2499" w:rsidRPr="0010732C" w:rsidRDefault="00BC2499" w:rsidP="0063031F">
      <w:pPr>
        <w:pStyle w:val="ListParagraph"/>
        <w:numPr>
          <w:ilvl w:val="1"/>
          <w:numId w:val="16"/>
        </w:numPr>
        <w:spacing w:after="0" w:line="240" w:lineRule="auto"/>
        <w:rPr>
          <w:rFonts w:cs="Menlo Regular"/>
          <w:color w:val="000000"/>
        </w:rPr>
      </w:pPr>
      <w:r w:rsidRPr="0078324E">
        <w:rPr>
          <w:rFonts w:cs="Menlo Regular"/>
          <w:color w:val="000000"/>
        </w:rPr>
        <w:t xml:space="preserve">Value 1: </w:t>
      </w:r>
      <w:r w:rsidRPr="0078324E">
        <w:rPr>
          <w:rFonts w:cs="Times"/>
        </w:rPr>
        <w:t xml:space="preserve">&lt;BOOLEAN&gt; </w:t>
      </w:r>
      <w:proofErr w:type="gramStart"/>
      <w:r w:rsidRPr="0078324E">
        <w:rPr>
          <w:rFonts w:cs="Times"/>
        </w:rPr>
        <w:t>–</w:t>
      </w:r>
      <w:r>
        <w:rPr>
          <w:rFonts w:cs="Times"/>
        </w:rPr>
        <w:t>“</w:t>
      </w:r>
      <w:proofErr w:type="gramEnd"/>
      <w:r>
        <w:rPr>
          <w:rFonts w:cs="Times"/>
        </w:rPr>
        <w:t>true” enables dumping these files; “false” disables dumping.</w:t>
      </w:r>
    </w:p>
    <w:p w14:paraId="0B4906E6" w14:textId="77777777" w:rsidR="00BC2499" w:rsidRPr="0078324E" w:rsidRDefault="00BC2499" w:rsidP="00BC2499">
      <w:pPr>
        <w:pStyle w:val="ListParagraph"/>
        <w:spacing w:after="0" w:line="240" w:lineRule="auto"/>
        <w:ind w:left="1440"/>
        <w:rPr>
          <w:rFonts w:cs="Menlo Regular"/>
          <w:color w:val="000000"/>
        </w:rPr>
      </w:pPr>
    </w:p>
    <w:p w14:paraId="0B9A6399" w14:textId="77777777" w:rsidR="00BC2499" w:rsidRPr="00724BAD" w:rsidRDefault="00BC2499" w:rsidP="0063031F">
      <w:pPr>
        <w:pStyle w:val="ListParagraph"/>
        <w:numPr>
          <w:ilvl w:val="1"/>
          <w:numId w:val="16"/>
        </w:numPr>
        <w:spacing w:after="0" w:line="240" w:lineRule="auto"/>
        <w:jc w:val="both"/>
        <w:rPr>
          <w:rFonts w:cs="Menlo Regular"/>
          <w:color w:val="000000"/>
        </w:rPr>
      </w:pPr>
      <w:r w:rsidRPr="0078324E">
        <w:rPr>
          <w:rFonts w:cs="Menlo Regular"/>
          <w:color w:val="000000"/>
        </w:rPr>
        <w:t xml:space="preserve">Value 2: </w:t>
      </w:r>
      <w:r>
        <w:rPr>
          <w:rFonts w:cs="Times"/>
        </w:rPr>
        <w:t>&lt;ULONG&gt; –</w:t>
      </w:r>
      <w:r>
        <w:rPr>
          <w:rFonts w:cs="Menlo Regular"/>
          <w:color w:val="000000"/>
        </w:rPr>
        <w:t xml:space="preserve"> Steps per dump PDB frame. It should be less than or equal to </w:t>
      </w:r>
      <w:proofErr w:type="spellStart"/>
      <w:r w:rsidRPr="00FB0D5A">
        <w:rPr>
          <w:rFonts w:ascii="Inconsolata" w:hAnsi="Inconsolata"/>
          <w:b/>
          <w:color w:val="7F7F7F" w:themeColor="text1" w:themeTint="80"/>
          <w:sz w:val="28"/>
        </w:rPr>
        <w:t>RunSteps</w:t>
      </w:r>
      <w:proofErr w:type="spellEnd"/>
      <w:r>
        <w:rPr>
          <w:rFonts w:cs="Times"/>
        </w:rPr>
        <w:t xml:space="preserve">. </w:t>
      </w:r>
      <w:r>
        <w:t>If this keyword could not be found in configuration file, its value will be assigned a default value to dump 10 frames.</w:t>
      </w:r>
    </w:p>
    <w:p w14:paraId="3CEBA758" w14:textId="77777777" w:rsidR="00BC2499" w:rsidRPr="00724BAD" w:rsidRDefault="00BC2499" w:rsidP="00BC2499">
      <w:pPr>
        <w:spacing w:after="0" w:line="240" w:lineRule="auto"/>
        <w:jc w:val="both"/>
        <w:rPr>
          <w:rFonts w:cs="Menlo Regular"/>
          <w:color w:val="000000"/>
        </w:rPr>
      </w:pPr>
    </w:p>
    <w:p w14:paraId="377FAEBD" w14:textId="77777777" w:rsidR="00BC2499" w:rsidRPr="00724BAD" w:rsidRDefault="00BC2499" w:rsidP="00BC2499">
      <w:pPr>
        <w:spacing w:after="0" w:line="240" w:lineRule="auto"/>
        <w:jc w:val="both"/>
        <w:rPr>
          <w:rFonts w:cs="Menlo Regular"/>
          <w:color w:val="000000"/>
        </w:rPr>
      </w:pPr>
    </w:p>
    <w:p w14:paraId="385F6559" w14:textId="77777777" w:rsidR="00BC2499" w:rsidRPr="00724BAD" w:rsidRDefault="00BC2499" w:rsidP="00BC2499">
      <w:pPr>
        <w:pStyle w:val="ListParagraph"/>
        <w:ind w:left="1440"/>
        <w:jc w:val="both"/>
        <w:rPr>
          <w:rFonts w:cs="Menlo Regular"/>
          <w:color w:val="000000"/>
          <w:szCs w:val="24"/>
        </w:rPr>
      </w:pPr>
      <w:r w:rsidRPr="00724BAD">
        <w:rPr>
          <w:rFonts w:cs="Menlo Regular"/>
          <w:i/>
          <w:color w:val="000000"/>
          <w:szCs w:val="24"/>
          <w:highlight w:val="yellow"/>
        </w:rPr>
        <w:t>Note/Warning:</w:t>
      </w:r>
      <w:r w:rsidRPr="00724BAD">
        <w:rPr>
          <w:rFonts w:cs="Menlo Regular"/>
          <w:color w:val="000000"/>
          <w:szCs w:val="24"/>
          <w:highlight w:val="yellow"/>
        </w:rPr>
        <w:br/>
        <w:t xml:space="preserve">The PDB file contains an entry for every </w:t>
      </w:r>
      <w:r w:rsidRPr="00724BAD">
        <w:rPr>
          <w:rFonts w:ascii="Inconsolata" w:hAnsi="Inconsolata"/>
          <w:b/>
          <w:color w:val="7F7F7F" w:themeColor="text1" w:themeTint="80"/>
          <w:szCs w:val="24"/>
          <w:highlight w:val="yellow"/>
        </w:rPr>
        <w:t>ATOM</w:t>
      </w:r>
      <w:r w:rsidRPr="00724BAD">
        <w:rPr>
          <w:rFonts w:cs="Menlo Regular"/>
          <w:color w:val="000000"/>
          <w:szCs w:val="24"/>
          <w:highlight w:val="yellow"/>
        </w:rPr>
        <w:t>, in all boxes read.  This allows VMD (which requires a constant number of atoms</w:t>
      </w:r>
      <w:r>
        <w:rPr>
          <w:rFonts w:cs="Menlo Regular"/>
          <w:color w:val="000000"/>
          <w:szCs w:val="24"/>
          <w:highlight w:val="yellow"/>
        </w:rPr>
        <w:t>)</w:t>
      </w:r>
      <w:r w:rsidRPr="00724BAD">
        <w:rPr>
          <w:rFonts w:cs="Menlo Regular"/>
          <w:color w:val="000000"/>
          <w:szCs w:val="24"/>
          <w:highlight w:val="yellow"/>
        </w:rPr>
        <w:t xml:space="preserve"> to properly parse frames</w:t>
      </w:r>
      <w:r>
        <w:rPr>
          <w:rFonts w:cs="Menlo Regular"/>
          <w:color w:val="000000"/>
          <w:szCs w:val="24"/>
          <w:highlight w:val="yellow"/>
        </w:rPr>
        <w:t xml:space="preserve">, </w:t>
      </w:r>
      <w:r w:rsidRPr="00724BAD">
        <w:rPr>
          <w:rFonts w:cs="Menlo Regular"/>
          <w:color w:val="000000"/>
          <w:szCs w:val="24"/>
          <w:highlight w:val="yellow"/>
        </w:rPr>
        <w:t xml:space="preserve">with a bit of help.  Atoms that are not currently in a specific box are given the coordinate </w:t>
      </w:r>
      <w:r>
        <w:rPr>
          <w:rFonts w:cs="Menlo Regular"/>
          <w:color w:val="000000"/>
          <w:szCs w:val="24"/>
          <w:highlight w:val="yellow"/>
        </w:rPr>
        <w:t>(</w:t>
      </w:r>
      <w:r w:rsidRPr="00724BAD">
        <w:rPr>
          <w:rFonts w:cs="Menlo Regular"/>
          <w:color w:val="000000"/>
          <w:szCs w:val="24"/>
          <w:highlight w:val="yellow"/>
        </w:rPr>
        <w:t>0.00, 0.00, 0.00</w:t>
      </w:r>
      <w:r>
        <w:rPr>
          <w:rFonts w:cs="Menlo Regular"/>
          <w:color w:val="000000"/>
          <w:szCs w:val="24"/>
          <w:highlight w:val="yellow"/>
        </w:rPr>
        <w:t>)</w:t>
      </w:r>
      <w:r w:rsidRPr="00724BAD">
        <w:rPr>
          <w:rFonts w:cs="Menlo Regular"/>
          <w:color w:val="000000"/>
          <w:szCs w:val="24"/>
          <w:highlight w:val="yellow"/>
        </w:rPr>
        <w:t>.  The occupancy value corresponds to the box a molecule is currently in (e.g. 0.00 for box 0; 1.00 for box 1).</w:t>
      </w:r>
    </w:p>
    <w:p w14:paraId="3EBFD542" w14:textId="77777777" w:rsidR="00BC2499" w:rsidRPr="00FB0D5A" w:rsidRDefault="00BC2499" w:rsidP="00BC2499">
      <w:pPr>
        <w:pStyle w:val="ListParagraph"/>
        <w:ind w:left="1440"/>
        <w:rPr>
          <w:rFonts w:cs="Menlo Regular"/>
          <w:color w:val="000000"/>
          <w:sz w:val="24"/>
          <w:szCs w:val="24"/>
        </w:rPr>
      </w:pPr>
    </w:p>
    <w:p w14:paraId="60651B38" w14:textId="77777777" w:rsidR="00BC2499" w:rsidRPr="00724BAD" w:rsidRDefault="00BC2499" w:rsidP="00BC2499">
      <w:pPr>
        <w:pStyle w:val="ListParagraph"/>
        <w:ind w:left="1440"/>
        <w:jc w:val="both"/>
        <w:rPr>
          <w:rFonts w:cs="Menlo Regular"/>
          <w:color w:val="000000"/>
          <w:szCs w:val="24"/>
        </w:rPr>
      </w:pPr>
      <w:r w:rsidRPr="00724BAD">
        <w:rPr>
          <w:rFonts w:cs="Menlo Regular"/>
          <w:i/>
          <w:color w:val="000000"/>
          <w:szCs w:val="24"/>
          <w:highlight w:val="yellow"/>
        </w:rPr>
        <w:t>Note:</w:t>
      </w:r>
      <w:r w:rsidRPr="00724BAD">
        <w:rPr>
          <w:rFonts w:cs="Menlo Regular"/>
          <w:color w:val="000000"/>
          <w:szCs w:val="24"/>
          <w:highlight w:val="yellow"/>
        </w:rPr>
        <w:br/>
        <w:t>At the beginning of simulation</w:t>
      </w:r>
      <w:r>
        <w:rPr>
          <w:rFonts w:cs="Menlo Regular"/>
          <w:color w:val="000000"/>
          <w:szCs w:val="24"/>
          <w:highlight w:val="yellow"/>
        </w:rPr>
        <w:t>,</w:t>
      </w:r>
      <w:r w:rsidRPr="00724BAD">
        <w:rPr>
          <w:rFonts w:cs="Menlo Regular"/>
          <w:color w:val="000000"/>
          <w:szCs w:val="24"/>
          <w:highlight w:val="yellow"/>
        </w:rPr>
        <w:t xml:space="preserve"> a merged PSF file contains an entry for every </w:t>
      </w:r>
      <w:r w:rsidRPr="00724BAD">
        <w:rPr>
          <w:rFonts w:ascii="Inconsolata" w:hAnsi="Inconsolata"/>
          <w:b/>
          <w:color w:val="7F7F7F" w:themeColor="text1" w:themeTint="80"/>
          <w:sz w:val="26"/>
          <w:szCs w:val="24"/>
          <w:highlight w:val="yellow"/>
        </w:rPr>
        <w:t>ATOM</w:t>
      </w:r>
      <w:r w:rsidRPr="00724BAD">
        <w:rPr>
          <w:rFonts w:cs="Menlo Regular"/>
          <w:color w:val="000000"/>
          <w:szCs w:val="24"/>
          <w:highlight w:val="yellow"/>
        </w:rPr>
        <w:t>, in</w:t>
      </w:r>
      <w:r>
        <w:rPr>
          <w:rFonts w:cs="Menlo Regular"/>
          <w:color w:val="000000"/>
          <w:szCs w:val="24"/>
          <w:highlight w:val="yellow"/>
        </w:rPr>
        <w:t xml:space="preserve"> which</w:t>
      </w:r>
      <w:r w:rsidRPr="00724BAD">
        <w:rPr>
          <w:rFonts w:cs="Menlo Regular"/>
          <w:color w:val="000000"/>
          <w:szCs w:val="24"/>
          <w:highlight w:val="yellow"/>
        </w:rPr>
        <w:t xml:space="preserve"> all boxes will be dumped.  It also contains the topology for every molecule in both boxes, corresponding to the merged PDB format. Loading PDB files into merged PSF file in VMD allow</w:t>
      </w:r>
      <w:r>
        <w:rPr>
          <w:rFonts w:cs="Menlo Regular"/>
          <w:color w:val="000000"/>
          <w:szCs w:val="24"/>
          <w:highlight w:val="yellow"/>
        </w:rPr>
        <w:t>s the</w:t>
      </w:r>
      <w:r w:rsidRPr="00724BAD">
        <w:rPr>
          <w:rFonts w:cs="Menlo Regular"/>
          <w:color w:val="000000"/>
          <w:szCs w:val="24"/>
          <w:highlight w:val="yellow"/>
        </w:rPr>
        <w:t xml:space="preserve"> user to visualize and analyze the results.</w:t>
      </w:r>
    </w:p>
    <w:p w14:paraId="21D20FCF" w14:textId="77777777" w:rsidR="00BC2499" w:rsidRPr="0078324E" w:rsidRDefault="00BC2499" w:rsidP="00BC2499">
      <w:pPr>
        <w:pStyle w:val="ListParagraph"/>
        <w:ind w:left="1440"/>
        <w:rPr>
          <w:rFonts w:cs="Menlo Regular"/>
          <w:color w:val="000000"/>
        </w:rPr>
      </w:pPr>
    </w:p>
    <w:p w14:paraId="12B53139" w14:textId="77777777" w:rsidR="00BC2499" w:rsidRPr="0010732C" w:rsidRDefault="00BC2499" w:rsidP="0063031F">
      <w:pPr>
        <w:pStyle w:val="ListParagraph"/>
        <w:widowControl w:val="0"/>
        <w:numPr>
          <w:ilvl w:val="0"/>
          <w:numId w:val="16"/>
        </w:numPr>
        <w:autoSpaceDE w:val="0"/>
        <w:autoSpaceDN w:val="0"/>
        <w:adjustRightInd w:val="0"/>
        <w:spacing w:after="240" w:line="240" w:lineRule="auto"/>
        <w:jc w:val="both"/>
        <w:rPr>
          <w:rFonts w:cs="Times"/>
          <w:szCs w:val="24"/>
        </w:rPr>
      </w:pPr>
      <w:proofErr w:type="spellStart"/>
      <w:r>
        <w:rPr>
          <w:rFonts w:ascii="Inconsolata" w:hAnsi="Inconsolata"/>
          <w:b/>
          <w:color w:val="7F7F7F" w:themeColor="text1" w:themeTint="80"/>
          <w:sz w:val="28"/>
        </w:rPr>
        <w:t>RestartFreq</w:t>
      </w:r>
      <w:proofErr w:type="spellEnd"/>
      <w:r w:rsidRPr="0078324E">
        <w:t xml:space="preserve">: </w:t>
      </w:r>
      <w:r>
        <w:rPr>
          <w:rFonts w:cs="Menlo Regular"/>
          <w:color w:val="000000"/>
        </w:rPr>
        <w:t>Controls the output of the last state of simulation at a specified step in PDB files (coordinates) that contain “_restart” phrase.</w:t>
      </w:r>
      <w:r>
        <w:rPr>
          <w:rFonts w:cs="Times"/>
          <w:szCs w:val="24"/>
        </w:rPr>
        <w:t xml:space="preserve"> </w:t>
      </w:r>
      <w:r>
        <w:t xml:space="preserve">If PDB dumping was enabled, </w:t>
      </w:r>
      <w:r>
        <w:rPr>
          <w:color w:val="F4B083" w:themeColor="accent2" w:themeTint="99"/>
        </w:rPr>
        <w:t xml:space="preserve">one file </w:t>
      </w:r>
      <w:r w:rsidRPr="0078324E">
        <w:rPr>
          <w:color w:val="F4B083" w:themeColor="accent2" w:themeTint="99"/>
        </w:rPr>
        <w:t>for NVT</w:t>
      </w:r>
      <w:r>
        <w:rPr>
          <w:color w:val="F4B083" w:themeColor="accent2" w:themeTint="99"/>
        </w:rPr>
        <w:t xml:space="preserve"> or NPT</w:t>
      </w:r>
      <w:r>
        <w:t xml:space="preserve"> and </w:t>
      </w:r>
      <w:r>
        <w:rPr>
          <w:color w:val="9CC2E5" w:themeColor="accent1" w:themeTint="99"/>
        </w:rPr>
        <w:t>two files</w:t>
      </w:r>
      <w:r w:rsidRPr="0078324E">
        <w:rPr>
          <w:color w:val="9CC2E5" w:themeColor="accent1" w:themeTint="99"/>
        </w:rPr>
        <w:t xml:space="preserve"> for Gibbs ensemble</w:t>
      </w:r>
      <w:r>
        <w:rPr>
          <w:color w:val="9CC2E5" w:themeColor="accent1" w:themeTint="99"/>
        </w:rPr>
        <w:t xml:space="preserve"> or </w:t>
      </w:r>
      <w:r>
        <w:rPr>
          <w:color w:val="FFD966" w:themeColor="accent4" w:themeTint="99"/>
        </w:rPr>
        <w:t>GC</w:t>
      </w:r>
      <w:r w:rsidRPr="000865F9">
        <w:rPr>
          <w:color w:val="FFD966" w:themeColor="accent4" w:themeTint="99"/>
        </w:rPr>
        <w:t xml:space="preserve"> ensemble</w:t>
      </w:r>
      <w:r>
        <w:t xml:space="preserve"> will be dumped</w:t>
      </w:r>
      <w:r w:rsidRPr="0078324E">
        <w:t>.</w:t>
      </w:r>
    </w:p>
    <w:p w14:paraId="4C2E13F3" w14:textId="77777777" w:rsidR="00BC2499" w:rsidRPr="0078324E" w:rsidRDefault="00BC2499" w:rsidP="00BC2499">
      <w:pPr>
        <w:pStyle w:val="ListParagraph"/>
        <w:widowControl w:val="0"/>
        <w:autoSpaceDE w:val="0"/>
        <w:autoSpaceDN w:val="0"/>
        <w:adjustRightInd w:val="0"/>
        <w:spacing w:after="240" w:line="240" w:lineRule="auto"/>
        <w:rPr>
          <w:rFonts w:cs="Times"/>
          <w:szCs w:val="24"/>
        </w:rPr>
      </w:pPr>
    </w:p>
    <w:p w14:paraId="1EC02C9E" w14:textId="77777777" w:rsidR="00BC2499" w:rsidRPr="0010732C" w:rsidRDefault="00BC2499" w:rsidP="0063031F">
      <w:pPr>
        <w:pStyle w:val="ListParagraph"/>
        <w:numPr>
          <w:ilvl w:val="1"/>
          <w:numId w:val="13"/>
        </w:numPr>
        <w:spacing w:after="0" w:line="240" w:lineRule="auto"/>
        <w:rPr>
          <w:rFonts w:cs="Menlo Regular"/>
          <w:color w:val="000000"/>
        </w:rPr>
      </w:pPr>
      <w:r w:rsidRPr="0078324E">
        <w:rPr>
          <w:rFonts w:cs="Menlo Regular"/>
          <w:color w:val="000000"/>
        </w:rPr>
        <w:t xml:space="preserve">Value 1: </w:t>
      </w:r>
      <w:r w:rsidRPr="0078324E">
        <w:rPr>
          <w:rFonts w:cs="Times"/>
        </w:rPr>
        <w:t xml:space="preserve">&lt;BOOLEAN&gt; </w:t>
      </w:r>
      <w:proofErr w:type="gramStart"/>
      <w:r w:rsidRPr="0078324E">
        <w:rPr>
          <w:rFonts w:cs="Times"/>
        </w:rPr>
        <w:t>–</w:t>
      </w:r>
      <w:r>
        <w:rPr>
          <w:rFonts w:cs="Times"/>
        </w:rPr>
        <w:t>“</w:t>
      </w:r>
      <w:proofErr w:type="gramEnd"/>
      <w:r>
        <w:rPr>
          <w:rFonts w:cs="Times"/>
        </w:rPr>
        <w:t>true” enables dumping these files; “false” disables dumping.</w:t>
      </w:r>
    </w:p>
    <w:p w14:paraId="4D7C6CFC" w14:textId="77777777" w:rsidR="00BC2499" w:rsidRPr="0078324E" w:rsidRDefault="00BC2499" w:rsidP="00BC2499">
      <w:pPr>
        <w:pStyle w:val="ListParagraph"/>
        <w:spacing w:after="0" w:line="240" w:lineRule="auto"/>
        <w:ind w:left="1440"/>
        <w:rPr>
          <w:rFonts w:cs="Menlo Regular"/>
          <w:color w:val="000000"/>
        </w:rPr>
      </w:pPr>
    </w:p>
    <w:p w14:paraId="396DD33E" w14:textId="77777777" w:rsidR="00BC2499" w:rsidRPr="00724BAD" w:rsidRDefault="00BC2499" w:rsidP="0063031F">
      <w:pPr>
        <w:pStyle w:val="ListParagraph"/>
        <w:widowControl w:val="0"/>
        <w:numPr>
          <w:ilvl w:val="1"/>
          <w:numId w:val="13"/>
        </w:numPr>
        <w:autoSpaceDE w:val="0"/>
        <w:autoSpaceDN w:val="0"/>
        <w:adjustRightInd w:val="0"/>
        <w:spacing w:after="240" w:line="240" w:lineRule="auto"/>
        <w:jc w:val="both"/>
        <w:rPr>
          <w:rFonts w:cs="Times"/>
        </w:rPr>
      </w:pPr>
      <w:r w:rsidRPr="0078324E">
        <w:rPr>
          <w:rFonts w:cs="Menlo Regular"/>
          <w:color w:val="000000"/>
        </w:rPr>
        <w:t xml:space="preserve">Value 2: </w:t>
      </w:r>
      <w:r>
        <w:rPr>
          <w:rFonts w:cs="Times"/>
        </w:rPr>
        <w:t>&lt;ULONG&gt; –</w:t>
      </w:r>
      <w:r>
        <w:rPr>
          <w:rFonts w:cs="Menlo Regular"/>
          <w:color w:val="000000"/>
        </w:rPr>
        <w:t xml:space="preserve"> Steps per dump last state of simulation to PDB files.  It should be less than or equal to </w:t>
      </w:r>
      <w:proofErr w:type="spellStart"/>
      <w:r w:rsidRPr="00FB0D5A">
        <w:rPr>
          <w:rFonts w:ascii="Inconsolata" w:hAnsi="Inconsolata"/>
          <w:b/>
          <w:color w:val="7F7F7F" w:themeColor="text1" w:themeTint="80"/>
          <w:sz w:val="28"/>
        </w:rPr>
        <w:t>RunStep</w:t>
      </w:r>
      <w:r>
        <w:rPr>
          <w:rFonts w:ascii="Inconsolata" w:hAnsi="Inconsolata"/>
          <w:b/>
          <w:color w:val="7F7F7F" w:themeColor="text1" w:themeTint="80"/>
          <w:sz w:val="28"/>
        </w:rPr>
        <w:t>s</w:t>
      </w:r>
      <w:proofErr w:type="spellEnd"/>
      <w:r>
        <w:rPr>
          <w:rFonts w:cs="Times"/>
        </w:rPr>
        <w:t xml:space="preserve">. </w:t>
      </w:r>
      <w:r>
        <w:t>If this keyword could not be found in the configuration file,</w:t>
      </w:r>
      <w:r>
        <w:rPr>
          <w:rFonts w:ascii="Inconsolata" w:hAnsi="Inconsolata"/>
          <w:b/>
          <w:color w:val="7F7F7F" w:themeColor="text1" w:themeTint="80"/>
          <w:sz w:val="28"/>
        </w:rPr>
        <w:t xml:space="preserve"> </w:t>
      </w:r>
      <w:proofErr w:type="spellStart"/>
      <w:r w:rsidRPr="00FB0D5A">
        <w:rPr>
          <w:rFonts w:ascii="Inconsolata" w:hAnsi="Inconsolata"/>
          <w:b/>
          <w:color w:val="7F7F7F" w:themeColor="text1" w:themeTint="80"/>
          <w:sz w:val="28"/>
        </w:rPr>
        <w:t>RunStep</w:t>
      </w:r>
      <w:r>
        <w:rPr>
          <w:rFonts w:ascii="Inconsolata" w:hAnsi="Inconsolata"/>
          <w:b/>
          <w:color w:val="7F7F7F" w:themeColor="text1" w:themeTint="80"/>
          <w:sz w:val="28"/>
        </w:rPr>
        <w:t>s</w:t>
      </w:r>
      <w:proofErr w:type="spellEnd"/>
      <w:r>
        <w:t xml:space="preserve"> value will be assigned by default.</w:t>
      </w:r>
    </w:p>
    <w:p w14:paraId="454DC73E" w14:textId="77777777" w:rsidR="00BC2499" w:rsidRPr="00724BAD" w:rsidRDefault="00BC2499" w:rsidP="00BC2499">
      <w:pPr>
        <w:widowControl w:val="0"/>
        <w:autoSpaceDE w:val="0"/>
        <w:autoSpaceDN w:val="0"/>
        <w:adjustRightInd w:val="0"/>
        <w:spacing w:after="240" w:line="240" w:lineRule="auto"/>
        <w:jc w:val="both"/>
        <w:rPr>
          <w:rFonts w:cs="Times"/>
        </w:rPr>
      </w:pPr>
    </w:p>
    <w:p w14:paraId="53E16792" w14:textId="77777777" w:rsidR="00BC2499" w:rsidRPr="00724BAD" w:rsidRDefault="00BC2499" w:rsidP="00BC2499">
      <w:pPr>
        <w:pStyle w:val="ListParagraph"/>
        <w:ind w:left="1440"/>
        <w:jc w:val="both"/>
        <w:rPr>
          <w:rFonts w:cs="Menlo Regular"/>
          <w:color w:val="000000"/>
        </w:rPr>
      </w:pPr>
      <w:r w:rsidRPr="00724BAD">
        <w:rPr>
          <w:rFonts w:cs="Menlo Regular"/>
          <w:i/>
          <w:color w:val="000000"/>
          <w:highlight w:val="yellow"/>
        </w:rPr>
        <w:t>Note/Warning:</w:t>
      </w:r>
      <w:r w:rsidRPr="00724BAD">
        <w:rPr>
          <w:rFonts w:cs="Menlo Regular"/>
          <w:color w:val="000000"/>
          <w:highlight w:val="yellow"/>
        </w:rPr>
        <w:br/>
        <w:t xml:space="preserve">The restart PDB file contains only </w:t>
      </w:r>
      <w:r w:rsidRPr="00724BAD">
        <w:rPr>
          <w:rFonts w:ascii="Inconsolata" w:hAnsi="Inconsolata"/>
          <w:b/>
          <w:color w:val="7F7F7F" w:themeColor="text1" w:themeTint="80"/>
          <w:highlight w:val="yellow"/>
        </w:rPr>
        <w:t>ATOM</w:t>
      </w:r>
      <w:r w:rsidRPr="00724BAD">
        <w:rPr>
          <w:rFonts w:cs="Menlo Regular"/>
          <w:color w:val="000000"/>
          <w:highlight w:val="yellow"/>
        </w:rPr>
        <w:t xml:space="preserve"> that exist in each boxes at specified steps.  This allows </w:t>
      </w:r>
      <w:r>
        <w:rPr>
          <w:rFonts w:cs="Menlo Regular"/>
          <w:color w:val="000000"/>
          <w:highlight w:val="yellow"/>
        </w:rPr>
        <w:t xml:space="preserve">the </w:t>
      </w:r>
      <w:r w:rsidRPr="00724BAD">
        <w:rPr>
          <w:rFonts w:cs="Menlo Regular"/>
          <w:color w:val="000000"/>
          <w:highlight w:val="yellow"/>
        </w:rPr>
        <w:t xml:space="preserve">user to use </w:t>
      </w:r>
      <w:proofErr w:type="spellStart"/>
      <w:r w:rsidRPr="00724BAD">
        <w:rPr>
          <w:rFonts w:cs="Menlo Regular"/>
          <w:color w:val="000000"/>
          <w:highlight w:val="yellow"/>
        </w:rPr>
        <w:t>psfgen</w:t>
      </w:r>
      <w:proofErr w:type="spellEnd"/>
      <w:r w:rsidRPr="00724BAD">
        <w:rPr>
          <w:rFonts w:cs="Menlo Regular"/>
          <w:color w:val="000000"/>
          <w:highlight w:val="yellow"/>
        </w:rPr>
        <w:t xml:space="preserve"> and </w:t>
      </w:r>
      <w:proofErr w:type="spellStart"/>
      <w:r w:rsidRPr="00724BAD">
        <w:rPr>
          <w:rFonts w:cs="Menlo Regular"/>
          <w:color w:val="000000"/>
          <w:highlight w:val="yellow"/>
        </w:rPr>
        <w:t>tcl</w:t>
      </w:r>
      <w:proofErr w:type="spellEnd"/>
      <w:r w:rsidRPr="00724BAD">
        <w:rPr>
          <w:rFonts w:cs="Menlo Regular"/>
          <w:color w:val="000000"/>
          <w:highlight w:val="yellow"/>
        </w:rPr>
        <w:t xml:space="preserve"> to build </w:t>
      </w:r>
      <w:r>
        <w:rPr>
          <w:rFonts w:cs="Menlo Regular"/>
          <w:color w:val="000000"/>
          <w:highlight w:val="yellow"/>
        </w:rPr>
        <w:t xml:space="preserve">a </w:t>
      </w:r>
      <w:r w:rsidRPr="00724BAD">
        <w:rPr>
          <w:rFonts w:cs="Menlo Regular"/>
          <w:color w:val="000000"/>
          <w:highlight w:val="yellow"/>
        </w:rPr>
        <w:t xml:space="preserve">new PSF file and </w:t>
      </w:r>
      <w:r>
        <w:rPr>
          <w:rFonts w:cs="Menlo Regular"/>
          <w:color w:val="000000"/>
          <w:highlight w:val="yellow"/>
        </w:rPr>
        <w:t>re</w:t>
      </w:r>
      <w:r w:rsidRPr="00724BAD">
        <w:rPr>
          <w:rFonts w:cs="Menlo Regular"/>
          <w:color w:val="000000"/>
          <w:highlight w:val="yellow"/>
        </w:rPr>
        <w:t xml:space="preserve">load it </w:t>
      </w:r>
      <w:r>
        <w:rPr>
          <w:rFonts w:cs="Menlo Regular"/>
          <w:color w:val="000000"/>
          <w:highlight w:val="yellow"/>
        </w:rPr>
        <w:t>to</w:t>
      </w:r>
      <w:r w:rsidRPr="00724BAD">
        <w:rPr>
          <w:rFonts w:cs="Menlo Regular"/>
          <w:color w:val="000000"/>
          <w:highlight w:val="yellow"/>
        </w:rPr>
        <w:t xml:space="preserve"> </w:t>
      </w:r>
      <w:r w:rsidRPr="00724BAD">
        <w:rPr>
          <w:rFonts w:ascii="Inconsolata" w:hAnsi="Inconsolata"/>
          <w:b/>
          <w:color w:val="7F7F7F" w:themeColor="text1" w:themeTint="80"/>
          <w:highlight w:val="yellow"/>
        </w:rPr>
        <w:t>RESTART</w:t>
      </w:r>
      <w:r w:rsidRPr="00724BAD">
        <w:rPr>
          <w:rFonts w:cs="Menlo Regular"/>
          <w:color w:val="000000"/>
          <w:highlight w:val="yellow"/>
        </w:rPr>
        <w:t xml:space="preserve"> the simulation.</w:t>
      </w:r>
    </w:p>
    <w:p w14:paraId="094F21E9" w14:textId="77777777" w:rsidR="00BC2499" w:rsidRPr="00724BAD" w:rsidRDefault="00BC2499" w:rsidP="00BC2499">
      <w:pPr>
        <w:pStyle w:val="ListParagraph"/>
        <w:ind w:left="1440"/>
        <w:jc w:val="both"/>
        <w:rPr>
          <w:rFonts w:cs="Menlo Regular"/>
          <w:color w:val="000000"/>
        </w:rPr>
      </w:pPr>
    </w:p>
    <w:p w14:paraId="3BD4A144" w14:textId="77777777" w:rsidR="00BC2499" w:rsidRPr="00724BAD" w:rsidRDefault="00BC2499" w:rsidP="00BC2499">
      <w:pPr>
        <w:pStyle w:val="ListParagraph"/>
        <w:ind w:left="1440"/>
        <w:jc w:val="both"/>
        <w:rPr>
          <w:rFonts w:cs="Menlo Regular"/>
          <w:color w:val="000000"/>
        </w:rPr>
      </w:pPr>
      <w:r w:rsidRPr="00724BAD">
        <w:rPr>
          <w:rFonts w:cs="Menlo Regular"/>
          <w:i/>
          <w:color w:val="000000"/>
          <w:highlight w:val="yellow"/>
        </w:rPr>
        <w:t>Warning:</w:t>
      </w:r>
    </w:p>
    <w:p w14:paraId="673B7B54" w14:textId="77777777" w:rsidR="00BC2499" w:rsidRPr="00724BAD" w:rsidRDefault="00BC2499" w:rsidP="00BC2499">
      <w:pPr>
        <w:pStyle w:val="ListParagraph"/>
        <w:ind w:left="1440"/>
        <w:jc w:val="both"/>
        <w:rPr>
          <w:rFonts w:cs="Menlo Regular"/>
          <w:color w:val="000000"/>
        </w:rPr>
      </w:pPr>
      <w:proofErr w:type="spellStart"/>
      <w:r w:rsidRPr="00724BAD">
        <w:rPr>
          <w:rFonts w:ascii="Inconsolata" w:hAnsi="Inconsolata"/>
          <w:b/>
          <w:color w:val="7F7F7F" w:themeColor="text1" w:themeTint="80"/>
          <w:highlight w:val="yellow"/>
        </w:rPr>
        <w:t>CoordinatesFreq</w:t>
      </w:r>
      <w:proofErr w:type="spellEnd"/>
      <w:r w:rsidRPr="00724BAD">
        <w:rPr>
          <w:rFonts w:cs="Menlo Regular"/>
          <w:color w:val="000000"/>
          <w:highlight w:val="yellow"/>
        </w:rPr>
        <w:t xml:space="preserve"> must be </w:t>
      </w:r>
      <w:r>
        <w:rPr>
          <w:rFonts w:cs="Menlo Regular"/>
          <w:color w:val="000000"/>
          <w:highlight w:val="yellow"/>
        </w:rPr>
        <w:t xml:space="preserve">a </w:t>
      </w:r>
      <w:r w:rsidRPr="00724BAD">
        <w:rPr>
          <w:rFonts w:cs="Menlo Regular"/>
          <w:color w:val="000000"/>
          <w:highlight w:val="yellow"/>
        </w:rPr>
        <w:t xml:space="preserve">common multiple of </w:t>
      </w:r>
      <w:proofErr w:type="spellStart"/>
      <w:r w:rsidRPr="00724BAD">
        <w:rPr>
          <w:rFonts w:ascii="Inconsolata" w:hAnsi="Inconsolata"/>
          <w:b/>
          <w:color w:val="7F7F7F" w:themeColor="text1" w:themeTint="80"/>
          <w:highlight w:val="yellow"/>
        </w:rPr>
        <w:t>RestartFreq</w:t>
      </w:r>
      <w:proofErr w:type="spellEnd"/>
      <w:r w:rsidRPr="00724BAD">
        <w:rPr>
          <w:rFonts w:cs="Menlo Regular"/>
          <w:color w:val="000000"/>
          <w:highlight w:val="yellow"/>
        </w:rPr>
        <w:t xml:space="preserve"> or vice versa.</w:t>
      </w:r>
      <w:r w:rsidRPr="00724BAD">
        <w:rPr>
          <w:rFonts w:cs="Times"/>
        </w:rPr>
        <w:br/>
      </w:r>
    </w:p>
    <w:p w14:paraId="6FF7263F" w14:textId="77777777" w:rsidR="00BC2499" w:rsidRPr="00B402C5" w:rsidRDefault="00BC2499" w:rsidP="0063031F">
      <w:pPr>
        <w:pStyle w:val="ListParagraph"/>
        <w:numPr>
          <w:ilvl w:val="0"/>
          <w:numId w:val="16"/>
        </w:numPr>
        <w:spacing w:after="0" w:line="240" w:lineRule="auto"/>
        <w:jc w:val="both"/>
        <w:rPr>
          <w:rFonts w:cs="Menlo Regular"/>
          <w:color w:val="000000"/>
          <w:szCs w:val="24"/>
        </w:rPr>
      </w:pPr>
      <w:proofErr w:type="spellStart"/>
      <w:r>
        <w:rPr>
          <w:rFonts w:ascii="Inconsolata" w:hAnsi="Inconsolata"/>
          <w:b/>
          <w:color w:val="7F7F7F" w:themeColor="text1" w:themeTint="80"/>
          <w:sz w:val="28"/>
        </w:rPr>
        <w:lastRenderedPageBreak/>
        <w:t>ConsoleFreq</w:t>
      </w:r>
      <w:proofErr w:type="spellEnd"/>
      <w:r w:rsidRPr="0078324E">
        <w:rPr>
          <w:rFonts w:cs="Menlo Regular"/>
          <w:color w:val="000000"/>
        </w:rPr>
        <w:t xml:space="preserve">: </w:t>
      </w:r>
      <w:r>
        <w:rPr>
          <w:rFonts w:cs="Menlo Regular"/>
          <w:color w:val="000000"/>
        </w:rPr>
        <w:t xml:space="preserve">Controls the output to STDIO (“the console”) of messages such as acceptance statistics, and run timing info. In addition, instantaneously-selected thermodynamic properties will be output to this file. </w:t>
      </w:r>
    </w:p>
    <w:p w14:paraId="77832BD4" w14:textId="77777777" w:rsidR="00BC2499" w:rsidRPr="000C0CCB" w:rsidRDefault="00BC2499" w:rsidP="00BC2499">
      <w:pPr>
        <w:pStyle w:val="ListParagraph"/>
        <w:spacing w:after="0" w:line="240" w:lineRule="auto"/>
        <w:rPr>
          <w:rFonts w:cs="Menlo Regular"/>
          <w:color w:val="000000"/>
          <w:szCs w:val="24"/>
        </w:rPr>
      </w:pPr>
    </w:p>
    <w:p w14:paraId="7E356869" w14:textId="77777777" w:rsidR="00BC2499" w:rsidRDefault="00BC2499" w:rsidP="0063031F">
      <w:pPr>
        <w:pStyle w:val="ListParagraph"/>
        <w:widowControl w:val="0"/>
        <w:numPr>
          <w:ilvl w:val="1"/>
          <w:numId w:val="16"/>
        </w:numPr>
        <w:autoSpaceDE w:val="0"/>
        <w:autoSpaceDN w:val="0"/>
        <w:adjustRightInd w:val="0"/>
        <w:spacing w:after="240" w:line="240" w:lineRule="auto"/>
        <w:rPr>
          <w:rFonts w:cs="Times"/>
        </w:rPr>
      </w:pPr>
      <w:r w:rsidRPr="0078324E">
        <w:rPr>
          <w:rFonts w:cs="Times"/>
        </w:rPr>
        <w:t xml:space="preserve">Value 1: &lt;BOOLEAN&gt; – </w:t>
      </w:r>
      <w:r>
        <w:rPr>
          <w:rFonts w:cs="Times"/>
        </w:rPr>
        <w:t>“true” enables message printing; “false” disables dumping.</w:t>
      </w:r>
    </w:p>
    <w:p w14:paraId="61F382D9" w14:textId="77777777" w:rsidR="00BC2499" w:rsidRPr="0078324E" w:rsidRDefault="00BC2499" w:rsidP="00BC2499">
      <w:pPr>
        <w:pStyle w:val="ListParagraph"/>
        <w:widowControl w:val="0"/>
        <w:autoSpaceDE w:val="0"/>
        <w:autoSpaceDN w:val="0"/>
        <w:adjustRightInd w:val="0"/>
        <w:spacing w:after="240" w:line="240" w:lineRule="auto"/>
        <w:ind w:left="1440"/>
        <w:rPr>
          <w:rFonts w:cs="Times"/>
        </w:rPr>
      </w:pPr>
    </w:p>
    <w:p w14:paraId="55EF9EAA" w14:textId="77777777" w:rsidR="00BC2499" w:rsidRPr="005E10CF" w:rsidRDefault="00BC2499" w:rsidP="0063031F">
      <w:pPr>
        <w:pStyle w:val="ListParagraph"/>
        <w:widowControl w:val="0"/>
        <w:numPr>
          <w:ilvl w:val="1"/>
          <w:numId w:val="16"/>
        </w:numPr>
        <w:autoSpaceDE w:val="0"/>
        <w:autoSpaceDN w:val="0"/>
        <w:adjustRightInd w:val="0"/>
        <w:spacing w:after="240" w:line="240" w:lineRule="auto"/>
        <w:jc w:val="both"/>
        <w:rPr>
          <w:rFonts w:cs="Times"/>
        </w:rPr>
      </w:pPr>
      <w:r>
        <w:rPr>
          <w:rFonts w:cs="Times"/>
        </w:rPr>
        <w:t xml:space="preserve">Value 2: &lt;ULONG&gt; – Number of steps per print. </w:t>
      </w:r>
      <w:r>
        <w:t xml:space="preserve">If this keyword could not be found in the configuration file, the value will be assigned by default to dump 1000 output for </w:t>
      </w:r>
      <w:proofErr w:type="spellStart"/>
      <w:r w:rsidRPr="00FB0D5A">
        <w:rPr>
          <w:rFonts w:ascii="Inconsolata" w:hAnsi="Inconsolata"/>
          <w:b/>
          <w:color w:val="7F7F7F" w:themeColor="text1" w:themeTint="80"/>
          <w:sz w:val="28"/>
        </w:rPr>
        <w:t>RunStep</w:t>
      </w:r>
      <w:r>
        <w:rPr>
          <w:rFonts w:ascii="Inconsolata" w:hAnsi="Inconsolata"/>
          <w:b/>
          <w:color w:val="7F7F7F" w:themeColor="text1" w:themeTint="80"/>
          <w:sz w:val="28"/>
        </w:rPr>
        <w:t>s</w:t>
      </w:r>
      <w:proofErr w:type="spellEnd"/>
      <w:r>
        <w:t xml:space="preserve"> greater than 1000 steps and 100 output for </w:t>
      </w:r>
      <w:proofErr w:type="spellStart"/>
      <w:r w:rsidRPr="00FB0D5A">
        <w:rPr>
          <w:rFonts w:ascii="Inconsolata" w:hAnsi="Inconsolata"/>
          <w:b/>
          <w:color w:val="7F7F7F" w:themeColor="text1" w:themeTint="80"/>
          <w:sz w:val="28"/>
        </w:rPr>
        <w:t>RunStep</w:t>
      </w:r>
      <w:r>
        <w:rPr>
          <w:rFonts w:ascii="Inconsolata" w:hAnsi="Inconsolata"/>
          <w:b/>
          <w:color w:val="7F7F7F" w:themeColor="text1" w:themeTint="80"/>
          <w:sz w:val="28"/>
        </w:rPr>
        <w:t>s</w:t>
      </w:r>
      <w:proofErr w:type="spellEnd"/>
      <w:r>
        <w:t xml:space="preserve"> less than 1000 steps.</w:t>
      </w:r>
    </w:p>
    <w:p w14:paraId="64A6C5CF" w14:textId="77777777" w:rsidR="00BC2499" w:rsidRPr="00D37ACC" w:rsidRDefault="00BC2499" w:rsidP="00BC2499">
      <w:pPr>
        <w:widowControl w:val="0"/>
        <w:autoSpaceDE w:val="0"/>
        <w:autoSpaceDN w:val="0"/>
        <w:adjustRightInd w:val="0"/>
        <w:spacing w:after="240" w:line="240" w:lineRule="auto"/>
        <w:rPr>
          <w:rFonts w:cs="Times"/>
        </w:rPr>
      </w:pPr>
    </w:p>
    <w:p w14:paraId="6CFF7F2C" w14:textId="77777777" w:rsidR="00BC2499" w:rsidRPr="004E3DB4" w:rsidRDefault="00BC2499" w:rsidP="0063031F">
      <w:pPr>
        <w:pStyle w:val="ListParagraph"/>
        <w:numPr>
          <w:ilvl w:val="0"/>
          <w:numId w:val="16"/>
        </w:numPr>
        <w:spacing w:after="0" w:line="240" w:lineRule="auto"/>
        <w:jc w:val="both"/>
        <w:rPr>
          <w:rFonts w:cs="Times"/>
        </w:rPr>
      </w:pPr>
      <w:proofErr w:type="spellStart"/>
      <w:r>
        <w:rPr>
          <w:rFonts w:ascii="Inconsolata" w:hAnsi="Inconsolata"/>
          <w:b/>
          <w:color w:val="7F7F7F" w:themeColor="text1" w:themeTint="80"/>
          <w:sz w:val="28"/>
        </w:rPr>
        <w:t>BlockAverageFreq</w:t>
      </w:r>
      <w:proofErr w:type="spellEnd"/>
      <w:r>
        <w:rPr>
          <w:b/>
        </w:rPr>
        <w:t xml:space="preserve">: </w:t>
      </w:r>
      <w:r>
        <w:t xml:space="preserve">Controls the block averages output of selected thermodynamic properties. </w:t>
      </w:r>
      <w:r>
        <w:rPr>
          <w:szCs w:val="24"/>
        </w:rPr>
        <w:t>Block averages are averages of thermodynamic values of interest for chunks of the simulation (for post-processing of averages or std. dev. in those values).</w:t>
      </w:r>
    </w:p>
    <w:p w14:paraId="20BEA72F" w14:textId="77777777" w:rsidR="00BC2499" w:rsidRPr="004E3DB4" w:rsidRDefault="00BC2499" w:rsidP="00BC2499">
      <w:pPr>
        <w:pStyle w:val="ListParagraph"/>
        <w:spacing w:after="0" w:line="240" w:lineRule="auto"/>
        <w:rPr>
          <w:rFonts w:cs="Times"/>
        </w:rPr>
      </w:pPr>
    </w:p>
    <w:p w14:paraId="4D2074A4" w14:textId="77777777" w:rsidR="00BC2499" w:rsidRDefault="00BC2499" w:rsidP="0063031F">
      <w:pPr>
        <w:pStyle w:val="ListParagraph"/>
        <w:widowControl w:val="0"/>
        <w:numPr>
          <w:ilvl w:val="1"/>
          <w:numId w:val="16"/>
        </w:numPr>
        <w:autoSpaceDE w:val="0"/>
        <w:autoSpaceDN w:val="0"/>
        <w:adjustRightInd w:val="0"/>
        <w:spacing w:after="240" w:line="240" w:lineRule="auto"/>
        <w:rPr>
          <w:rFonts w:cs="Times"/>
        </w:rPr>
      </w:pPr>
      <w:r w:rsidRPr="0078324E">
        <w:rPr>
          <w:rFonts w:cs="Times"/>
        </w:rPr>
        <w:t xml:space="preserve">Value 1: &lt;BOOLEAN&gt; – </w:t>
      </w:r>
      <w:r>
        <w:rPr>
          <w:rFonts w:cs="Times"/>
        </w:rPr>
        <w:t>“true” enables printing block average; “false” disables it.</w:t>
      </w:r>
    </w:p>
    <w:p w14:paraId="712784C0" w14:textId="77777777" w:rsidR="00BC2499" w:rsidRDefault="00BC2499" w:rsidP="00BC2499">
      <w:pPr>
        <w:pStyle w:val="ListParagraph"/>
        <w:widowControl w:val="0"/>
        <w:autoSpaceDE w:val="0"/>
        <w:autoSpaceDN w:val="0"/>
        <w:adjustRightInd w:val="0"/>
        <w:spacing w:after="240" w:line="240" w:lineRule="auto"/>
        <w:ind w:left="1440"/>
        <w:rPr>
          <w:rFonts w:cs="Times"/>
        </w:rPr>
      </w:pPr>
    </w:p>
    <w:p w14:paraId="141CBD67" w14:textId="77777777" w:rsidR="00BC2499" w:rsidRPr="0078324E" w:rsidRDefault="00BC2499" w:rsidP="0063031F">
      <w:pPr>
        <w:pStyle w:val="ListParagraph"/>
        <w:widowControl w:val="0"/>
        <w:numPr>
          <w:ilvl w:val="1"/>
          <w:numId w:val="16"/>
        </w:numPr>
        <w:autoSpaceDE w:val="0"/>
        <w:autoSpaceDN w:val="0"/>
        <w:adjustRightInd w:val="0"/>
        <w:spacing w:after="240" w:line="240" w:lineRule="auto"/>
        <w:jc w:val="both"/>
        <w:rPr>
          <w:rFonts w:cs="Times"/>
        </w:rPr>
      </w:pPr>
      <w:r w:rsidRPr="0078324E">
        <w:rPr>
          <w:rFonts w:cs="Times"/>
        </w:rPr>
        <w:t xml:space="preserve">Value 2: &lt;ULONG&gt; – </w:t>
      </w:r>
      <w:r>
        <w:rPr>
          <w:rFonts w:cs="Times"/>
        </w:rPr>
        <w:t xml:space="preserve">Number of steps per block-average output file. </w:t>
      </w:r>
      <w:r>
        <w:t>If this keyword cannot be found in the configuration file, its value will be assigned a default to dump 100 output.</w:t>
      </w:r>
    </w:p>
    <w:p w14:paraId="2D9AD171" w14:textId="77777777" w:rsidR="00BC2499" w:rsidRPr="004E3DB4" w:rsidRDefault="00BC2499" w:rsidP="00BC2499">
      <w:pPr>
        <w:pStyle w:val="ListParagraph"/>
        <w:spacing w:after="0" w:line="240" w:lineRule="auto"/>
        <w:rPr>
          <w:rFonts w:cs="Times"/>
        </w:rPr>
      </w:pPr>
    </w:p>
    <w:p w14:paraId="2761984C" w14:textId="77777777" w:rsidR="00BC2499" w:rsidRPr="00560A2D" w:rsidRDefault="00BC2499" w:rsidP="00BC2499">
      <w:pPr>
        <w:spacing w:after="0" w:line="240" w:lineRule="auto"/>
        <w:rPr>
          <w:rFonts w:cs="Times"/>
        </w:rPr>
      </w:pPr>
    </w:p>
    <w:p w14:paraId="661C5095" w14:textId="77777777" w:rsidR="00BC2499" w:rsidRPr="004E3DB4" w:rsidRDefault="00BC2499" w:rsidP="0063031F">
      <w:pPr>
        <w:pStyle w:val="ListParagraph"/>
        <w:numPr>
          <w:ilvl w:val="0"/>
          <w:numId w:val="16"/>
        </w:numPr>
        <w:spacing w:after="0" w:line="240" w:lineRule="auto"/>
        <w:jc w:val="both"/>
        <w:rPr>
          <w:rFonts w:cs="Times"/>
        </w:rPr>
      </w:pPr>
      <w:proofErr w:type="spellStart"/>
      <w:r>
        <w:rPr>
          <w:rFonts w:ascii="Inconsolata" w:hAnsi="Inconsolata"/>
          <w:b/>
          <w:color w:val="7F7F7F" w:themeColor="text1" w:themeTint="80"/>
          <w:sz w:val="28"/>
        </w:rPr>
        <w:t>HistogramFreq</w:t>
      </w:r>
      <w:proofErr w:type="spellEnd"/>
      <w:r>
        <w:t xml:space="preserve">: Controls the histograms. </w:t>
      </w:r>
      <w:r>
        <w:rPr>
          <w:szCs w:val="24"/>
        </w:rPr>
        <w:t xml:space="preserve">Histograms are a binned listing of observation frequency for a specific thermodynamic variable.  In this code, they also control the output of a file containing energy/particle samples; it only will be used in </w:t>
      </w:r>
      <w:r>
        <w:rPr>
          <w:color w:val="FFD966" w:themeColor="accent4" w:themeTint="99"/>
        </w:rPr>
        <w:t>GC</w:t>
      </w:r>
      <w:r w:rsidRPr="000865F9">
        <w:rPr>
          <w:color w:val="FFD966" w:themeColor="accent4" w:themeTint="99"/>
        </w:rPr>
        <w:t xml:space="preserve"> ensemble</w:t>
      </w:r>
      <w:r>
        <w:t xml:space="preserve"> </w:t>
      </w:r>
      <w:r>
        <w:rPr>
          <w:szCs w:val="24"/>
        </w:rPr>
        <w:t>simulations for histogram reweighting purposes.</w:t>
      </w:r>
    </w:p>
    <w:p w14:paraId="674C4E13" w14:textId="77777777" w:rsidR="00BC2499" w:rsidRPr="0078324E" w:rsidRDefault="00BC2499" w:rsidP="00BC2499">
      <w:pPr>
        <w:pStyle w:val="ListParagraph"/>
        <w:spacing w:after="0" w:line="240" w:lineRule="auto"/>
        <w:rPr>
          <w:rFonts w:cs="Times"/>
        </w:rPr>
      </w:pPr>
    </w:p>
    <w:p w14:paraId="755C28F5" w14:textId="77777777" w:rsidR="00BC2499" w:rsidRDefault="00BC2499" w:rsidP="0063031F">
      <w:pPr>
        <w:pStyle w:val="ListParagraph"/>
        <w:widowControl w:val="0"/>
        <w:numPr>
          <w:ilvl w:val="1"/>
          <w:numId w:val="16"/>
        </w:numPr>
        <w:autoSpaceDE w:val="0"/>
        <w:autoSpaceDN w:val="0"/>
        <w:adjustRightInd w:val="0"/>
        <w:spacing w:after="240" w:line="240" w:lineRule="auto"/>
        <w:rPr>
          <w:rFonts w:cs="Times"/>
        </w:rPr>
      </w:pPr>
      <w:r w:rsidRPr="0078324E">
        <w:rPr>
          <w:rFonts w:cs="Times"/>
        </w:rPr>
        <w:t xml:space="preserve">Value 1: &lt;BOOLEAN&gt; – </w:t>
      </w:r>
      <w:r>
        <w:rPr>
          <w:rFonts w:cs="Times"/>
        </w:rPr>
        <w:t>“true” enable printing histogram; “false” disables it.</w:t>
      </w:r>
    </w:p>
    <w:p w14:paraId="6B9C3B15" w14:textId="77777777" w:rsidR="00BC2499" w:rsidRDefault="00BC2499" w:rsidP="00BC2499">
      <w:pPr>
        <w:pStyle w:val="ListParagraph"/>
        <w:widowControl w:val="0"/>
        <w:autoSpaceDE w:val="0"/>
        <w:autoSpaceDN w:val="0"/>
        <w:adjustRightInd w:val="0"/>
        <w:spacing w:after="240" w:line="240" w:lineRule="auto"/>
        <w:ind w:left="1440"/>
        <w:rPr>
          <w:rFonts w:cs="Times"/>
        </w:rPr>
      </w:pPr>
    </w:p>
    <w:p w14:paraId="63938D09" w14:textId="77777777" w:rsidR="00BC2499" w:rsidRPr="00560A2D" w:rsidRDefault="00BC2499" w:rsidP="0063031F">
      <w:pPr>
        <w:pStyle w:val="ListParagraph"/>
        <w:widowControl w:val="0"/>
        <w:numPr>
          <w:ilvl w:val="1"/>
          <w:numId w:val="16"/>
        </w:numPr>
        <w:autoSpaceDE w:val="0"/>
        <w:autoSpaceDN w:val="0"/>
        <w:adjustRightInd w:val="0"/>
        <w:spacing w:after="240" w:line="240" w:lineRule="auto"/>
        <w:jc w:val="both"/>
        <w:rPr>
          <w:rFonts w:cs="Times"/>
        </w:rPr>
      </w:pPr>
      <w:r w:rsidRPr="0078324E">
        <w:rPr>
          <w:rFonts w:cs="Times"/>
        </w:rPr>
        <w:t xml:space="preserve">Value 2: &lt;ULONG&gt; – </w:t>
      </w:r>
      <w:r>
        <w:rPr>
          <w:rFonts w:cs="Times"/>
        </w:rPr>
        <w:t xml:space="preserve">Number of steps per histogram output file. </w:t>
      </w:r>
      <w:r>
        <w:t xml:space="preserve">If this keyword cannot be found in the configuration file, a value will be assigned by default to dump 1000 output for </w:t>
      </w:r>
      <w:proofErr w:type="spellStart"/>
      <w:r w:rsidRPr="00FB0D5A">
        <w:rPr>
          <w:rFonts w:ascii="Inconsolata" w:hAnsi="Inconsolata"/>
          <w:b/>
          <w:color w:val="7F7F7F" w:themeColor="text1" w:themeTint="80"/>
          <w:sz w:val="28"/>
        </w:rPr>
        <w:t>RunStep</w:t>
      </w:r>
      <w:r>
        <w:rPr>
          <w:rFonts w:ascii="Inconsolata" w:hAnsi="Inconsolata"/>
          <w:b/>
          <w:color w:val="7F7F7F" w:themeColor="text1" w:themeTint="80"/>
          <w:sz w:val="28"/>
        </w:rPr>
        <w:t>s</w:t>
      </w:r>
      <w:proofErr w:type="spellEnd"/>
      <w:r>
        <w:t xml:space="preserve"> greater than 1000 steps and 100 output for </w:t>
      </w:r>
      <w:proofErr w:type="spellStart"/>
      <w:r w:rsidRPr="00FB0D5A">
        <w:rPr>
          <w:rFonts w:ascii="Inconsolata" w:hAnsi="Inconsolata"/>
          <w:b/>
          <w:color w:val="7F7F7F" w:themeColor="text1" w:themeTint="80"/>
          <w:sz w:val="28"/>
        </w:rPr>
        <w:t>RunStep</w:t>
      </w:r>
      <w:r>
        <w:rPr>
          <w:rFonts w:ascii="Inconsolata" w:hAnsi="Inconsolata"/>
          <w:b/>
          <w:color w:val="7F7F7F" w:themeColor="text1" w:themeTint="80"/>
          <w:sz w:val="28"/>
        </w:rPr>
        <w:t>s</w:t>
      </w:r>
      <w:proofErr w:type="spellEnd"/>
      <w:r>
        <w:t xml:space="preserve"> less than 1000 steps.</w:t>
      </w:r>
    </w:p>
    <w:p w14:paraId="2E968E94" w14:textId="77777777" w:rsidR="00BC2499" w:rsidRPr="005E10CF" w:rsidRDefault="00BC2499" w:rsidP="00BC2499">
      <w:pPr>
        <w:pStyle w:val="ListParagraph"/>
        <w:widowControl w:val="0"/>
        <w:autoSpaceDE w:val="0"/>
        <w:autoSpaceDN w:val="0"/>
        <w:adjustRightInd w:val="0"/>
        <w:spacing w:after="240" w:line="240" w:lineRule="auto"/>
        <w:ind w:left="1440"/>
        <w:rPr>
          <w:rFonts w:cs="Times"/>
        </w:rPr>
      </w:pPr>
    </w:p>
    <w:p w14:paraId="60E8845A" w14:textId="77777777" w:rsidR="00BC2499" w:rsidRPr="004E3DB4"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r>
        <w:rPr>
          <w:rFonts w:cs="Times"/>
        </w:rPr>
        <w:t>Example:</w:t>
      </w:r>
      <w:r w:rsidRPr="004E3DB4">
        <w:rPr>
          <w:rFonts w:ascii="Inconsolata" w:hAnsi="Inconsolata" w:cs="Menlo Regular"/>
          <w:color w:val="000000"/>
          <w:highlight w:val="lightGray"/>
        </w:rPr>
        <w:br/>
        <w:t>#####################################</w:t>
      </w:r>
    </w:p>
    <w:p w14:paraId="532A6090" w14:textId="77777777" w:rsidR="00BC2499" w:rsidRPr="004E3DB4"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r w:rsidRPr="004E3DB4">
        <w:rPr>
          <w:rFonts w:ascii="Inconsolata" w:hAnsi="Inconsolata" w:cs="Menlo Regular"/>
          <w:color w:val="000000"/>
          <w:highlight w:val="lightGray"/>
        </w:rPr>
        <w:t xml:space="preserve"># </w:t>
      </w:r>
      <w:r>
        <w:rPr>
          <w:rFonts w:ascii="Inconsolata" w:hAnsi="Inconsolata" w:cs="Menlo Regular"/>
          <w:color w:val="000000"/>
          <w:highlight w:val="lightGray"/>
        </w:rPr>
        <w:t>STATISTICS</w:t>
      </w:r>
      <w:r>
        <w:rPr>
          <w:rFonts w:ascii="Inconsolata" w:hAnsi="Inconsolata" w:cs="Menlo Regular"/>
          <w:color w:val="000000"/>
          <w:highlight w:val="lightGray"/>
        </w:rPr>
        <w:tab/>
        <w:t>Enable,</w:t>
      </w:r>
      <w:r>
        <w:rPr>
          <w:rFonts w:ascii="Inconsolata" w:hAnsi="Inconsolata" w:cs="Menlo Regular"/>
          <w:color w:val="000000"/>
          <w:highlight w:val="lightGray"/>
        </w:rPr>
        <w:tab/>
        <w:t>Freq.</w:t>
      </w:r>
      <w:r w:rsidRPr="004E3DB4">
        <w:rPr>
          <w:rFonts w:ascii="Inconsolata" w:hAnsi="Inconsolata" w:cs="Menlo Regular"/>
          <w:color w:val="000000"/>
          <w:highlight w:val="lightGray"/>
        </w:rPr>
        <w:t xml:space="preserve">           </w:t>
      </w:r>
    </w:p>
    <w:p w14:paraId="1BC7556C" w14:textId="77777777" w:rsidR="00BC2499" w:rsidRPr="004E3DB4"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r w:rsidRPr="004E3DB4">
        <w:rPr>
          <w:rFonts w:ascii="Inconsolata" w:hAnsi="Inconsolata" w:cs="Menlo Regular"/>
          <w:color w:val="000000"/>
          <w:highlight w:val="lightGray"/>
        </w:rPr>
        <w:t>#####################################</w:t>
      </w:r>
    </w:p>
    <w:p w14:paraId="4924D34C" w14:textId="77777777" w:rsidR="00BC2499" w:rsidRPr="004E3DB4"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roofErr w:type="spellStart"/>
      <w:r w:rsidRPr="004E3DB4">
        <w:rPr>
          <w:rFonts w:ascii="Inconsolata" w:hAnsi="Inconsolata" w:cs="Menlo Regular"/>
          <w:color w:val="000000"/>
          <w:highlight w:val="lightGray"/>
        </w:rPr>
        <w:t>CoordinatesFreq</w:t>
      </w:r>
      <w:proofErr w:type="spellEnd"/>
      <w:r w:rsidRPr="004E3DB4">
        <w:rPr>
          <w:rFonts w:ascii="Inconsolata" w:hAnsi="Inconsolata" w:cs="Menlo Regular"/>
          <w:color w:val="000000"/>
          <w:highlight w:val="lightGray"/>
        </w:rPr>
        <w:t xml:space="preserve">   </w:t>
      </w:r>
      <w:r>
        <w:rPr>
          <w:rFonts w:ascii="Inconsolata" w:hAnsi="Inconsolata" w:cs="Menlo Regular"/>
          <w:color w:val="000000"/>
          <w:highlight w:val="lightGray"/>
        </w:rPr>
        <w:tab/>
      </w:r>
      <w:r w:rsidRPr="004E3DB4">
        <w:rPr>
          <w:rFonts w:ascii="Inconsolata" w:hAnsi="Inconsolata" w:cs="Menlo Regular"/>
          <w:color w:val="000000"/>
          <w:highlight w:val="lightGray"/>
        </w:rPr>
        <w:t xml:space="preserve"> true   10</w:t>
      </w:r>
      <w:r>
        <w:rPr>
          <w:rFonts w:ascii="Inconsolata" w:hAnsi="Inconsolata" w:cs="Menlo Regular"/>
          <w:color w:val="000000"/>
          <w:highlight w:val="lightGray"/>
        </w:rPr>
        <w:t>0</w:t>
      </w:r>
      <w:r w:rsidRPr="004E3DB4">
        <w:rPr>
          <w:rFonts w:ascii="Inconsolata" w:hAnsi="Inconsolata" w:cs="Menlo Regular"/>
          <w:color w:val="000000"/>
          <w:highlight w:val="lightGray"/>
        </w:rPr>
        <w:t>00000</w:t>
      </w:r>
    </w:p>
    <w:p w14:paraId="24CAD3E4" w14:textId="77777777" w:rsidR="00BC2499" w:rsidRPr="004E3DB4"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roofErr w:type="spellStart"/>
      <w:proofErr w:type="gramStart"/>
      <w:r w:rsidRPr="004E3DB4">
        <w:rPr>
          <w:rFonts w:ascii="Inconsolata" w:hAnsi="Inconsolata" w:cs="Menlo Regular"/>
          <w:color w:val="000000"/>
          <w:highlight w:val="lightGray"/>
        </w:rPr>
        <w:t>RestartFreq</w:t>
      </w:r>
      <w:proofErr w:type="spellEnd"/>
      <w:r w:rsidRPr="004E3DB4">
        <w:rPr>
          <w:rFonts w:ascii="Inconsolata" w:hAnsi="Inconsolata" w:cs="Menlo Regular"/>
          <w:color w:val="000000"/>
          <w:highlight w:val="lightGray"/>
        </w:rPr>
        <w:t xml:space="preserve">  </w:t>
      </w:r>
      <w:r w:rsidRPr="004E3DB4">
        <w:rPr>
          <w:rFonts w:ascii="Inconsolata" w:hAnsi="Inconsolata" w:cs="Menlo Regular"/>
          <w:color w:val="000000"/>
          <w:highlight w:val="lightGray"/>
        </w:rPr>
        <w:tab/>
      </w:r>
      <w:proofErr w:type="gramEnd"/>
      <w:r w:rsidRPr="004E3DB4">
        <w:rPr>
          <w:rFonts w:ascii="Inconsolata" w:hAnsi="Inconsolata" w:cs="Menlo Regular"/>
          <w:color w:val="000000"/>
          <w:highlight w:val="lightGray"/>
        </w:rPr>
        <w:t xml:space="preserve">  </w:t>
      </w:r>
      <w:r>
        <w:rPr>
          <w:rFonts w:ascii="Inconsolata" w:hAnsi="Inconsolata" w:cs="Menlo Regular"/>
          <w:color w:val="000000"/>
          <w:highlight w:val="lightGray"/>
        </w:rPr>
        <w:tab/>
      </w:r>
      <w:r w:rsidRPr="004E3DB4">
        <w:rPr>
          <w:rFonts w:ascii="Inconsolata" w:hAnsi="Inconsolata" w:cs="Menlo Regular"/>
          <w:color w:val="000000"/>
          <w:highlight w:val="lightGray"/>
        </w:rPr>
        <w:t xml:space="preserve"> true   1000000</w:t>
      </w:r>
    </w:p>
    <w:p w14:paraId="142F9E08" w14:textId="77777777" w:rsidR="00BC2499" w:rsidRPr="004E3DB4"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roofErr w:type="spellStart"/>
      <w:r w:rsidRPr="004E3DB4">
        <w:rPr>
          <w:rFonts w:ascii="Inconsolata" w:hAnsi="Inconsolata" w:cs="Menlo Regular"/>
          <w:color w:val="000000"/>
          <w:highlight w:val="lightGray"/>
        </w:rPr>
        <w:t>ConsoleFreq</w:t>
      </w:r>
      <w:proofErr w:type="spellEnd"/>
      <w:r w:rsidRPr="004E3DB4">
        <w:rPr>
          <w:rFonts w:ascii="Inconsolata" w:hAnsi="Inconsolata" w:cs="Menlo Regular"/>
          <w:color w:val="000000"/>
          <w:highlight w:val="lightGray"/>
        </w:rPr>
        <w:t xml:space="preserve">       </w:t>
      </w:r>
      <w:r>
        <w:rPr>
          <w:rFonts w:ascii="Inconsolata" w:hAnsi="Inconsolata" w:cs="Menlo Regular"/>
          <w:color w:val="000000"/>
          <w:highlight w:val="lightGray"/>
        </w:rPr>
        <w:tab/>
        <w:t xml:space="preserve"> true   10</w:t>
      </w:r>
      <w:r w:rsidRPr="004E3DB4">
        <w:rPr>
          <w:rFonts w:ascii="Inconsolata" w:hAnsi="Inconsolata" w:cs="Menlo Regular"/>
          <w:color w:val="000000"/>
          <w:highlight w:val="lightGray"/>
        </w:rPr>
        <w:t>0000</w:t>
      </w:r>
    </w:p>
    <w:p w14:paraId="01CE6856" w14:textId="77777777" w:rsidR="00BC2499" w:rsidRPr="004E3DB4"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roofErr w:type="spellStart"/>
      <w:proofErr w:type="gramStart"/>
      <w:r w:rsidRPr="004E3DB4">
        <w:rPr>
          <w:rFonts w:ascii="Inconsolata" w:hAnsi="Inconsolata" w:cs="Menlo Regular"/>
          <w:color w:val="000000"/>
          <w:highlight w:val="lightGray"/>
        </w:rPr>
        <w:t>BlockAverageFreq</w:t>
      </w:r>
      <w:proofErr w:type="spellEnd"/>
      <w:r w:rsidRPr="004E3DB4">
        <w:rPr>
          <w:rFonts w:ascii="Inconsolata" w:hAnsi="Inconsolata" w:cs="Menlo Regular"/>
          <w:color w:val="000000"/>
          <w:highlight w:val="lightGray"/>
        </w:rPr>
        <w:t xml:space="preserve">  </w:t>
      </w:r>
      <w:r>
        <w:rPr>
          <w:rFonts w:ascii="Inconsolata" w:hAnsi="Inconsolata" w:cs="Menlo Regular"/>
          <w:color w:val="000000"/>
          <w:highlight w:val="lightGray"/>
        </w:rPr>
        <w:tab/>
      </w:r>
      <w:proofErr w:type="gramEnd"/>
      <w:r>
        <w:rPr>
          <w:rFonts w:ascii="Inconsolata" w:hAnsi="Inconsolata" w:cs="Menlo Regular"/>
          <w:color w:val="000000"/>
          <w:highlight w:val="lightGray"/>
        </w:rPr>
        <w:t xml:space="preserve"> true   1</w:t>
      </w:r>
      <w:r w:rsidRPr="004E3DB4">
        <w:rPr>
          <w:rFonts w:ascii="Inconsolata" w:hAnsi="Inconsolata" w:cs="Menlo Regular"/>
          <w:color w:val="000000"/>
          <w:highlight w:val="lightGray"/>
        </w:rPr>
        <w:t>00000</w:t>
      </w:r>
    </w:p>
    <w:p w14:paraId="66854D08" w14:textId="77777777" w:rsidR="00BC2499" w:rsidRPr="005E10CF"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roofErr w:type="spellStart"/>
      <w:proofErr w:type="gramStart"/>
      <w:r w:rsidRPr="004E3DB4">
        <w:rPr>
          <w:rFonts w:ascii="Inconsolata" w:hAnsi="Inconsolata" w:cs="Menlo Regular"/>
          <w:color w:val="000000"/>
          <w:highlight w:val="lightGray"/>
        </w:rPr>
        <w:t>HistogramFreq</w:t>
      </w:r>
      <w:proofErr w:type="spellEnd"/>
      <w:r w:rsidRPr="004E3DB4">
        <w:rPr>
          <w:rFonts w:ascii="Inconsolata" w:hAnsi="Inconsolata" w:cs="Menlo Regular"/>
          <w:color w:val="000000"/>
          <w:highlight w:val="lightGray"/>
        </w:rPr>
        <w:t xml:space="preserve">  </w:t>
      </w:r>
      <w:r w:rsidRPr="004E3DB4">
        <w:rPr>
          <w:rFonts w:ascii="Inconsolata" w:hAnsi="Inconsolata" w:cs="Menlo Regular"/>
          <w:color w:val="000000"/>
          <w:highlight w:val="lightGray"/>
        </w:rPr>
        <w:tab/>
      </w:r>
      <w:proofErr w:type="gramEnd"/>
      <w:r>
        <w:rPr>
          <w:rFonts w:ascii="Inconsolata" w:hAnsi="Inconsolata" w:cs="Menlo Regular"/>
          <w:color w:val="000000"/>
          <w:highlight w:val="lightGray"/>
        </w:rPr>
        <w:tab/>
      </w:r>
      <w:r w:rsidRPr="004E3DB4">
        <w:rPr>
          <w:rFonts w:ascii="Inconsolata" w:hAnsi="Inconsolata" w:cs="Menlo Regular"/>
          <w:color w:val="000000"/>
          <w:highlight w:val="lightGray"/>
        </w:rPr>
        <w:t xml:space="preserve"> </w:t>
      </w:r>
      <w:r>
        <w:rPr>
          <w:rFonts w:ascii="Inconsolata" w:hAnsi="Inconsolata" w:cs="Menlo Regular"/>
          <w:color w:val="000000"/>
          <w:highlight w:val="lightGray"/>
        </w:rPr>
        <w:t>true   1</w:t>
      </w:r>
      <w:r w:rsidRPr="004E3DB4">
        <w:rPr>
          <w:rFonts w:ascii="Inconsolata" w:hAnsi="Inconsolata" w:cs="Menlo Regular"/>
          <w:color w:val="000000"/>
          <w:highlight w:val="lightGray"/>
        </w:rPr>
        <w:t>0000</w:t>
      </w:r>
    </w:p>
    <w:p w14:paraId="22E9290A" w14:textId="77777777" w:rsidR="00BC2499" w:rsidRDefault="00BC2499" w:rsidP="00BC2499">
      <w:pPr>
        <w:widowControl w:val="0"/>
        <w:autoSpaceDE w:val="0"/>
        <w:autoSpaceDN w:val="0"/>
        <w:adjustRightInd w:val="0"/>
        <w:spacing w:after="240" w:line="240" w:lineRule="auto"/>
        <w:jc w:val="both"/>
      </w:pPr>
    </w:p>
    <w:p w14:paraId="60F5D60F" w14:textId="2AE9128D" w:rsidR="00B52866" w:rsidRDefault="00B52866">
      <w:pPr>
        <w:spacing w:after="0" w:line="240" w:lineRule="auto"/>
      </w:pPr>
    </w:p>
    <w:p w14:paraId="4A7979AC" w14:textId="77777777" w:rsidR="00EB58DD" w:rsidRDefault="00EB58DD">
      <w:pPr>
        <w:spacing w:after="0" w:line="240" w:lineRule="auto"/>
      </w:pPr>
    </w:p>
    <w:p w14:paraId="33885DA4" w14:textId="6F606B00" w:rsidR="00BC2499" w:rsidRPr="00F116BD" w:rsidRDefault="00BC2499" w:rsidP="00BC2499">
      <w:pPr>
        <w:widowControl w:val="0"/>
        <w:autoSpaceDE w:val="0"/>
        <w:autoSpaceDN w:val="0"/>
        <w:adjustRightInd w:val="0"/>
        <w:spacing w:after="240" w:line="240" w:lineRule="auto"/>
        <w:jc w:val="both"/>
        <w:rPr>
          <w:szCs w:val="24"/>
        </w:rPr>
      </w:pPr>
      <w:r>
        <w:lastRenderedPageBreak/>
        <w:t>The n</w:t>
      </w:r>
      <w:r w:rsidRPr="004C461A">
        <w:t xml:space="preserve">ext section </w:t>
      </w:r>
      <w:r>
        <w:t>controls the output of the energy/particle sample file and the distribution file for particle counts, commonly referred to as the “histogram” output</w:t>
      </w:r>
      <w:r w:rsidRPr="00F116BD">
        <w:rPr>
          <w:szCs w:val="24"/>
        </w:rPr>
        <w:t xml:space="preserve">. This section </w:t>
      </w:r>
      <w:r>
        <w:rPr>
          <w:szCs w:val="24"/>
        </w:rPr>
        <w:t xml:space="preserve">is </w:t>
      </w:r>
      <w:r w:rsidRPr="00F116BD">
        <w:rPr>
          <w:szCs w:val="24"/>
        </w:rPr>
        <w:t>only require</w:t>
      </w:r>
      <w:r>
        <w:rPr>
          <w:szCs w:val="24"/>
        </w:rPr>
        <w:t>d</w:t>
      </w:r>
      <w:r w:rsidRPr="00F116BD">
        <w:rPr>
          <w:szCs w:val="24"/>
        </w:rPr>
        <w:t xml:space="preserve"> if </w:t>
      </w:r>
      <w:r w:rsidRPr="00F116BD">
        <w:rPr>
          <w:color w:val="FFD966" w:themeColor="accent4" w:themeTint="99"/>
        </w:rPr>
        <w:t xml:space="preserve">GC ensemble </w:t>
      </w:r>
      <w:r w:rsidRPr="004C461A">
        <w:t>simulation was used.</w:t>
      </w:r>
    </w:p>
    <w:p w14:paraId="117D1C45" w14:textId="77777777" w:rsidR="00BC2499" w:rsidRPr="004E3DB4"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
    <w:p w14:paraId="07B245AE" w14:textId="77777777" w:rsidR="00BC2499" w:rsidRPr="0077157A" w:rsidRDefault="00BC2499" w:rsidP="0063031F">
      <w:pPr>
        <w:pStyle w:val="ListParagraph"/>
        <w:numPr>
          <w:ilvl w:val="0"/>
          <w:numId w:val="16"/>
        </w:numPr>
        <w:spacing w:after="0" w:line="240" w:lineRule="auto"/>
        <w:rPr>
          <w:rFonts w:cs="Times"/>
        </w:rPr>
      </w:pPr>
      <w:proofErr w:type="spellStart"/>
      <w:r>
        <w:rPr>
          <w:rFonts w:ascii="Inconsolata" w:hAnsi="Inconsolata"/>
          <w:b/>
          <w:color w:val="7F7F7F" w:themeColor="text1" w:themeTint="80"/>
          <w:sz w:val="28"/>
        </w:rPr>
        <w:t>DistName</w:t>
      </w:r>
      <w:proofErr w:type="spellEnd"/>
      <w:r>
        <w:t>: Sets short phrase to naming particle distribution file.</w:t>
      </w:r>
    </w:p>
    <w:p w14:paraId="5D27EA0B" w14:textId="77777777" w:rsidR="00BC2499" w:rsidRPr="0078324E" w:rsidRDefault="00BC2499" w:rsidP="00BC2499">
      <w:pPr>
        <w:pStyle w:val="ListParagraph"/>
        <w:spacing w:after="0" w:line="240" w:lineRule="auto"/>
        <w:rPr>
          <w:rFonts w:cs="Times"/>
        </w:rPr>
      </w:pPr>
    </w:p>
    <w:p w14:paraId="5F4A8CEC" w14:textId="77777777" w:rsidR="00BC2499" w:rsidRDefault="00BC2499" w:rsidP="0063031F">
      <w:pPr>
        <w:pStyle w:val="ListParagraph"/>
        <w:widowControl w:val="0"/>
        <w:numPr>
          <w:ilvl w:val="1"/>
          <w:numId w:val="16"/>
        </w:numPr>
        <w:autoSpaceDE w:val="0"/>
        <w:autoSpaceDN w:val="0"/>
        <w:adjustRightInd w:val="0"/>
        <w:spacing w:after="240" w:line="240" w:lineRule="auto"/>
        <w:jc w:val="both"/>
        <w:rPr>
          <w:rFonts w:cs="Times"/>
        </w:rPr>
      </w:pPr>
      <w:r w:rsidRPr="0078324E">
        <w:rPr>
          <w:rFonts w:cs="Times"/>
        </w:rPr>
        <w:t>Value 1: &lt;</w:t>
      </w:r>
      <w:r>
        <w:rPr>
          <w:rFonts w:cs="Times"/>
        </w:rPr>
        <w:t>STRING</w:t>
      </w:r>
      <w:r w:rsidRPr="0078324E">
        <w:rPr>
          <w:rFonts w:cs="Times"/>
        </w:rPr>
        <w:t xml:space="preserve">&gt; – </w:t>
      </w:r>
      <w:r>
        <w:rPr>
          <w:rFonts w:cs="Times"/>
        </w:rPr>
        <w:t xml:space="preserve">Short phrase which will be combined with </w:t>
      </w:r>
      <w:proofErr w:type="spellStart"/>
      <w:r w:rsidRPr="004C461A">
        <w:rPr>
          <w:rFonts w:ascii="Inconsolata" w:hAnsi="Inconsolata"/>
          <w:b/>
          <w:color w:val="7F7F7F" w:themeColor="text1" w:themeTint="80"/>
          <w:sz w:val="28"/>
        </w:rPr>
        <w:t>RunNumber</w:t>
      </w:r>
      <w:proofErr w:type="spellEnd"/>
      <w:r>
        <w:rPr>
          <w:rFonts w:cs="Times"/>
        </w:rPr>
        <w:t xml:space="preserve"> and </w:t>
      </w:r>
      <w:proofErr w:type="spellStart"/>
      <w:r w:rsidRPr="004C461A">
        <w:rPr>
          <w:rFonts w:ascii="Inconsolata" w:hAnsi="Inconsolata"/>
          <w:b/>
          <w:color w:val="7F7F7F" w:themeColor="text1" w:themeTint="80"/>
          <w:sz w:val="28"/>
        </w:rPr>
        <w:t>RunLetter</w:t>
      </w:r>
      <w:proofErr w:type="spellEnd"/>
      <w:r>
        <w:rPr>
          <w:rFonts w:cs="Times"/>
        </w:rPr>
        <w:t xml:space="preserve"> to use in the name of the binned histogram for particle distribution.</w:t>
      </w:r>
    </w:p>
    <w:p w14:paraId="4A0D2D46" w14:textId="77777777" w:rsidR="00BC2499" w:rsidRDefault="00BC2499" w:rsidP="00BC2499">
      <w:pPr>
        <w:pStyle w:val="ListParagraph"/>
        <w:widowControl w:val="0"/>
        <w:autoSpaceDE w:val="0"/>
        <w:autoSpaceDN w:val="0"/>
        <w:adjustRightInd w:val="0"/>
        <w:spacing w:after="240" w:line="240" w:lineRule="auto"/>
        <w:ind w:left="1440"/>
        <w:rPr>
          <w:rFonts w:cs="Times"/>
        </w:rPr>
      </w:pPr>
    </w:p>
    <w:p w14:paraId="768EB3B6" w14:textId="77777777" w:rsidR="00BC2499" w:rsidRDefault="00BC2499" w:rsidP="0063031F">
      <w:pPr>
        <w:pStyle w:val="ListParagraph"/>
        <w:widowControl w:val="0"/>
        <w:numPr>
          <w:ilvl w:val="0"/>
          <w:numId w:val="16"/>
        </w:numPr>
        <w:autoSpaceDE w:val="0"/>
        <w:autoSpaceDN w:val="0"/>
        <w:adjustRightInd w:val="0"/>
        <w:spacing w:after="240" w:line="240" w:lineRule="auto"/>
        <w:rPr>
          <w:rFonts w:cs="Times"/>
        </w:rPr>
      </w:pPr>
      <w:proofErr w:type="spellStart"/>
      <w:r w:rsidRPr="0077157A">
        <w:rPr>
          <w:rFonts w:ascii="Inconsolata" w:hAnsi="Inconsolata"/>
          <w:b/>
          <w:color w:val="7F7F7F" w:themeColor="text1" w:themeTint="80"/>
          <w:sz w:val="28"/>
        </w:rPr>
        <w:t>HistName</w:t>
      </w:r>
      <w:proofErr w:type="spellEnd"/>
      <w:r>
        <w:rPr>
          <w:rFonts w:cs="Times"/>
        </w:rPr>
        <w:t xml:space="preserve">: </w:t>
      </w:r>
      <w:r>
        <w:t>Sets short phrase to naming energy sample file.</w:t>
      </w:r>
    </w:p>
    <w:p w14:paraId="5B9152CA" w14:textId="77777777" w:rsidR="00BC2499" w:rsidRDefault="00BC2499" w:rsidP="00BC2499">
      <w:pPr>
        <w:pStyle w:val="ListParagraph"/>
        <w:widowControl w:val="0"/>
        <w:autoSpaceDE w:val="0"/>
        <w:autoSpaceDN w:val="0"/>
        <w:adjustRightInd w:val="0"/>
        <w:spacing w:after="240" w:line="240" w:lineRule="auto"/>
        <w:rPr>
          <w:rFonts w:cs="Times"/>
        </w:rPr>
      </w:pPr>
    </w:p>
    <w:p w14:paraId="7121EB04" w14:textId="77777777" w:rsidR="00BC2499" w:rsidRDefault="00BC2499" w:rsidP="0063031F">
      <w:pPr>
        <w:pStyle w:val="ListParagraph"/>
        <w:widowControl w:val="0"/>
        <w:numPr>
          <w:ilvl w:val="1"/>
          <w:numId w:val="16"/>
        </w:numPr>
        <w:autoSpaceDE w:val="0"/>
        <w:autoSpaceDN w:val="0"/>
        <w:adjustRightInd w:val="0"/>
        <w:spacing w:after="240" w:line="240" w:lineRule="auto"/>
        <w:jc w:val="both"/>
        <w:rPr>
          <w:rFonts w:cs="Times"/>
        </w:rPr>
      </w:pPr>
      <w:r w:rsidRPr="0077157A">
        <w:rPr>
          <w:rFonts w:cs="Times"/>
        </w:rPr>
        <w:t xml:space="preserve">Value 1: &lt;STRING&gt; – </w:t>
      </w:r>
      <w:r>
        <w:rPr>
          <w:rFonts w:cs="Times"/>
        </w:rPr>
        <w:t xml:space="preserve">Short phrase, which will be combined with </w:t>
      </w:r>
      <w:proofErr w:type="spellStart"/>
      <w:r w:rsidRPr="004C461A">
        <w:rPr>
          <w:rFonts w:ascii="Inconsolata" w:hAnsi="Inconsolata"/>
          <w:b/>
          <w:color w:val="7F7F7F" w:themeColor="text1" w:themeTint="80"/>
          <w:sz w:val="28"/>
        </w:rPr>
        <w:t>RunNumber</w:t>
      </w:r>
      <w:proofErr w:type="spellEnd"/>
      <w:r>
        <w:rPr>
          <w:rFonts w:cs="Times"/>
        </w:rPr>
        <w:t xml:space="preserve"> and </w:t>
      </w:r>
      <w:proofErr w:type="spellStart"/>
      <w:r w:rsidRPr="004C461A">
        <w:rPr>
          <w:rFonts w:ascii="Inconsolata" w:hAnsi="Inconsolata"/>
          <w:b/>
          <w:color w:val="7F7F7F" w:themeColor="text1" w:themeTint="80"/>
          <w:sz w:val="28"/>
        </w:rPr>
        <w:t>RunLetter</w:t>
      </w:r>
      <w:proofErr w:type="spellEnd"/>
      <w:r>
        <w:rPr>
          <w:rFonts w:ascii="Inconsolata" w:hAnsi="Inconsolata"/>
          <w:b/>
          <w:color w:val="7F7F7F" w:themeColor="text1" w:themeTint="80"/>
          <w:sz w:val="28"/>
        </w:rPr>
        <w:t>,</w:t>
      </w:r>
      <w:r>
        <w:rPr>
          <w:rFonts w:cs="Times"/>
        </w:rPr>
        <w:t xml:space="preserve"> to use in the name of the energy/particle count sample file.</w:t>
      </w:r>
    </w:p>
    <w:p w14:paraId="3D41FE47" w14:textId="77777777" w:rsidR="00BC2499" w:rsidRDefault="00BC2499" w:rsidP="00BC2499">
      <w:pPr>
        <w:pStyle w:val="ListParagraph"/>
        <w:widowControl w:val="0"/>
        <w:autoSpaceDE w:val="0"/>
        <w:autoSpaceDN w:val="0"/>
        <w:adjustRightInd w:val="0"/>
        <w:spacing w:after="240" w:line="240" w:lineRule="auto"/>
        <w:ind w:left="1440"/>
        <w:rPr>
          <w:rFonts w:cs="Times"/>
        </w:rPr>
      </w:pPr>
    </w:p>
    <w:p w14:paraId="27C4AD28" w14:textId="77777777" w:rsidR="00BC2499" w:rsidRDefault="00BC2499" w:rsidP="0063031F">
      <w:pPr>
        <w:pStyle w:val="ListParagraph"/>
        <w:widowControl w:val="0"/>
        <w:numPr>
          <w:ilvl w:val="0"/>
          <w:numId w:val="16"/>
        </w:numPr>
        <w:autoSpaceDE w:val="0"/>
        <w:autoSpaceDN w:val="0"/>
        <w:adjustRightInd w:val="0"/>
        <w:spacing w:after="240" w:line="240" w:lineRule="auto"/>
        <w:jc w:val="both"/>
        <w:rPr>
          <w:rFonts w:cs="Times"/>
        </w:rPr>
      </w:pPr>
      <w:proofErr w:type="spellStart"/>
      <w:r w:rsidRPr="0077157A">
        <w:rPr>
          <w:rFonts w:ascii="Inconsolata" w:hAnsi="Inconsolata"/>
          <w:b/>
          <w:color w:val="7F7F7F" w:themeColor="text1" w:themeTint="80"/>
          <w:sz w:val="28"/>
        </w:rPr>
        <w:t>RunNumber</w:t>
      </w:r>
      <w:proofErr w:type="spellEnd"/>
      <w:r>
        <w:rPr>
          <w:rFonts w:cs="Times"/>
        </w:rPr>
        <w:t xml:space="preserve">: Sets a number, which is a part of </w:t>
      </w:r>
      <w:proofErr w:type="spellStart"/>
      <w:r>
        <w:rPr>
          <w:rFonts w:ascii="Inconsolata" w:hAnsi="Inconsolata"/>
          <w:b/>
          <w:color w:val="7F7F7F" w:themeColor="text1" w:themeTint="80"/>
          <w:sz w:val="28"/>
        </w:rPr>
        <w:t>DistName</w:t>
      </w:r>
      <w:proofErr w:type="spellEnd"/>
      <w:r>
        <w:rPr>
          <w:rFonts w:cs="Times"/>
        </w:rPr>
        <w:t xml:space="preserve"> and </w:t>
      </w:r>
      <w:proofErr w:type="spellStart"/>
      <w:r w:rsidRPr="0077157A">
        <w:rPr>
          <w:rFonts w:ascii="Inconsolata" w:hAnsi="Inconsolata"/>
          <w:b/>
          <w:color w:val="7F7F7F" w:themeColor="text1" w:themeTint="80"/>
          <w:sz w:val="28"/>
        </w:rPr>
        <w:t>HistName</w:t>
      </w:r>
      <w:proofErr w:type="spellEnd"/>
      <w:r>
        <w:rPr>
          <w:rFonts w:cs="Times"/>
        </w:rPr>
        <w:t xml:space="preserve"> file name.</w:t>
      </w:r>
    </w:p>
    <w:p w14:paraId="3F339652" w14:textId="77777777" w:rsidR="00BC2499" w:rsidRDefault="00BC2499" w:rsidP="00BC2499">
      <w:pPr>
        <w:pStyle w:val="ListParagraph"/>
        <w:widowControl w:val="0"/>
        <w:autoSpaceDE w:val="0"/>
        <w:autoSpaceDN w:val="0"/>
        <w:adjustRightInd w:val="0"/>
        <w:spacing w:after="240" w:line="240" w:lineRule="auto"/>
        <w:rPr>
          <w:rFonts w:cs="Times"/>
        </w:rPr>
      </w:pPr>
    </w:p>
    <w:p w14:paraId="391AA9DF" w14:textId="77777777" w:rsidR="00BC2499" w:rsidRDefault="00BC2499" w:rsidP="0063031F">
      <w:pPr>
        <w:pStyle w:val="ListParagraph"/>
        <w:widowControl w:val="0"/>
        <w:numPr>
          <w:ilvl w:val="1"/>
          <w:numId w:val="16"/>
        </w:numPr>
        <w:autoSpaceDE w:val="0"/>
        <w:autoSpaceDN w:val="0"/>
        <w:adjustRightInd w:val="0"/>
        <w:spacing w:after="240" w:line="240" w:lineRule="auto"/>
        <w:rPr>
          <w:rFonts w:cs="Times"/>
        </w:rPr>
      </w:pPr>
      <w:r>
        <w:rPr>
          <w:rFonts w:cs="Times"/>
        </w:rPr>
        <w:t>Value 1</w:t>
      </w:r>
      <w:r w:rsidRPr="0078324E">
        <w:rPr>
          <w:rFonts w:cs="Times"/>
        </w:rPr>
        <w:t>: &lt;</w:t>
      </w:r>
      <w:r>
        <w:rPr>
          <w:rFonts w:cs="Times"/>
        </w:rPr>
        <w:t>UINT</w:t>
      </w:r>
      <w:r w:rsidRPr="0078324E">
        <w:rPr>
          <w:rFonts w:cs="Times"/>
        </w:rPr>
        <w:t xml:space="preserve">&gt; – </w:t>
      </w:r>
      <w:r>
        <w:rPr>
          <w:rFonts w:cs="Times"/>
        </w:rPr>
        <w:t>Run number to be used in the above file names.</w:t>
      </w:r>
    </w:p>
    <w:p w14:paraId="4EF3A0EF" w14:textId="77777777" w:rsidR="00BC2499" w:rsidRDefault="00BC2499" w:rsidP="00BC2499">
      <w:pPr>
        <w:pStyle w:val="ListParagraph"/>
        <w:widowControl w:val="0"/>
        <w:autoSpaceDE w:val="0"/>
        <w:autoSpaceDN w:val="0"/>
        <w:adjustRightInd w:val="0"/>
        <w:spacing w:after="240" w:line="240" w:lineRule="auto"/>
        <w:rPr>
          <w:rFonts w:cs="Times"/>
        </w:rPr>
      </w:pPr>
    </w:p>
    <w:p w14:paraId="7371D141" w14:textId="77777777" w:rsidR="00BC2499" w:rsidRDefault="00BC2499" w:rsidP="0063031F">
      <w:pPr>
        <w:pStyle w:val="ListParagraph"/>
        <w:widowControl w:val="0"/>
        <w:numPr>
          <w:ilvl w:val="0"/>
          <w:numId w:val="16"/>
        </w:numPr>
        <w:autoSpaceDE w:val="0"/>
        <w:autoSpaceDN w:val="0"/>
        <w:adjustRightInd w:val="0"/>
        <w:spacing w:after="240" w:line="240" w:lineRule="auto"/>
        <w:jc w:val="both"/>
        <w:rPr>
          <w:rFonts w:cs="Times"/>
        </w:rPr>
      </w:pPr>
      <w:proofErr w:type="spellStart"/>
      <w:r w:rsidRPr="0077157A">
        <w:rPr>
          <w:rFonts w:ascii="Inconsolata" w:hAnsi="Inconsolata"/>
          <w:b/>
          <w:color w:val="7F7F7F" w:themeColor="text1" w:themeTint="80"/>
          <w:sz w:val="28"/>
        </w:rPr>
        <w:t>RunLetter</w:t>
      </w:r>
      <w:proofErr w:type="spellEnd"/>
      <w:r>
        <w:rPr>
          <w:rFonts w:cs="Times"/>
        </w:rPr>
        <w:t xml:space="preserve">: Sets a letter, which is a part of </w:t>
      </w:r>
      <w:proofErr w:type="spellStart"/>
      <w:r>
        <w:rPr>
          <w:rFonts w:ascii="Inconsolata" w:hAnsi="Inconsolata"/>
          <w:b/>
          <w:color w:val="7F7F7F" w:themeColor="text1" w:themeTint="80"/>
          <w:sz w:val="28"/>
        </w:rPr>
        <w:t>DistName</w:t>
      </w:r>
      <w:proofErr w:type="spellEnd"/>
      <w:r>
        <w:rPr>
          <w:rFonts w:cs="Times"/>
        </w:rPr>
        <w:t xml:space="preserve"> and </w:t>
      </w:r>
      <w:proofErr w:type="spellStart"/>
      <w:r w:rsidRPr="0077157A">
        <w:rPr>
          <w:rFonts w:ascii="Inconsolata" w:hAnsi="Inconsolata"/>
          <w:b/>
          <w:color w:val="7F7F7F" w:themeColor="text1" w:themeTint="80"/>
          <w:sz w:val="28"/>
        </w:rPr>
        <w:t>HistName</w:t>
      </w:r>
      <w:proofErr w:type="spellEnd"/>
      <w:r>
        <w:rPr>
          <w:rFonts w:cs="Times"/>
        </w:rPr>
        <w:t xml:space="preserve"> file name.</w:t>
      </w:r>
    </w:p>
    <w:p w14:paraId="7075A20C" w14:textId="77777777" w:rsidR="00BC2499" w:rsidRPr="0077157A" w:rsidRDefault="00BC2499" w:rsidP="00BC2499">
      <w:pPr>
        <w:pStyle w:val="ListParagraph"/>
        <w:widowControl w:val="0"/>
        <w:autoSpaceDE w:val="0"/>
        <w:autoSpaceDN w:val="0"/>
        <w:adjustRightInd w:val="0"/>
        <w:spacing w:after="240" w:line="240" w:lineRule="auto"/>
        <w:rPr>
          <w:rFonts w:cs="Times"/>
        </w:rPr>
      </w:pPr>
    </w:p>
    <w:p w14:paraId="6BD694E0" w14:textId="77777777" w:rsidR="00BC2499" w:rsidRDefault="00BC2499" w:rsidP="0063031F">
      <w:pPr>
        <w:pStyle w:val="ListParagraph"/>
        <w:widowControl w:val="0"/>
        <w:numPr>
          <w:ilvl w:val="1"/>
          <w:numId w:val="16"/>
        </w:numPr>
        <w:autoSpaceDE w:val="0"/>
        <w:autoSpaceDN w:val="0"/>
        <w:adjustRightInd w:val="0"/>
        <w:spacing w:after="240" w:line="240" w:lineRule="auto"/>
        <w:rPr>
          <w:rFonts w:cs="Times"/>
        </w:rPr>
      </w:pPr>
      <w:r>
        <w:rPr>
          <w:rFonts w:cs="Times"/>
        </w:rPr>
        <w:t>Value 1</w:t>
      </w:r>
      <w:r w:rsidRPr="0078324E">
        <w:rPr>
          <w:rFonts w:cs="Times"/>
        </w:rPr>
        <w:t>: &lt;</w:t>
      </w:r>
      <w:r>
        <w:rPr>
          <w:rFonts w:cs="Times"/>
        </w:rPr>
        <w:t>CHAR</w:t>
      </w:r>
      <w:r w:rsidRPr="0078324E">
        <w:rPr>
          <w:rFonts w:cs="Times"/>
        </w:rPr>
        <w:t xml:space="preserve">&gt; – </w:t>
      </w:r>
      <w:r>
        <w:rPr>
          <w:rFonts w:cs="Times"/>
        </w:rPr>
        <w:t>Run letter to be used in above file names.</w:t>
      </w:r>
    </w:p>
    <w:p w14:paraId="221A5295" w14:textId="77777777" w:rsidR="00BC2499" w:rsidRDefault="00BC2499" w:rsidP="00BC2499">
      <w:pPr>
        <w:pStyle w:val="ListParagraph"/>
        <w:widowControl w:val="0"/>
        <w:autoSpaceDE w:val="0"/>
        <w:autoSpaceDN w:val="0"/>
        <w:adjustRightInd w:val="0"/>
        <w:spacing w:after="240" w:line="240" w:lineRule="auto"/>
        <w:rPr>
          <w:rFonts w:cs="Times"/>
        </w:rPr>
      </w:pPr>
    </w:p>
    <w:p w14:paraId="66DEE5AF" w14:textId="77777777" w:rsidR="00BC2499" w:rsidRDefault="00BC2499" w:rsidP="0063031F">
      <w:pPr>
        <w:pStyle w:val="ListParagraph"/>
        <w:widowControl w:val="0"/>
        <w:numPr>
          <w:ilvl w:val="0"/>
          <w:numId w:val="16"/>
        </w:numPr>
        <w:autoSpaceDE w:val="0"/>
        <w:autoSpaceDN w:val="0"/>
        <w:adjustRightInd w:val="0"/>
        <w:spacing w:after="240" w:line="240" w:lineRule="auto"/>
        <w:rPr>
          <w:rFonts w:cs="Times"/>
        </w:rPr>
      </w:pPr>
      <w:proofErr w:type="spellStart"/>
      <w:r w:rsidRPr="0077157A">
        <w:rPr>
          <w:rFonts w:ascii="Inconsolata" w:hAnsi="Inconsolata"/>
          <w:b/>
          <w:color w:val="7F7F7F" w:themeColor="text1" w:themeTint="80"/>
          <w:sz w:val="28"/>
        </w:rPr>
        <w:t>SampleFreq</w:t>
      </w:r>
      <w:proofErr w:type="spellEnd"/>
      <w:r>
        <w:rPr>
          <w:rFonts w:cs="Times"/>
        </w:rPr>
        <w:t xml:space="preserve">: Controls histogram sampling frequency. </w:t>
      </w:r>
    </w:p>
    <w:p w14:paraId="101E5653" w14:textId="77777777" w:rsidR="00BC2499" w:rsidRPr="0077157A" w:rsidRDefault="00BC2499" w:rsidP="00BC2499">
      <w:pPr>
        <w:pStyle w:val="ListParagraph"/>
        <w:widowControl w:val="0"/>
        <w:autoSpaceDE w:val="0"/>
        <w:autoSpaceDN w:val="0"/>
        <w:adjustRightInd w:val="0"/>
        <w:spacing w:after="240" w:line="240" w:lineRule="auto"/>
        <w:ind w:left="1440"/>
        <w:rPr>
          <w:rFonts w:cs="Times"/>
        </w:rPr>
      </w:pPr>
    </w:p>
    <w:p w14:paraId="76E26945" w14:textId="77777777" w:rsidR="00BC2499" w:rsidRDefault="00BC2499" w:rsidP="0063031F">
      <w:pPr>
        <w:pStyle w:val="ListParagraph"/>
        <w:widowControl w:val="0"/>
        <w:numPr>
          <w:ilvl w:val="1"/>
          <w:numId w:val="16"/>
        </w:numPr>
        <w:autoSpaceDE w:val="0"/>
        <w:autoSpaceDN w:val="0"/>
        <w:adjustRightInd w:val="0"/>
        <w:spacing w:after="240" w:line="240" w:lineRule="auto"/>
        <w:rPr>
          <w:rFonts w:cs="Times"/>
        </w:rPr>
      </w:pPr>
      <w:r>
        <w:rPr>
          <w:rFonts w:cs="Times"/>
        </w:rPr>
        <w:t>Value 1: &lt;UINT&gt;</w:t>
      </w:r>
      <w:r w:rsidRPr="0078324E">
        <w:rPr>
          <w:rFonts w:cs="Times"/>
        </w:rPr>
        <w:t xml:space="preserve"> –</w:t>
      </w:r>
      <w:r>
        <w:rPr>
          <w:rFonts w:cs="Times"/>
        </w:rPr>
        <w:t xml:space="preserve"> the number of steps per histogram sample.</w:t>
      </w:r>
    </w:p>
    <w:p w14:paraId="66ED61F8" w14:textId="77777777" w:rsidR="00BC2499" w:rsidRPr="0078324E" w:rsidRDefault="00BC2499" w:rsidP="00BC2499">
      <w:pPr>
        <w:pStyle w:val="ListParagraph"/>
        <w:widowControl w:val="0"/>
        <w:autoSpaceDE w:val="0"/>
        <w:autoSpaceDN w:val="0"/>
        <w:adjustRightInd w:val="0"/>
        <w:spacing w:after="240" w:line="240" w:lineRule="auto"/>
        <w:ind w:left="1440"/>
        <w:rPr>
          <w:rFonts w:cs="Times"/>
        </w:rPr>
      </w:pPr>
    </w:p>
    <w:p w14:paraId="3BD44222" w14:textId="77777777" w:rsidR="00BC2499" w:rsidRPr="000A46BF"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r>
        <w:rPr>
          <w:rFonts w:cs="Times"/>
        </w:rPr>
        <w:t>Example:</w:t>
      </w:r>
      <w:r>
        <w:rPr>
          <w:rFonts w:cs="Times"/>
        </w:rPr>
        <w:br/>
      </w:r>
      <w:r w:rsidRPr="000A46BF">
        <w:rPr>
          <w:rFonts w:ascii="Inconsolata" w:hAnsi="Inconsolata" w:cs="Menlo Regular"/>
          <w:color w:val="000000"/>
          <w:highlight w:val="lightGray"/>
        </w:rPr>
        <w:t>###############################</w:t>
      </w:r>
    </w:p>
    <w:p w14:paraId="58F9E06D" w14:textId="77777777" w:rsidR="00BC2499" w:rsidRPr="000A46BF"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r w:rsidRPr="000A46BF">
        <w:rPr>
          <w:rFonts w:ascii="Inconsolata" w:hAnsi="Inconsolata" w:cs="Menlo Regular"/>
          <w:color w:val="000000"/>
          <w:highlight w:val="lightGray"/>
        </w:rPr>
        <w:t xml:space="preserve"># </w:t>
      </w:r>
      <w:proofErr w:type="spellStart"/>
      <w:r w:rsidRPr="000A46BF">
        <w:rPr>
          <w:rFonts w:ascii="Inconsolata" w:hAnsi="Inconsolata" w:cs="Menlo Regular"/>
          <w:color w:val="000000"/>
          <w:highlight w:val="lightGray"/>
        </w:rPr>
        <w:t>OutHistSettings</w:t>
      </w:r>
      <w:proofErr w:type="spellEnd"/>
    </w:p>
    <w:p w14:paraId="052399C8" w14:textId="77777777" w:rsidR="00BC2499" w:rsidRPr="000A46BF"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r w:rsidRPr="000A46BF">
        <w:rPr>
          <w:rFonts w:ascii="Inconsolata" w:hAnsi="Inconsolata" w:cs="Menlo Regular"/>
          <w:color w:val="000000"/>
          <w:highlight w:val="lightGray"/>
        </w:rPr>
        <w:t>################################</w:t>
      </w:r>
    </w:p>
    <w:p w14:paraId="41CF3B83" w14:textId="77777777" w:rsidR="00BC2499" w:rsidRPr="000A46BF"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roofErr w:type="spellStart"/>
      <w:r w:rsidRPr="000A46BF">
        <w:rPr>
          <w:rFonts w:ascii="Inconsolata" w:hAnsi="Inconsolata" w:cs="Menlo Regular"/>
          <w:color w:val="000000"/>
          <w:highlight w:val="lightGray"/>
        </w:rPr>
        <w:t>DistName</w:t>
      </w:r>
      <w:proofErr w:type="spellEnd"/>
      <w:r w:rsidRPr="000A46BF">
        <w:rPr>
          <w:rFonts w:ascii="Inconsolata" w:hAnsi="Inconsolata" w:cs="Menlo Regular"/>
          <w:color w:val="000000"/>
          <w:highlight w:val="lightGray"/>
        </w:rPr>
        <w:tab/>
        <w:t xml:space="preserve"> dis</w:t>
      </w:r>
    </w:p>
    <w:p w14:paraId="462AF0B9" w14:textId="77777777" w:rsidR="00BC2499" w:rsidRPr="000A46BF"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roofErr w:type="spellStart"/>
      <w:r w:rsidRPr="000A46BF">
        <w:rPr>
          <w:rFonts w:ascii="Inconsolata" w:hAnsi="Inconsolata" w:cs="Menlo Regular"/>
          <w:color w:val="000000"/>
          <w:highlight w:val="lightGray"/>
        </w:rPr>
        <w:t>HistName</w:t>
      </w:r>
      <w:proofErr w:type="spellEnd"/>
      <w:r w:rsidRPr="000A46BF">
        <w:rPr>
          <w:rFonts w:ascii="Inconsolata" w:hAnsi="Inconsolata" w:cs="Menlo Regular"/>
          <w:color w:val="000000"/>
          <w:highlight w:val="lightGray"/>
        </w:rPr>
        <w:tab/>
        <w:t xml:space="preserve"> his</w:t>
      </w:r>
    </w:p>
    <w:p w14:paraId="7861C4C4" w14:textId="77777777" w:rsidR="00BC2499" w:rsidRPr="000A46BF"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roofErr w:type="spellStart"/>
      <w:r w:rsidRPr="000A46BF">
        <w:rPr>
          <w:rFonts w:ascii="Inconsolata" w:hAnsi="Inconsolata" w:cs="Menlo Regular"/>
          <w:color w:val="000000"/>
          <w:highlight w:val="lightGray"/>
        </w:rPr>
        <w:t>RunNumber</w:t>
      </w:r>
      <w:proofErr w:type="spellEnd"/>
      <w:r w:rsidRPr="000A46BF">
        <w:rPr>
          <w:rFonts w:ascii="Inconsolata" w:hAnsi="Inconsolata" w:cs="Menlo Regular"/>
          <w:color w:val="000000"/>
          <w:highlight w:val="lightGray"/>
        </w:rPr>
        <w:tab/>
        <w:t xml:space="preserve"> 5</w:t>
      </w:r>
    </w:p>
    <w:p w14:paraId="59C6920E" w14:textId="77777777" w:rsidR="00BC2499" w:rsidRPr="000A46BF"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roofErr w:type="spellStart"/>
      <w:r w:rsidRPr="000A46BF">
        <w:rPr>
          <w:rFonts w:ascii="Inconsolata" w:hAnsi="Inconsolata" w:cs="Menlo Regular"/>
          <w:color w:val="000000"/>
          <w:highlight w:val="lightGray"/>
        </w:rPr>
        <w:t>RunLetter</w:t>
      </w:r>
      <w:proofErr w:type="spellEnd"/>
      <w:r w:rsidRPr="000A46BF">
        <w:rPr>
          <w:rFonts w:ascii="Inconsolata" w:hAnsi="Inconsolata" w:cs="Menlo Regular"/>
          <w:color w:val="000000"/>
          <w:highlight w:val="lightGray"/>
        </w:rPr>
        <w:tab/>
        <w:t xml:space="preserve"> a</w:t>
      </w:r>
    </w:p>
    <w:p w14:paraId="31DE10DB" w14:textId="77777777" w:rsidR="00BC2499" w:rsidRPr="000A46BF" w:rsidRDefault="00BC2499" w:rsidP="00BC2499">
      <w:pPr>
        <w:pStyle w:val="ListParagraph"/>
        <w:widowControl w:val="0"/>
        <w:autoSpaceDE w:val="0"/>
        <w:autoSpaceDN w:val="0"/>
        <w:adjustRightInd w:val="0"/>
        <w:spacing w:after="240" w:line="240" w:lineRule="auto"/>
        <w:ind w:left="1440"/>
        <w:rPr>
          <w:rFonts w:ascii="Inconsolata" w:hAnsi="Inconsolata" w:cs="Menlo Regular"/>
          <w:color w:val="000000"/>
          <w:highlight w:val="lightGray"/>
        </w:rPr>
      </w:pPr>
      <w:proofErr w:type="spellStart"/>
      <w:r w:rsidRPr="000A46BF">
        <w:rPr>
          <w:rFonts w:ascii="Inconsolata" w:hAnsi="Inconsolata" w:cs="Menlo Regular"/>
          <w:color w:val="000000"/>
          <w:highlight w:val="lightGray"/>
        </w:rPr>
        <w:t>SampleFreq</w:t>
      </w:r>
      <w:proofErr w:type="spellEnd"/>
      <w:r w:rsidRPr="000A46BF">
        <w:rPr>
          <w:rFonts w:ascii="Inconsolata" w:hAnsi="Inconsolata" w:cs="Menlo Regular"/>
          <w:color w:val="000000"/>
          <w:highlight w:val="lightGray"/>
        </w:rPr>
        <w:tab/>
        <w:t xml:space="preserve"> 200</w:t>
      </w:r>
    </w:p>
    <w:p w14:paraId="2F397F5F" w14:textId="77777777" w:rsidR="00BC2499" w:rsidRDefault="00BC2499" w:rsidP="00BC2499">
      <w:pPr>
        <w:widowControl w:val="0"/>
        <w:autoSpaceDE w:val="0"/>
        <w:autoSpaceDN w:val="0"/>
        <w:adjustRightInd w:val="0"/>
        <w:spacing w:after="240"/>
        <w:ind w:left="1080"/>
        <w:rPr>
          <w:rFonts w:ascii="Inconsolata" w:hAnsi="Inconsolata" w:cs="Menlo Regular"/>
          <w:color w:val="000000"/>
          <w:highlight w:val="lightGray"/>
        </w:rPr>
      </w:pPr>
    </w:p>
    <w:p w14:paraId="5221EF6A" w14:textId="77777777" w:rsidR="00B52866" w:rsidRDefault="00B52866" w:rsidP="00BC2499">
      <w:pPr>
        <w:widowControl w:val="0"/>
        <w:autoSpaceDE w:val="0"/>
        <w:autoSpaceDN w:val="0"/>
        <w:adjustRightInd w:val="0"/>
        <w:spacing w:after="240"/>
        <w:ind w:left="1080"/>
        <w:rPr>
          <w:rFonts w:ascii="Inconsolata" w:hAnsi="Inconsolata" w:cs="Menlo Regular"/>
          <w:color w:val="000000"/>
          <w:highlight w:val="lightGray"/>
        </w:rPr>
      </w:pPr>
    </w:p>
    <w:p w14:paraId="7AEA99E9" w14:textId="77777777" w:rsidR="00B52866" w:rsidRDefault="00B52866" w:rsidP="00BC2499">
      <w:pPr>
        <w:widowControl w:val="0"/>
        <w:autoSpaceDE w:val="0"/>
        <w:autoSpaceDN w:val="0"/>
        <w:adjustRightInd w:val="0"/>
        <w:spacing w:after="240"/>
        <w:ind w:left="1080"/>
        <w:rPr>
          <w:rFonts w:ascii="Inconsolata" w:hAnsi="Inconsolata" w:cs="Menlo Regular"/>
          <w:color w:val="000000"/>
          <w:highlight w:val="lightGray"/>
        </w:rPr>
      </w:pPr>
    </w:p>
    <w:p w14:paraId="151F68C6" w14:textId="77777777" w:rsidR="00B52866" w:rsidRDefault="00B52866" w:rsidP="00BC2499">
      <w:pPr>
        <w:widowControl w:val="0"/>
        <w:autoSpaceDE w:val="0"/>
        <w:autoSpaceDN w:val="0"/>
        <w:adjustRightInd w:val="0"/>
        <w:spacing w:after="240"/>
        <w:ind w:left="1080"/>
        <w:rPr>
          <w:rFonts w:ascii="Inconsolata" w:hAnsi="Inconsolata" w:cs="Menlo Regular"/>
          <w:color w:val="000000"/>
          <w:highlight w:val="lightGray"/>
        </w:rPr>
      </w:pPr>
    </w:p>
    <w:p w14:paraId="71032169" w14:textId="77777777" w:rsidR="00B52866" w:rsidRDefault="00B52866" w:rsidP="00BC2499">
      <w:pPr>
        <w:widowControl w:val="0"/>
        <w:autoSpaceDE w:val="0"/>
        <w:autoSpaceDN w:val="0"/>
        <w:adjustRightInd w:val="0"/>
        <w:spacing w:after="240"/>
        <w:ind w:left="1080"/>
        <w:rPr>
          <w:rFonts w:ascii="Inconsolata" w:hAnsi="Inconsolata" w:cs="Menlo Regular"/>
          <w:color w:val="000000"/>
          <w:highlight w:val="lightGray"/>
        </w:rPr>
      </w:pPr>
    </w:p>
    <w:p w14:paraId="20259CCD" w14:textId="77777777" w:rsidR="00B52866" w:rsidRPr="006D332B" w:rsidRDefault="00B52866" w:rsidP="00BC2499">
      <w:pPr>
        <w:widowControl w:val="0"/>
        <w:autoSpaceDE w:val="0"/>
        <w:autoSpaceDN w:val="0"/>
        <w:adjustRightInd w:val="0"/>
        <w:spacing w:after="240"/>
        <w:ind w:left="1080"/>
        <w:rPr>
          <w:rFonts w:ascii="Inconsolata" w:hAnsi="Inconsolata" w:cs="Menlo Regular"/>
          <w:color w:val="000000"/>
          <w:highlight w:val="lightGray"/>
        </w:rPr>
      </w:pPr>
    </w:p>
    <w:p w14:paraId="4BD822DF" w14:textId="77777777" w:rsidR="00BC2499" w:rsidRPr="002452E4" w:rsidRDefault="00BC2499" w:rsidP="0063031F">
      <w:pPr>
        <w:pStyle w:val="ListParagraph"/>
        <w:numPr>
          <w:ilvl w:val="0"/>
          <w:numId w:val="16"/>
        </w:numPr>
        <w:spacing w:after="0" w:line="240" w:lineRule="auto"/>
        <w:rPr>
          <w:szCs w:val="24"/>
        </w:rPr>
      </w:pPr>
      <w:proofErr w:type="spellStart"/>
      <w:r>
        <w:rPr>
          <w:rFonts w:ascii="Inconsolata" w:hAnsi="Inconsolata"/>
          <w:b/>
          <w:color w:val="7F7F7F" w:themeColor="text1" w:themeTint="80"/>
          <w:sz w:val="28"/>
        </w:rPr>
        <w:lastRenderedPageBreak/>
        <w:t>OutEnergy</w:t>
      </w:r>
      <w:proofErr w:type="spellEnd"/>
      <w:r>
        <w:rPr>
          <w:color w:val="F4B083" w:themeColor="accent2" w:themeTint="99"/>
        </w:rPr>
        <w:t>*</w:t>
      </w:r>
      <w:r w:rsidRPr="007516E2">
        <w:rPr>
          <w:b/>
          <w:color w:val="9CC2E5" w:themeColor="accent1" w:themeTint="99"/>
        </w:rPr>
        <w:t>*</w:t>
      </w:r>
      <w:r w:rsidRPr="002452E4">
        <w:rPr>
          <w:b/>
          <w:color w:val="FFD966" w:themeColor="accent4" w:themeTint="99"/>
        </w:rPr>
        <w:t>*</w:t>
      </w:r>
      <w:r>
        <w:rPr>
          <w:b/>
        </w:rPr>
        <w:t xml:space="preserve">, </w:t>
      </w:r>
      <w:proofErr w:type="spellStart"/>
      <w:r>
        <w:rPr>
          <w:rFonts w:ascii="Inconsolata" w:hAnsi="Inconsolata"/>
          <w:b/>
          <w:color w:val="7F7F7F" w:themeColor="text1" w:themeTint="80"/>
          <w:sz w:val="28"/>
        </w:rPr>
        <w:t>OutPressure</w:t>
      </w:r>
      <w:proofErr w:type="spellEnd"/>
      <w:r>
        <w:rPr>
          <w:color w:val="F4B083" w:themeColor="accent2" w:themeTint="99"/>
        </w:rPr>
        <w:t>*</w:t>
      </w:r>
      <w:r w:rsidRPr="007516E2">
        <w:rPr>
          <w:b/>
          <w:color w:val="9CC2E5" w:themeColor="accent1" w:themeTint="99"/>
        </w:rPr>
        <w:t>*</w:t>
      </w:r>
      <w:r w:rsidRPr="002452E4">
        <w:rPr>
          <w:b/>
          <w:color w:val="FFD966" w:themeColor="accent4" w:themeTint="99"/>
        </w:rPr>
        <w:t>*</w:t>
      </w:r>
      <w:r>
        <w:rPr>
          <w:b/>
        </w:rPr>
        <w:t xml:space="preserve">, </w:t>
      </w:r>
      <w:proofErr w:type="spellStart"/>
      <w:r>
        <w:rPr>
          <w:rFonts w:ascii="Inconsolata" w:hAnsi="Inconsolata"/>
          <w:b/>
          <w:color w:val="7F7F7F" w:themeColor="text1" w:themeTint="80"/>
          <w:sz w:val="28"/>
        </w:rPr>
        <w:t>OutMolNumber</w:t>
      </w:r>
      <w:proofErr w:type="spellEnd"/>
      <w:r w:rsidRPr="007516E2">
        <w:rPr>
          <w:b/>
          <w:color w:val="9CC2E5" w:themeColor="accent1" w:themeTint="99"/>
        </w:rPr>
        <w:t>*</w:t>
      </w:r>
      <w:r w:rsidRPr="002452E4">
        <w:rPr>
          <w:b/>
          <w:color w:val="FFD966" w:themeColor="accent4" w:themeTint="99"/>
        </w:rPr>
        <w:t>*</w:t>
      </w:r>
      <w:r>
        <w:rPr>
          <w:b/>
        </w:rPr>
        <w:t xml:space="preserve">, </w:t>
      </w:r>
      <w:proofErr w:type="spellStart"/>
      <w:r>
        <w:rPr>
          <w:rFonts w:ascii="Inconsolata" w:hAnsi="Inconsolata"/>
          <w:b/>
          <w:color w:val="7F7F7F" w:themeColor="text1" w:themeTint="80"/>
          <w:sz w:val="28"/>
        </w:rPr>
        <w:t>OutDensity</w:t>
      </w:r>
      <w:proofErr w:type="spellEnd"/>
      <w:r w:rsidRPr="007516E2">
        <w:rPr>
          <w:b/>
          <w:color w:val="9CC2E5" w:themeColor="accent1" w:themeTint="99"/>
        </w:rPr>
        <w:t>*</w:t>
      </w:r>
      <w:r w:rsidRPr="002452E4">
        <w:rPr>
          <w:b/>
          <w:color w:val="FFD966" w:themeColor="accent4" w:themeTint="99"/>
        </w:rPr>
        <w:t>*</w:t>
      </w:r>
      <w:r>
        <w:rPr>
          <w:b/>
        </w:rPr>
        <w:t xml:space="preserve">, </w:t>
      </w:r>
      <w:proofErr w:type="spellStart"/>
      <w:r>
        <w:rPr>
          <w:rFonts w:ascii="Inconsolata" w:hAnsi="Inconsolata"/>
          <w:b/>
          <w:color w:val="7F7F7F" w:themeColor="text1" w:themeTint="80"/>
          <w:sz w:val="28"/>
        </w:rPr>
        <w:t>OutVolume</w:t>
      </w:r>
      <w:proofErr w:type="spellEnd"/>
      <w:r w:rsidRPr="007516E2">
        <w:rPr>
          <w:b/>
          <w:color w:val="9CC2E5" w:themeColor="accent1" w:themeTint="99"/>
        </w:rPr>
        <w:t>**</w:t>
      </w:r>
      <w:r w:rsidRPr="002452E4">
        <w:rPr>
          <w:b/>
          <w:color w:val="FFD966" w:themeColor="accent4" w:themeTint="99"/>
        </w:rPr>
        <w:t>*</w:t>
      </w:r>
      <w:r>
        <w:rPr>
          <w:b/>
        </w:rPr>
        <w:t xml:space="preserve">, </w:t>
      </w:r>
      <w:proofErr w:type="spellStart"/>
      <w:r>
        <w:rPr>
          <w:rFonts w:ascii="Inconsolata" w:hAnsi="Inconsolata"/>
          <w:b/>
          <w:color w:val="7F7F7F" w:themeColor="text1" w:themeTint="80"/>
          <w:sz w:val="28"/>
        </w:rPr>
        <w:t>OutSurfaceTension</w:t>
      </w:r>
      <w:proofErr w:type="spellEnd"/>
      <w:r>
        <w:rPr>
          <w:color w:val="F4B083" w:themeColor="accent2" w:themeTint="99"/>
        </w:rPr>
        <w:t>*</w:t>
      </w:r>
      <w:r>
        <w:rPr>
          <w:b/>
        </w:rPr>
        <w:t>,</w:t>
      </w:r>
      <w:r w:rsidRPr="0078324E">
        <w:t xml:space="preserve">: </w:t>
      </w:r>
      <w:r>
        <w:t>Enables/disables for specific kinds of file output for tracked thermodynamic quantities</w:t>
      </w:r>
      <w:r>
        <w:br/>
      </w:r>
      <w:r>
        <w:br/>
        <w:t>(</w:t>
      </w:r>
      <w:r>
        <w:rPr>
          <w:color w:val="F4B083" w:themeColor="accent2" w:themeTint="99"/>
        </w:rPr>
        <w:t>*</w:t>
      </w:r>
      <w:r>
        <w:t xml:space="preserve">) = </w:t>
      </w:r>
      <w:r w:rsidRPr="007516E2">
        <w:rPr>
          <w:color w:val="F4B083" w:themeColor="accent2" w:themeTint="99"/>
        </w:rPr>
        <w:t>N</w:t>
      </w:r>
      <w:r>
        <w:rPr>
          <w:color w:val="F4B083" w:themeColor="accent2" w:themeTint="99"/>
        </w:rPr>
        <w:t xml:space="preserve">VT ensemble     </w:t>
      </w:r>
      <w:r>
        <w:t xml:space="preserve"> (</w:t>
      </w:r>
      <w:r w:rsidRPr="007516E2">
        <w:rPr>
          <w:b/>
          <w:color w:val="9CC2E5" w:themeColor="accent1" w:themeTint="99"/>
        </w:rPr>
        <w:t>*</w:t>
      </w:r>
      <w:r>
        <w:t xml:space="preserve">) = </w:t>
      </w:r>
      <w:r>
        <w:rPr>
          <w:color w:val="9CC2E5" w:themeColor="accent1" w:themeTint="99"/>
        </w:rPr>
        <w:t>NPT ensemble and G</w:t>
      </w:r>
      <w:r w:rsidRPr="007516E2">
        <w:rPr>
          <w:color w:val="9CC2E5" w:themeColor="accent1" w:themeTint="99"/>
        </w:rPr>
        <w:t>ibbs ensemble</w:t>
      </w:r>
      <w:r>
        <w:rPr>
          <w:color w:val="9CC2E5" w:themeColor="accent1" w:themeTint="99"/>
        </w:rPr>
        <w:t xml:space="preserve">    </w:t>
      </w:r>
      <w:r w:rsidRPr="007516E2">
        <w:rPr>
          <w:color w:val="9CC2E5" w:themeColor="accent1" w:themeTint="99"/>
        </w:rPr>
        <w:t xml:space="preserve"> </w:t>
      </w:r>
      <w:r>
        <w:t>(</w:t>
      </w:r>
      <w:r w:rsidRPr="002452E4">
        <w:rPr>
          <w:b/>
          <w:color w:val="FFD966" w:themeColor="accent4" w:themeTint="99"/>
        </w:rPr>
        <w:t>*</w:t>
      </w:r>
      <w:r>
        <w:t xml:space="preserve">) = </w:t>
      </w:r>
      <w:r w:rsidRPr="002452E4">
        <w:rPr>
          <w:color w:val="FFD966" w:themeColor="accent4" w:themeTint="99"/>
        </w:rPr>
        <w:t>GC ensemble</w:t>
      </w:r>
      <w:r>
        <w:t xml:space="preserve"> </w:t>
      </w:r>
    </w:p>
    <w:p w14:paraId="3DBEAA2A" w14:textId="77777777" w:rsidR="00BC2499" w:rsidRPr="0078324E" w:rsidRDefault="00BC2499" w:rsidP="00BC2499"/>
    <w:p w14:paraId="5692EF57" w14:textId="77777777" w:rsidR="00BC2499" w:rsidRDefault="00BC2499" w:rsidP="0063031F">
      <w:pPr>
        <w:pStyle w:val="ListParagraph"/>
        <w:widowControl w:val="0"/>
        <w:numPr>
          <w:ilvl w:val="1"/>
          <w:numId w:val="16"/>
        </w:numPr>
        <w:autoSpaceDE w:val="0"/>
        <w:autoSpaceDN w:val="0"/>
        <w:adjustRightInd w:val="0"/>
        <w:spacing w:after="240" w:line="240" w:lineRule="auto"/>
        <w:jc w:val="both"/>
        <w:rPr>
          <w:rFonts w:cs="Times"/>
        </w:rPr>
      </w:pPr>
      <w:r w:rsidRPr="0078324E">
        <w:rPr>
          <w:rFonts w:cs="Times"/>
        </w:rPr>
        <w:t xml:space="preserve">Value 1: &lt;BOOLEAN&gt; – </w:t>
      </w:r>
      <w:r>
        <w:rPr>
          <w:rFonts w:cs="Times"/>
        </w:rPr>
        <w:t>“true” enables message output of block averages via this tracked parameter (and in some cases such as entry, components); “false” disables it.</w:t>
      </w:r>
    </w:p>
    <w:p w14:paraId="5DF4AD87" w14:textId="77777777" w:rsidR="00BC2499" w:rsidRPr="0078324E" w:rsidRDefault="00BC2499" w:rsidP="00BC2499">
      <w:pPr>
        <w:pStyle w:val="ListParagraph"/>
        <w:widowControl w:val="0"/>
        <w:autoSpaceDE w:val="0"/>
        <w:autoSpaceDN w:val="0"/>
        <w:adjustRightInd w:val="0"/>
        <w:spacing w:after="240" w:line="240" w:lineRule="auto"/>
        <w:ind w:left="1440"/>
        <w:rPr>
          <w:rFonts w:cs="Times"/>
        </w:rPr>
      </w:pPr>
    </w:p>
    <w:p w14:paraId="0EB1F47B" w14:textId="77777777" w:rsidR="00BC2499" w:rsidRPr="000A46BF" w:rsidRDefault="00BC2499" w:rsidP="0063031F">
      <w:pPr>
        <w:pStyle w:val="ListParagraph"/>
        <w:widowControl w:val="0"/>
        <w:numPr>
          <w:ilvl w:val="1"/>
          <w:numId w:val="16"/>
        </w:numPr>
        <w:autoSpaceDE w:val="0"/>
        <w:autoSpaceDN w:val="0"/>
        <w:adjustRightInd w:val="0"/>
        <w:spacing w:after="240" w:line="240" w:lineRule="auto"/>
        <w:jc w:val="both"/>
        <w:rPr>
          <w:rFonts w:cs="Times"/>
        </w:rPr>
      </w:pPr>
      <w:r w:rsidRPr="0078324E">
        <w:rPr>
          <w:rFonts w:cs="Times"/>
        </w:rPr>
        <w:t xml:space="preserve">Value 2: &lt;BOOLEAN&gt; – </w:t>
      </w:r>
      <w:r>
        <w:rPr>
          <w:rFonts w:cs="Times"/>
        </w:rPr>
        <w:t>“true” enables message output of a fluctuation into the console file via this tracked parameter (and in some cases, such as entry, components); “false” disables it.</w:t>
      </w:r>
      <w:r w:rsidRPr="0078324E">
        <w:rPr>
          <w:rFonts w:cs="Times"/>
        </w:rPr>
        <w:t xml:space="preserve"> </w:t>
      </w:r>
    </w:p>
    <w:p w14:paraId="5BFCBD64" w14:textId="77777777" w:rsidR="00BC2499" w:rsidRDefault="00BC2499" w:rsidP="0063031F">
      <w:pPr>
        <w:pStyle w:val="ListParagraph"/>
        <w:widowControl w:val="0"/>
        <w:numPr>
          <w:ilvl w:val="1"/>
          <w:numId w:val="16"/>
        </w:numPr>
        <w:autoSpaceDE w:val="0"/>
        <w:autoSpaceDN w:val="0"/>
        <w:adjustRightInd w:val="0"/>
        <w:spacing w:after="240" w:line="240" w:lineRule="auto"/>
        <w:jc w:val="both"/>
      </w:pPr>
    </w:p>
    <w:p w14:paraId="09FA93B3" w14:textId="77777777" w:rsidR="00BC2499" w:rsidRDefault="00BC2499" w:rsidP="00BC2499">
      <w:pPr>
        <w:pStyle w:val="ListParagraph"/>
        <w:widowControl w:val="0"/>
        <w:autoSpaceDE w:val="0"/>
        <w:autoSpaceDN w:val="0"/>
        <w:adjustRightInd w:val="0"/>
        <w:spacing w:after="240"/>
        <w:ind w:left="1440"/>
        <w:rPr>
          <w:rFonts w:ascii="Inconsolata" w:hAnsi="Inconsolata" w:cs="Menlo Regular"/>
          <w:color w:val="000000"/>
          <w:highlight w:val="lightGray"/>
        </w:rPr>
      </w:pPr>
      <w:r w:rsidRPr="0078324E">
        <w:rPr>
          <w:rFonts w:cs="Times"/>
        </w:rPr>
        <w:t>Exam</w:t>
      </w:r>
      <w:r>
        <w:rPr>
          <w:rFonts w:cs="Times"/>
        </w:rPr>
        <w:t>ple:</w:t>
      </w:r>
      <w:r>
        <w:rPr>
          <w:rFonts w:cs="Times"/>
        </w:rPr>
        <w:br/>
      </w:r>
      <w:r w:rsidRPr="0078324E">
        <w:rPr>
          <w:rFonts w:ascii="Inconsolata" w:hAnsi="Inconsolata" w:cs="Menlo Regular"/>
          <w:color w:val="000000"/>
          <w:highlight w:val="lightGray"/>
        </w:rPr>
        <w:t>######################################</w:t>
      </w:r>
      <w:r>
        <w:rPr>
          <w:rFonts w:ascii="Inconsolata" w:hAnsi="Inconsolata" w:cs="Menlo Regular"/>
          <w:color w:val="000000"/>
          <w:highlight w:val="lightGray"/>
        </w:rPr>
        <w:br/>
      </w:r>
      <w:r w:rsidRPr="0078324E">
        <w:rPr>
          <w:rFonts w:ascii="Inconsolata" w:hAnsi="Inconsolata" w:cs="Menlo Regular"/>
          <w:color w:val="000000"/>
          <w:highlight w:val="lightGray"/>
        </w:rPr>
        <w:t xml:space="preserve"># </w:t>
      </w:r>
      <w:r>
        <w:rPr>
          <w:rFonts w:ascii="Inconsolata" w:hAnsi="Inconsolata" w:cs="Menlo Regular"/>
          <w:color w:val="000000"/>
          <w:highlight w:val="lightGray"/>
        </w:rPr>
        <w:t>ENABLE</w:t>
      </w: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BLK</w:t>
      </w: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AVF</w:t>
      </w: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FLUCK.</w:t>
      </w:r>
      <w:r>
        <w:rPr>
          <w:rFonts w:ascii="Inconsolata" w:hAnsi="Inconsolata" w:cs="Menlo Regular"/>
          <w:color w:val="000000"/>
          <w:highlight w:val="lightGray"/>
        </w:rPr>
        <w:br/>
      </w:r>
      <w:r w:rsidRPr="0078324E">
        <w:rPr>
          <w:rFonts w:ascii="Inconsolata" w:hAnsi="Inconsolata" w:cs="Menlo Regular"/>
          <w:color w:val="000000"/>
          <w:highlight w:val="lightGray"/>
        </w:rPr>
        <w:t>######################################</w:t>
      </w:r>
      <w:r>
        <w:rPr>
          <w:rFonts w:ascii="Inconsolata" w:hAnsi="Inconsolata" w:cs="Menlo Regular"/>
          <w:color w:val="000000"/>
          <w:highlight w:val="lightGray"/>
        </w:rPr>
        <w:br/>
      </w:r>
      <w:proofErr w:type="spellStart"/>
      <w:r w:rsidRPr="0078324E">
        <w:rPr>
          <w:rFonts w:ascii="Inconsolata" w:hAnsi="Inconsolata" w:cs="Menlo Regular"/>
          <w:color w:val="000000"/>
          <w:highlight w:val="lightGray"/>
        </w:rPr>
        <w:t>OutEnergy</w:t>
      </w:r>
      <w:proofErr w:type="spellEnd"/>
      <w:r w:rsidRPr="0078324E">
        <w:rPr>
          <w:rFonts w:ascii="Inconsolata" w:hAnsi="Inconsolata" w:cs="Menlo Regular"/>
          <w:color w:val="000000"/>
          <w:highlight w:val="lightGray"/>
        </w:rPr>
        <w:t xml:space="preserve">         true    </w:t>
      </w:r>
      <w:proofErr w:type="spellStart"/>
      <w:r w:rsidRPr="0078324E">
        <w:rPr>
          <w:rFonts w:ascii="Inconsolata" w:hAnsi="Inconsolata" w:cs="Menlo Regular"/>
          <w:color w:val="000000"/>
          <w:highlight w:val="lightGray"/>
        </w:rPr>
        <w:t>true</w:t>
      </w:r>
      <w:proofErr w:type="spellEnd"/>
      <w:r w:rsidRPr="0078324E">
        <w:rPr>
          <w:rFonts w:ascii="Inconsolata" w:hAnsi="Inconsolata" w:cs="Menlo Regular"/>
          <w:color w:val="000000"/>
          <w:highlight w:val="lightGray"/>
        </w:rPr>
        <w:t xml:space="preserve"> </w:t>
      </w:r>
      <w:r>
        <w:rPr>
          <w:rFonts w:ascii="Inconsolata" w:hAnsi="Inconsolata" w:cs="Menlo Regular"/>
          <w:color w:val="000000"/>
          <w:highlight w:val="lightGray"/>
        </w:rPr>
        <w:br/>
      </w:r>
      <w:proofErr w:type="spellStart"/>
      <w:r w:rsidRPr="0078324E">
        <w:rPr>
          <w:rFonts w:ascii="Inconsolata" w:hAnsi="Inconsolata" w:cs="Menlo Regular"/>
          <w:color w:val="000000"/>
          <w:highlight w:val="lightGray"/>
        </w:rPr>
        <w:t>OutPre</w:t>
      </w:r>
      <w:r>
        <w:rPr>
          <w:rFonts w:ascii="Inconsolata" w:hAnsi="Inconsolata" w:cs="Menlo Regular"/>
          <w:color w:val="000000"/>
          <w:highlight w:val="lightGray"/>
        </w:rPr>
        <w:t>ssure</w:t>
      </w:r>
      <w:proofErr w:type="spellEnd"/>
      <w:r>
        <w:rPr>
          <w:rFonts w:ascii="Inconsolata" w:hAnsi="Inconsolata" w:cs="Menlo Regular"/>
          <w:color w:val="000000"/>
          <w:highlight w:val="lightGray"/>
        </w:rPr>
        <w:t xml:space="preserve">       true    </w:t>
      </w:r>
      <w:proofErr w:type="spellStart"/>
      <w:r>
        <w:rPr>
          <w:rFonts w:ascii="Inconsolata" w:hAnsi="Inconsolata" w:cs="Menlo Regular"/>
          <w:color w:val="000000"/>
          <w:highlight w:val="lightGray"/>
        </w:rPr>
        <w:t>true</w:t>
      </w:r>
      <w:proofErr w:type="spellEnd"/>
      <w:r>
        <w:rPr>
          <w:rFonts w:ascii="Inconsolata" w:hAnsi="Inconsolata" w:cs="Menlo Regular"/>
          <w:color w:val="000000"/>
          <w:highlight w:val="lightGray"/>
        </w:rPr>
        <w:t xml:space="preserve">    </w:t>
      </w:r>
      <w:r>
        <w:rPr>
          <w:rFonts w:ascii="Inconsolata" w:hAnsi="Inconsolata" w:cs="Menlo Regular"/>
          <w:color w:val="000000"/>
          <w:highlight w:val="lightGray"/>
        </w:rPr>
        <w:br/>
      </w:r>
      <w:proofErr w:type="spellStart"/>
      <w:r w:rsidRPr="0078324E">
        <w:rPr>
          <w:rFonts w:ascii="Inconsolata" w:hAnsi="Inconsolata" w:cs="Menlo Regular"/>
          <w:color w:val="000000"/>
          <w:highlight w:val="lightGray"/>
        </w:rPr>
        <w:t>OutMolNum</w:t>
      </w:r>
      <w:proofErr w:type="spellEnd"/>
      <w:r w:rsidRPr="0078324E">
        <w:rPr>
          <w:rFonts w:ascii="Inconsolata" w:hAnsi="Inconsolata" w:cs="Menlo Regular"/>
          <w:color w:val="000000"/>
          <w:highlight w:val="lightGray"/>
        </w:rPr>
        <w:t xml:space="preserve">        </w:t>
      </w:r>
      <w:r>
        <w:rPr>
          <w:rFonts w:ascii="Inconsolata" w:hAnsi="Inconsolata" w:cs="Menlo Regular"/>
          <w:color w:val="000000"/>
          <w:highlight w:val="lightGray"/>
        </w:rPr>
        <w:t xml:space="preserve"> true    </w:t>
      </w:r>
      <w:proofErr w:type="spellStart"/>
      <w:r>
        <w:rPr>
          <w:rFonts w:ascii="Inconsolata" w:hAnsi="Inconsolata" w:cs="Menlo Regular"/>
          <w:color w:val="000000"/>
          <w:highlight w:val="lightGray"/>
        </w:rPr>
        <w:t>true</w:t>
      </w:r>
      <w:proofErr w:type="spellEnd"/>
      <w:r>
        <w:rPr>
          <w:rFonts w:ascii="Inconsolata" w:hAnsi="Inconsolata" w:cs="Menlo Regular"/>
          <w:color w:val="000000"/>
          <w:highlight w:val="lightGray"/>
        </w:rPr>
        <w:t xml:space="preserve">     </w:t>
      </w:r>
      <w:r>
        <w:rPr>
          <w:rFonts w:ascii="Inconsolata" w:hAnsi="Inconsolata" w:cs="Menlo Regular"/>
          <w:color w:val="000000"/>
          <w:highlight w:val="lightGray"/>
        </w:rPr>
        <w:br/>
      </w:r>
      <w:proofErr w:type="spellStart"/>
      <w:r w:rsidRPr="0078324E">
        <w:rPr>
          <w:rFonts w:ascii="Inconsolata" w:hAnsi="Inconsolata" w:cs="Menlo Regular"/>
          <w:color w:val="000000"/>
          <w:highlight w:val="lightGray"/>
        </w:rPr>
        <w:t>OutDen</w:t>
      </w:r>
      <w:r>
        <w:rPr>
          <w:rFonts w:ascii="Inconsolata" w:hAnsi="Inconsolata" w:cs="Menlo Regular"/>
          <w:color w:val="000000"/>
          <w:highlight w:val="lightGray"/>
        </w:rPr>
        <w:t>sity</w:t>
      </w:r>
      <w:proofErr w:type="spellEnd"/>
      <w:r>
        <w:rPr>
          <w:rFonts w:ascii="Inconsolata" w:hAnsi="Inconsolata" w:cs="Menlo Regular"/>
          <w:color w:val="000000"/>
          <w:highlight w:val="lightGray"/>
        </w:rPr>
        <w:t xml:space="preserve">        true    </w:t>
      </w:r>
      <w:proofErr w:type="spellStart"/>
      <w:r>
        <w:rPr>
          <w:rFonts w:ascii="Inconsolata" w:hAnsi="Inconsolata" w:cs="Menlo Regular"/>
          <w:color w:val="000000"/>
          <w:highlight w:val="lightGray"/>
        </w:rPr>
        <w:t>true</w:t>
      </w:r>
      <w:proofErr w:type="spellEnd"/>
      <w:r>
        <w:rPr>
          <w:rFonts w:ascii="Inconsolata" w:hAnsi="Inconsolata" w:cs="Menlo Regular"/>
          <w:color w:val="000000"/>
          <w:highlight w:val="lightGray"/>
        </w:rPr>
        <w:t xml:space="preserve">    </w:t>
      </w:r>
    </w:p>
    <w:p w14:paraId="0DC558C8" w14:textId="77777777" w:rsidR="00A258F2" w:rsidRDefault="00BC2499" w:rsidP="00BC2499">
      <w:pPr>
        <w:pStyle w:val="ListParagraph"/>
        <w:widowControl w:val="0"/>
        <w:autoSpaceDE w:val="0"/>
        <w:autoSpaceDN w:val="0"/>
        <w:adjustRightInd w:val="0"/>
        <w:spacing w:after="240"/>
        <w:ind w:left="1440"/>
        <w:rPr>
          <w:rFonts w:ascii="Inconsolata" w:hAnsi="Inconsolata" w:cs="Menlo Regular"/>
          <w:color w:val="000000"/>
          <w:highlight w:val="lightGray"/>
        </w:rPr>
      </w:pPr>
      <w:proofErr w:type="spellStart"/>
      <w:r w:rsidRPr="0078324E">
        <w:rPr>
          <w:rFonts w:ascii="Inconsolata" w:hAnsi="Inconsolata" w:cs="Menlo Regular"/>
          <w:color w:val="000000"/>
          <w:highlight w:val="lightGray"/>
        </w:rPr>
        <w:t>Out</w:t>
      </w:r>
      <w:r>
        <w:rPr>
          <w:rFonts w:ascii="Inconsolata" w:hAnsi="Inconsolata" w:cs="Menlo Regular"/>
          <w:color w:val="000000"/>
          <w:highlight w:val="lightGray"/>
        </w:rPr>
        <w:t>Volume</w:t>
      </w:r>
      <w:proofErr w:type="spellEnd"/>
      <w:r>
        <w:rPr>
          <w:rFonts w:ascii="Inconsolata" w:hAnsi="Inconsolata" w:cs="Menlo Regular"/>
          <w:color w:val="000000"/>
          <w:highlight w:val="lightGray"/>
        </w:rPr>
        <w:t xml:space="preserve">         true    </w:t>
      </w:r>
      <w:proofErr w:type="spellStart"/>
      <w:r>
        <w:rPr>
          <w:rFonts w:ascii="Inconsolata" w:hAnsi="Inconsolata" w:cs="Menlo Regular"/>
          <w:color w:val="000000"/>
          <w:highlight w:val="lightGray"/>
        </w:rPr>
        <w:t>true</w:t>
      </w:r>
      <w:proofErr w:type="spellEnd"/>
    </w:p>
    <w:p w14:paraId="6D0102DB" w14:textId="7ADF90BC" w:rsidR="00BC2499" w:rsidRPr="0078324E" w:rsidRDefault="00A258F2" w:rsidP="00BC2499">
      <w:pPr>
        <w:pStyle w:val="ListParagraph"/>
        <w:widowControl w:val="0"/>
        <w:autoSpaceDE w:val="0"/>
        <w:autoSpaceDN w:val="0"/>
        <w:adjustRightInd w:val="0"/>
        <w:spacing w:after="240"/>
        <w:ind w:left="1440"/>
        <w:rPr>
          <w:rFonts w:cs="Times"/>
        </w:rPr>
      </w:pPr>
      <w:proofErr w:type="spellStart"/>
      <w:r>
        <w:rPr>
          <w:rFonts w:ascii="Inconsolata" w:hAnsi="Inconsolata" w:cs="Menlo Regular"/>
          <w:color w:val="000000"/>
          <w:highlight w:val="lightGray"/>
        </w:rPr>
        <w:t>OutSurf</w:t>
      </w:r>
      <w:r w:rsidR="008E0FA6">
        <w:rPr>
          <w:rFonts w:ascii="Inconsolata" w:hAnsi="Inconsolata" w:cs="Menlo Regular"/>
          <w:color w:val="000000"/>
          <w:highlight w:val="lightGray"/>
        </w:rPr>
        <w:t>aceTention</w:t>
      </w:r>
      <w:proofErr w:type="spellEnd"/>
      <w:r>
        <w:rPr>
          <w:rFonts w:ascii="Inconsolata" w:hAnsi="Inconsolata" w:cs="Menlo Regular"/>
          <w:color w:val="000000"/>
          <w:highlight w:val="lightGray"/>
        </w:rPr>
        <w:t xml:space="preserve"> false   </w:t>
      </w:r>
      <w:proofErr w:type="spellStart"/>
      <w:r>
        <w:rPr>
          <w:rFonts w:ascii="Inconsolata" w:hAnsi="Inconsolata" w:cs="Menlo Regular"/>
          <w:color w:val="000000"/>
          <w:highlight w:val="lightGray"/>
        </w:rPr>
        <w:t>false</w:t>
      </w:r>
      <w:proofErr w:type="spellEnd"/>
      <w:r w:rsidR="00BC2499">
        <w:rPr>
          <w:rFonts w:ascii="Inconsolata" w:hAnsi="Inconsolata" w:cs="Menlo Regular"/>
          <w:color w:val="000000"/>
          <w:highlight w:val="lightGray"/>
        </w:rPr>
        <w:t xml:space="preserve">    </w:t>
      </w:r>
      <w:r w:rsidR="00BC2499">
        <w:rPr>
          <w:rFonts w:ascii="Inconsolata" w:hAnsi="Inconsolata" w:cs="Menlo Regular"/>
          <w:color w:val="000000"/>
          <w:highlight w:val="lightGray"/>
        </w:rPr>
        <w:br/>
      </w:r>
    </w:p>
    <w:p w14:paraId="5AD77AAD" w14:textId="77777777" w:rsidR="00BC2499" w:rsidRDefault="00BC2499" w:rsidP="00BC2499">
      <w:pPr>
        <w:widowControl w:val="0"/>
        <w:autoSpaceDE w:val="0"/>
        <w:autoSpaceDN w:val="0"/>
        <w:adjustRightInd w:val="0"/>
        <w:spacing w:after="240" w:line="240" w:lineRule="auto"/>
      </w:pPr>
    </w:p>
    <w:p w14:paraId="178A2713" w14:textId="77777777" w:rsidR="00BC2499" w:rsidRDefault="00BC2499" w:rsidP="00BC2499">
      <w:pPr>
        <w:widowControl w:val="0"/>
        <w:autoSpaceDE w:val="0"/>
        <w:autoSpaceDN w:val="0"/>
        <w:adjustRightInd w:val="0"/>
        <w:spacing w:after="240" w:line="240" w:lineRule="auto"/>
      </w:pPr>
    </w:p>
    <w:p w14:paraId="2A09D0C8" w14:textId="77777777" w:rsidR="00BC2499" w:rsidRDefault="00BC2499" w:rsidP="00BC2499">
      <w:pPr>
        <w:widowControl w:val="0"/>
        <w:autoSpaceDE w:val="0"/>
        <w:autoSpaceDN w:val="0"/>
        <w:adjustRightInd w:val="0"/>
        <w:spacing w:after="240" w:line="240" w:lineRule="auto"/>
      </w:pPr>
    </w:p>
    <w:p w14:paraId="559B4A11" w14:textId="77777777" w:rsidR="00BC2499" w:rsidRDefault="00BC2499" w:rsidP="00BC2499">
      <w:pPr>
        <w:widowControl w:val="0"/>
        <w:autoSpaceDE w:val="0"/>
        <w:autoSpaceDN w:val="0"/>
        <w:adjustRightInd w:val="0"/>
        <w:spacing w:after="240" w:line="240" w:lineRule="auto"/>
      </w:pPr>
    </w:p>
    <w:p w14:paraId="41755DF8" w14:textId="77777777" w:rsidR="00BC2499" w:rsidRDefault="00BC2499" w:rsidP="00BC2499">
      <w:pPr>
        <w:widowControl w:val="0"/>
        <w:autoSpaceDE w:val="0"/>
        <w:autoSpaceDN w:val="0"/>
        <w:adjustRightInd w:val="0"/>
        <w:spacing w:after="240" w:line="240" w:lineRule="auto"/>
      </w:pPr>
    </w:p>
    <w:p w14:paraId="4EA2CD3B" w14:textId="77777777" w:rsidR="00BC2499" w:rsidRDefault="00BC2499" w:rsidP="00BC2499">
      <w:pPr>
        <w:widowControl w:val="0"/>
        <w:autoSpaceDE w:val="0"/>
        <w:autoSpaceDN w:val="0"/>
        <w:adjustRightInd w:val="0"/>
        <w:spacing w:after="240" w:line="240" w:lineRule="auto"/>
      </w:pPr>
    </w:p>
    <w:p w14:paraId="56A83DFA" w14:textId="77777777" w:rsidR="00BC2499" w:rsidRDefault="00BC2499" w:rsidP="00BC2499">
      <w:pPr>
        <w:widowControl w:val="0"/>
        <w:autoSpaceDE w:val="0"/>
        <w:autoSpaceDN w:val="0"/>
        <w:adjustRightInd w:val="0"/>
        <w:spacing w:after="240" w:line="240" w:lineRule="auto"/>
      </w:pPr>
    </w:p>
    <w:p w14:paraId="0F5E8F18" w14:textId="77777777" w:rsidR="00BC2499" w:rsidRDefault="00BC2499" w:rsidP="00BC2499">
      <w:pPr>
        <w:widowControl w:val="0"/>
        <w:autoSpaceDE w:val="0"/>
        <w:autoSpaceDN w:val="0"/>
        <w:adjustRightInd w:val="0"/>
        <w:spacing w:after="240" w:line="240" w:lineRule="auto"/>
      </w:pPr>
    </w:p>
    <w:p w14:paraId="39A43514" w14:textId="77777777" w:rsidR="00BC2499" w:rsidRDefault="00BC2499" w:rsidP="00BC2499">
      <w:pPr>
        <w:widowControl w:val="0"/>
        <w:autoSpaceDE w:val="0"/>
        <w:autoSpaceDN w:val="0"/>
        <w:adjustRightInd w:val="0"/>
        <w:spacing w:after="240" w:line="240" w:lineRule="auto"/>
      </w:pPr>
    </w:p>
    <w:p w14:paraId="6B95244B" w14:textId="77777777" w:rsidR="00BC2499" w:rsidRDefault="00BC2499" w:rsidP="00BC2499">
      <w:pPr>
        <w:widowControl w:val="0"/>
        <w:autoSpaceDE w:val="0"/>
        <w:autoSpaceDN w:val="0"/>
        <w:adjustRightInd w:val="0"/>
        <w:spacing w:after="240" w:line="240" w:lineRule="auto"/>
      </w:pPr>
    </w:p>
    <w:p w14:paraId="539E3DE4" w14:textId="77777777" w:rsidR="00BC2499" w:rsidRDefault="00BC2499" w:rsidP="00BC2499">
      <w:pPr>
        <w:widowControl w:val="0"/>
        <w:autoSpaceDE w:val="0"/>
        <w:autoSpaceDN w:val="0"/>
        <w:adjustRightInd w:val="0"/>
        <w:spacing w:after="240" w:line="240" w:lineRule="auto"/>
      </w:pPr>
    </w:p>
    <w:p w14:paraId="3376FC48" w14:textId="140AA48F" w:rsidR="00BC2499" w:rsidRDefault="00BC2499" w:rsidP="00BC2499">
      <w:pPr>
        <w:rPr>
          <w:b/>
          <w:sz w:val="24"/>
        </w:rPr>
      </w:pPr>
    </w:p>
    <w:p w14:paraId="76B91445" w14:textId="77777777" w:rsidR="00BC2499" w:rsidRPr="000A46BF" w:rsidRDefault="00BC2499" w:rsidP="00BC2499">
      <w:pPr>
        <w:widowControl w:val="0"/>
        <w:autoSpaceDE w:val="0"/>
        <w:autoSpaceDN w:val="0"/>
        <w:adjustRightInd w:val="0"/>
        <w:spacing w:after="240" w:line="240" w:lineRule="auto"/>
        <w:outlineLvl w:val="0"/>
        <w:rPr>
          <w:b/>
          <w:sz w:val="24"/>
        </w:rPr>
      </w:pPr>
      <w:r w:rsidRPr="000A46BF">
        <w:rPr>
          <w:b/>
          <w:sz w:val="24"/>
        </w:rPr>
        <w:lastRenderedPageBreak/>
        <w:t>Sample Files</w:t>
      </w:r>
    </w:p>
    <w:p w14:paraId="354B8B29" w14:textId="77777777" w:rsidR="00BC2499" w:rsidRDefault="00BC2499" w:rsidP="00BC2499">
      <w:pPr>
        <w:widowControl w:val="0"/>
        <w:autoSpaceDE w:val="0"/>
        <w:autoSpaceDN w:val="0"/>
        <w:adjustRightInd w:val="0"/>
        <w:spacing w:after="240" w:line="240" w:lineRule="auto"/>
      </w:pPr>
      <w:r>
        <w:t xml:space="preserve">Here’s a sample of how a typical </w:t>
      </w:r>
      <w:r w:rsidRPr="0078324E">
        <w:rPr>
          <w:color w:val="F4B083" w:themeColor="accent2" w:themeTint="99"/>
        </w:rPr>
        <w:t>NV</w:t>
      </w:r>
      <w:r>
        <w:rPr>
          <w:color w:val="F4B083" w:themeColor="accent2" w:themeTint="99"/>
        </w:rPr>
        <w:t xml:space="preserve">T ensemble </w:t>
      </w:r>
      <w:r>
        <w:t>control file might be expected to look:</w:t>
      </w:r>
    </w:p>
    <w:p w14:paraId="2E26738B" w14:textId="64C578BA" w:rsidR="00BC2499"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Pr>
          <w:rFonts w:ascii="Inconsolata" w:hAnsi="Inconsolata" w:cs="Menlo Regular"/>
          <w:color w:val="000000"/>
          <w:highlight w:val="lightGray"/>
        </w:rPr>
        <w:t>#=======================================</w:t>
      </w:r>
      <w:r w:rsidR="0010490C">
        <w:rPr>
          <w:rFonts w:ascii="Inconsolata" w:hAnsi="Inconsolata" w:cs="Menlo Regular"/>
          <w:color w:val="000000"/>
          <w:highlight w:val="lightGray"/>
        </w:rPr>
        <w:t>===========</w:t>
      </w:r>
      <w:r w:rsidR="0010490C">
        <w:rPr>
          <w:rFonts w:ascii="Inconsolata" w:hAnsi="Inconsolata" w:cs="Menlo Regular"/>
          <w:color w:val="000000"/>
          <w:highlight w:val="lightGray"/>
        </w:rPr>
        <w:br/>
        <w:t>#=       GOMC beta 2</w:t>
      </w:r>
      <w:r>
        <w:rPr>
          <w:rFonts w:ascii="Inconsolata" w:hAnsi="Inconsolata" w:cs="Menlo Regular"/>
          <w:color w:val="000000"/>
          <w:highlight w:val="lightGray"/>
        </w:rPr>
        <w:t xml:space="preserve">.00 </w:t>
      </w:r>
      <w:r w:rsidRPr="007C6AB8">
        <w:rPr>
          <w:rFonts w:ascii="Inconsolata" w:hAnsi="Inconsolata" w:cs="Menlo Regular"/>
          <w:color w:val="000000"/>
          <w:highlight w:val="lightGray"/>
        </w:rPr>
        <w:t>–</w:t>
      </w:r>
      <w:r>
        <w:rPr>
          <w:rFonts w:ascii="Inconsolata" w:hAnsi="Inconsolata" w:cs="Menlo Regular"/>
          <w:color w:val="000000"/>
          <w:highlight w:val="lightGray"/>
        </w:rPr>
        <w:t xml:space="preserve"> NVT Control example     =</w:t>
      </w:r>
      <w:r>
        <w:rPr>
          <w:rFonts w:ascii="Inconsolata" w:hAnsi="Inconsolata" w:cs="Menlo Regular"/>
          <w:color w:val="000000"/>
          <w:highlight w:val="lightGray"/>
        </w:rPr>
        <w:br/>
        <w:t>#==================================================</w:t>
      </w:r>
      <w:r>
        <w:rPr>
          <w:rFonts w:ascii="Inconsolata" w:hAnsi="Inconsolata" w:cs="Menlo Regular"/>
          <w:color w:val="000000"/>
          <w:highlight w:val="lightGray"/>
        </w:rPr>
        <w:br/>
      </w:r>
      <w:r>
        <w:rPr>
          <w:rFonts w:ascii="Inconsolata" w:hAnsi="Inconsolata" w:cs="Menlo Regular"/>
          <w:color w:val="000000"/>
          <w:highlight w:val="lightGray"/>
        </w:rPr>
        <w:br/>
        <w:t>#######################################</w:t>
      </w:r>
    </w:p>
    <w:p w14:paraId="142B788F"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Pr>
          <w:rFonts w:ascii="Inconsolata" w:hAnsi="Inconsolata" w:cs="Menlo Regular"/>
          <w:color w:val="000000"/>
          <w:highlight w:val="lightGray"/>
        </w:rPr>
        <w:t>##=====--------  INPUT  --------=====</w:t>
      </w:r>
      <w:r>
        <w:rPr>
          <w:rFonts w:ascii="Inconsolata" w:hAnsi="Inconsolata" w:cs="Menlo Regular"/>
          <w:color w:val="000000"/>
          <w:highlight w:val="lightGray"/>
        </w:rPr>
        <w:br/>
        <w:t>#######################################</w:t>
      </w:r>
      <w:r>
        <w:rPr>
          <w:rFonts w:ascii="Inconsolata" w:hAnsi="Inconsolata" w:cs="Menlo Regular"/>
          <w:color w:val="000000"/>
          <w:highlight w:val="lightGray"/>
        </w:rPr>
        <w:br/>
      </w:r>
    </w:p>
    <w:p w14:paraId="62BCD05A"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0091F4B3"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ENABLE</w:t>
      </w: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STEP</w:t>
      </w:r>
    </w:p>
    <w:p w14:paraId="7A652EFF"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16C8E0C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Restart</w:t>
      </w:r>
      <w:r w:rsidRPr="007C6AB8">
        <w:rPr>
          <w:rFonts w:ascii="Inconsolata" w:hAnsi="Inconsolata" w:cs="Menlo Regular"/>
          <w:color w:val="000000"/>
          <w:highlight w:val="lightGray"/>
        </w:rPr>
        <w:tab/>
        <w:t xml:space="preserve"> </w:t>
      </w:r>
      <w:r w:rsidRPr="007C6AB8">
        <w:rPr>
          <w:rFonts w:ascii="Inconsolata" w:hAnsi="Inconsolata" w:cs="Menlo Regular"/>
          <w:color w:val="000000"/>
          <w:highlight w:val="lightGray"/>
        </w:rPr>
        <w:tab/>
        <w:t xml:space="preserve">false   </w:t>
      </w:r>
    </w:p>
    <w:p w14:paraId="33640624"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1F4C505F"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4DB41651"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KIND</w:t>
      </w:r>
      <w:r w:rsidRPr="007C6AB8">
        <w:rPr>
          <w:rFonts w:ascii="Inconsolata" w:hAnsi="Inconsolata" w:cs="Menlo Regular"/>
          <w:color w:val="000000"/>
          <w:highlight w:val="lightGray"/>
        </w:rPr>
        <w:t xml:space="preserve"> {RESTART, RANDOM, INTSEED}</w:t>
      </w:r>
    </w:p>
    <w:p w14:paraId="10C8F80C"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08E096F1"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PRNG     </w:t>
      </w:r>
      <w:r w:rsidRPr="007C6AB8">
        <w:rPr>
          <w:rFonts w:ascii="Inconsolata" w:hAnsi="Inconsolata" w:cs="Menlo Regular"/>
          <w:color w:val="000000"/>
          <w:highlight w:val="lightGray"/>
        </w:rPr>
        <w:tab/>
        <w:t>RANDOM</w:t>
      </w:r>
    </w:p>
    <w:p w14:paraId="2B0B3FF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69A1CB35"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7EFDA05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FORCE FIELD</w:t>
      </w:r>
    </w:p>
    <w:p w14:paraId="62FD45FB"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29728B52"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ParaTypeCHARMM</w:t>
      </w:r>
      <w:proofErr w:type="spellEnd"/>
      <w:r w:rsidRPr="007C6AB8">
        <w:rPr>
          <w:rFonts w:ascii="Inconsolata" w:hAnsi="Inconsolata" w:cs="Menlo Regular"/>
          <w:color w:val="000000"/>
          <w:highlight w:val="lightGray"/>
        </w:rPr>
        <w:tab/>
        <w:t xml:space="preserve"> true</w:t>
      </w:r>
    </w:p>
    <w:p w14:paraId="2A579A2A"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Parameters     </w:t>
      </w:r>
      <w:r w:rsidRPr="007C6AB8">
        <w:rPr>
          <w:rFonts w:ascii="Inconsolata" w:hAnsi="Inconsolata" w:cs="Menlo Regular"/>
          <w:color w:val="000000"/>
          <w:highlight w:val="lightGray"/>
        </w:rPr>
        <w:tab/>
        <w:t xml:space="preserve"> </w:t>
      </w:r>
      <w:r>
        <w:rPr>
          <w:rFonts w:ascii="Inconsolata" w:hAnsi="Inconsolata" w:cs="Menlo Regular"/>
          <w:color w:val="000000"/>
          <w:highlight w:val="lightGray"/>
        </w:rPr>
        <w:t>./../common/</w:t>
      </w:r>
      <w:proofErr w:type="spellStart"/>
      <w:r w:rsidRPr="007C6AB8">
        <w:rPr>
          <w:rFonts w:ascii="Inconsolata" w:hAnsi="Inconsolata" w:cs="Menlo Regular"/>
          <w:color w:val="000000"/>
          <w:highlight w:val="lightGray"/>
        </w:rPr>
        <w:t>Par_MODEL_NAME.inp</w:t>
      </w:r>
      <w:proofErr w:type="spellEnd"/>
    </w:p>
    <w:p w14:paraId="7DC1FAC5"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15BE5CA4"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42F4C9D5"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INPUT PDB FILES</w:t>
      </w:r>
    </w:p>
    <w:p w14:paraId="43EFCA71"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613637A0"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Coordinates 0    STEP3_START_XX_PHA_BOX_0.pdb  </w:t>
      </w:r>
    </w:p>
    <w:p w14:paraId="7800E883"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55E4DF4D"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48577499"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INPUT PSF FILES</w:t>
      </w:r>
    </w:p>
    <w:p w14:paraId="5E20F370"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3127F212"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Structure </w:t>
      </w:r>
      <w:proofErr w:type="gramStart"/>
      <w:r w:rsidRPr="007C6AB8">
        <w:rPr>
          <w:rFonts w:ascii="Inconsolata" w:hAnsi="Inconsolata" w:cs="Menlo Regular"/>
          <w:color w:val="000000"/>
          <w:highlight w:val="lightGray"/>
        </w:rPr>
        <w:t xml:space="preserve">0  </w:t>
      </w:r>
      <w:r w:rsidRPr="007C6AB8">
        <w:rPr>
          <w:rFonts w:ascii="Inconsolata" w:hAnsi="Inconsolata" w:cs="Menlo Regular"/>
          <w:color w:val="000000"/>
          <w:highlight w:val="lightGray"/>
        </w:rPr>
        <w:tab/>
      </w:r>
      <w:proofErr w:type="gramEnd"/>
      <w:r w:rsidRPr="007C6AB8">
        <w:rPr>
          <w:rFonts w:ascii="Inconsolata" w:hAnsi="Inconsolata" w:cs="Menlo Regular"/>
          <w:color w:val="000000"/>
          <w:highlight w:val="lightGray"/>
        </w:rPr>
        <w:t xml:space="preserve"> STEP3_START_XX_PHA_BOX_0.psf  </w:t>
      </w:r>
    </w:p>
    <w:p w14:paraId="647E62F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5FA7BA67"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r>
        <w:rPr>
          <w:rFonts w:ascii="Inconsolata" w:hAnsi="Inconsolata" w:cs="Menlo Regular"/>
          <w:color w:val="000000"/>
          <w:highlight w:val="lightGray"/>
        </w:rPr>
        <w:t>###############</w:t>
      </w:r>
    </w:p>
    <w:p w14:paraId="40A6FA5A"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Pr>
          <w:rFonts w:ascii="Inconsolata" w:hAnsi="Inconsolata" w:cs="Menlo Regular"/>
          <w:color w:val="000000"/>
          <w:highlight w:val="lightGray"/>
        </w:rPr>
        <w:t>#  =======------------- SYSTEM ----------------</w:t>
      </w:r>
      <w:r w:rsidRPr="007C6AB8">
        <w:rPr>
          <w:rFonts w:ascii="Inconsolata" w:hAnsi="Inconsolata" w:cs="Menlo Regular"/>
          <w:color w:val="000000"/>
          <w:highlight w:val="lightGray"/>
        </w:rPr>
        <w:t>=========</w:t>
      </w:r>
    </w:p>
    <w:p w14:paraId="60DF2EFA"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6D1A1651"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1CD7180A"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02C1FFCB"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SIMULATION CONDITION   </w:t>
      </w:r>
    </w:p>
    <w:p w14:paraId="677EBF26"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0477FBB0"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Temperature     200.00</w:t>
      </w:r>
    </w:p>
    <w:p w14:paraId="09FF421E"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Potential       VDW </w:t>
      </w:r>
    </w:p>
    <w:p w14:paraId="20982EB3"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LRC</w:t>
      </w:r>
      <w:r w:rsidRPr="007C6AB8">
        <w:rPr>
          <w:rFonts w:ascii="Inconsolata" w:hAnsi="Inconsolata" w:cs="Menlo Regular"/>
          <w:color w:val="000000"/>
          <w:highlight w:val="lightGray"/>
        </w:rPr>
        <w:tab/>
      </w:r>
      <w:r w:rsidRPr="007C6AB8">
        <w:rPr>
          <w:rFonts w:ascii="Inconsolata" w:hAnsi="Inconsolata" w:cs="Menlo Regular"/>
          <w:color w:val="000000"/>
          <w:highlight w:val="lightGray"/>
        </w:rPr>
        <w:tab/>
        <w:t>true</w:t>
      </w:r>
    </w:p>
    <w:p w14:paraId="09444C8B"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Rcut</w:t>
      </w:r>
      <w:proofErr w:type="spellEnd"/>
      <w:r w:rsidRPr="007C6AB8">
        <w:rPr>
          <w:rFonts w:ascii="Inconsolata" w:hAnsi="Inconsolata" w:cs="Menlo Regular"/>
          <w:color w:val="000000"/>
          <w:highlight w:val="lightGray"/>
        </w:rPr>
        <w:tab/>
      </w:r>
      <w:r w:rsidRPr="007C6AB8">
        <w:rPr>
          <w:rFonts w:ascii="Inconsolata" w:hAnsi="Inconsolata" w:cs="Menlo Regular"/>
          <w:color w:val="000000"/>
          <w:highlight w:val="lightGray"/>
        </w:rPr>
        <w:tab/>
        <w:t xml:space="preserve">10   </w:t>
      </w:r>
    </w:p>
    <w:p w14:paraId="1C3916DD"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Pr>
          <w:rFonts w:ascii="Inconsolata" w:hAnsi="Inconsolata" w:cs="Menlo Regular"/>
          <w:color w:val="000000"/>
          <w:highlight w:val="lightGray"/>
        </w:rPr>
        <w:t xml:space="preserve">Exclude </w:t>
      </w:r>
      <w:r>
        <w:rPr>
          <w:rFonts w:ascii="Inconsolata" w:hAnsi="Inconsolata" w:cs="Menlo Regular"/>
          <w:color w:val="000000"/>
          <w:highlight w:val="lightGray"/>
        </w:rPr>
        <w:tab/>
        <w:t>1-4</w:t>
      </w:r>
      <w:r w:rsidRPr="007C6AB8">
        <w:rPr>
          <w:rFonts w:ascii="Inconsolata" w:hAnsi="Inconsolata" w:cs="Menlo Regular"/>
          <w:color w:val="000000"/>
          <w:highlight w:val="lightGray"/>
        </w:rPr>
        <w:t xml:space="preserve"> </w:t>
      </w:r>
    </w:p>
    <w:p w14:paraId="552ECFC3"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7FE53D82"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1875A3FB"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ELECTROSTATIC   </w:t>
      </w:r>
    </w:p>
    <w:p w14:paraId="7420A27B"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230641C5"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Pr>
          <w:rFonts w:ascii="Inconsolata" w:hAnsi="Inconsolata" w:cs="Menlo Regular"/>
          <w:color w:val="000000"/>
          <w:highlight w:val="lightGray"/>
        </w:rPr>
        <w:t>ElectroStatic</w:t>
      </w:r>
      <w:proofErr w:type="spellEnd"/>
      <w:r w:rsidRPr="007C6AB8">
        <w:rPr>
          <w:rFonts w:ascii="Inconsolata" w:hAnsi="Inconsolata" w:cs="Menlo Regular"/>
          <w:color w:val="000000"/>
          <w:highlight w:val="lightGray"/>
        </w:rPr>
        <w:tab/>
      </w:r>
      <w:r w:rsidRPr="007C6AB8">
        <w:rPr>
          <w:rFonts w:ascii="Inconsolata" w:hAnsi="Inconsolata" w:cs="Menlo Regular"/>
          <w:color w:val="000000"/>
          <w:highlight w:val="lightGray"/>
        </w:rPr>
        <w:tab/>
      </w:r>
      <w:r>
        <w:rPr>
          <w:rFonts w:ascii="Inconsolata" w:hAnsi="Inconsolata" w:cs="Menlo Regular"/>
          <w:color w:val="000000"/>
          <w:highlight w:val="lightGray"/>
        </w:rPr>
        <w:t>true</w:t>
      </w:r>
    </w:p>
    <w:p w14:paraId="4215EA6C" w14:textId="77777777" w:rsidR="00BC2499"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Ewald</w:t>
      </w:r>
      <w:r w:rsidRPr="007C6AB8">
        <w:rPr>
          <w:rFonts w:ascii="Inconsolata" w:hAnsi="Inconsolata" w:cs="Menlo Regular"/>
          <w:color w:val="000000"/>
          <w:highlight w:val="lightGray"/>
        </w:rPr>
        <w:tab/>
      </w:r>
      <w:r>
        <w:rPr>
          <w:rFonts w:ascii="Inconsolata" w:hAnsi="Inconsolata" w:cs="Menlo Regular"/>
          <w:color w:val="000000"/>
          <w:highlight w:val="lightGray"/>
        </w:rPr>
        <w:tab/>
      </w:r>
      <w:r>
        <w:rPr>
          <w:rFonts w:ascii="Inconsolata" w:hAnsi="Inconsolata" w:cs="Menlo Regular"/>
          <w:color w:val="000000"/>
          <w:highlight w:val="lightGray"/>
        </w:rPr>
        <w:tab/>
      </w:r>
      <w:r w:rsidRPr="007C6AB8">
        <w:rPr>
          <w:rFonts w:ascii="Inconsolata" w:hAnsi="Inconsolata" w:cs="Menlo Regular"/>
          <w:color w:val="000000"/>
          <w:highlight w:val="lightGray"/>
        </w:rPr>
        <w:tab/>
      </w:r>
      <w:r>
        <w:rPr>
          <w:rFonts w:ascii="Inconsolata" w:hAnsi="Inconsolata" w:cs="Menlo Regular"/>
          <w:color w:val="000000"/>
          <w:highlight w:val="lightGray"/>
        </w:rPr>
        <w:t>false</w:t>
      </w:r>
    </w:p>
    <w:p w14:paraId="5DCF127D" w14:textId="77777777" w:rsidR="00BC2499"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Pr>
          <w:rFonts w:ascii="Inconsolata" w:hAnsi="Inconsolata" w:cs="Menlo Regular"/>
          <w:color w:val="000000"/>
          <w:highlight w:val="lightGray"/>
        </w:rPr>
        <w:t>Tolerance</w:t>
      </w:r>
      <w:r>
        <w:rPr>
          <w:rFonts w:ascii="Inconsolata" w:hAnsi="Inconsolata" w:cs="Menlo Regular"/>
          <w:color w:val="000000"/>
          <w:highlight w:val="lightGray"/>
        </w:rPr>
        <w:tab/>
      </w:r>
      <w:r>
        <w:rPr>
          <w:rFonts w:ascii="Inconsolata" w:hAnsi="Inconsolata" w:cs="Menlo Regular"/>
          <w:color w:val="000000"/>
          <w:highlight w:val="lightGray"/>
        </w:rPr>
        <w:tab/>
      </w:r>
      <w:r>
        <w:rPr>
          <w:rFonts w:ascii="Inconsolata" w:hAnsi="Inconsolata" w:cs="Menlo Regular"/>
          <w:color w:val="000000"/>
          <w:highlight w:val="lightGray"/>
        </w:rPr>
        <w:tab/>
        <w:t>0.0001</w:t>
      </w:r>
    </w:p>
    <w:p w14:paraId="370B4F0C" w14:textId="51A8DBEF"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Pr>
          <w:rFonts w:ascii="Inconsolata" w:hAnsi="Inconsolata" w:cs="Menlo Regular"/>
          <w:color w:val="000000"/>
          <w:highlight w:val="lightGray"/>
        </w:rPr>
        <w:t>1-4scaling</w:t>
      </w:r>
      <w:r>
        <w:rPr>
          <w:rFonts w:ascii="Inconsolata" w:hAnsi="Inconsolata" w:cs="Menlo Regular"/>
          <w:color w:val="000000"/>
          <w:highlight w:val="lightGray"/>
        </w:rPr>
        <w:tab/>
      </w:r>
      <w:r>
        <w:rPr>
          <w:rFonts w:ascii="Inconsolata" w:hAnsi="Inconsolata" w:cs="Menlo Regular"/>
          <w:color w:val="000000"/>
          <w:highlight w:val="lightGray"/>
        </w:rPr>
        <w:tab/>
      </w:r>
      <w:r>
        <w:rPr>
          <w:rFonts w:ascii="Inconsolata" w:hAnsi="Inconsolata" w:cs="Menlo Regular"/>
          <w:color w:val="000000"/>
          <w:highlight w:val="lightGray"/>
        </w:rPr>
        <w:tab/>
        <w:t>0.0</w:t>
      </w:r>
    </w:p>
    <w:p w14:paraId="47E447BD"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lastRenderedPageBreak/>
        <w:t>################################</w:t>
      </w:r>
    </w:p>
    <w:p w14:paraId="1BA10956"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STEPS </w:t>
      </w:r>
    </w:p>
    <w:p w14:paraId="0BEFDC65"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0BE6D25B"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Pr>
          <w:rFonts w:ascii="Inconsolata" w:hAnsi="Inconsolata" w:cs="Menlo Regular"/>
          <w:color w:val="000000"/>
          <w:highlight w:val="lightGray"/>
        </w:rPr>
        <w:t>RunSteps</w:t>
      </w:r>
      <w:proofErr w:type="spellEnd"/>
      <w:r>
        <w:rPr>
          <w:rFonts w:ascii="Inconsolata" w:hAnsi="Inconsolata" w:cs="Menlo Regular"/>
          <w:color w:val="000000"/>
          <w:highlight w:val="lightGray"/>
        </w:rPr>
        <w:t xml:space="preserve">          </w:t>
      </w:r>
      <w:r w:rsidRPr="007C6AB8">
        <w:rPr>
          <w:rFonts w:ascii="Inconsolata" w:hAnsi="Inconsolata" w:cs="Menlo Regular"/>
          <w:color w:val="000000"/>
          <w:highlight w:val="lightGray"/>
        </w:rPr>
        <w:t xml:space="preserve">25000000      </w:t>
      </w:r>
    </w:p>
    <w:p w14:paraId="3120A15C"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Pr>
          <w:rFonts w:ascii="Inconsolata" w:hAnsi="Inconsolata" w:cs="Menlo Regular"/>
          <w:color w:val="000000"/>
          <w:highlight w:val="lightGray"/>
        </w:rPr>
        <w:t>EqSteps</w:t>
      </w:r>
      <w:proofErr w:type="spellEnd"/>
      <w:r>
        <w:rPr>
          <w:rFonts w:ascii="Inconsolata" w:hAnsi="Inconsolata" w:cs="Menlo Regular"/>
          <w:color w:val="000000"/>
          <w:highlight w:val="lightGray"/>
        </w:rPr>
        <w:tab/>
      </w:r>
      <w:proofErr w:type="gramStart"/>
      <w:r>
        <w:rPr>
          <w:rFonts w:ascii="Inconsolata" w:hAnsi="Inconsolata" w:cs="Menlo Regular"/>
          <w:color w:val="000000"/>
          <w:highlight w:val="lightGray"/>
        </w:rPr>
        <w:tab/>
      </w:r>
      <w:r w:rsidRPr="007C6AB8">
        <w:rPr>
          <w:rFonts w:ascii="Inconsolata" w:hAnsi="Inconsolata" w:cs="Menlo Regular"/>
          <w:color w:val="000000"/>
          <w:highlight w:val="lightGray"/>
        </w:rPr>
        <w:t xml:space="preserve">  5000000</w:t>
      </w:r>
      <w:proofErr w:type="gramEnd"/>
      <w:r w:rsidRPr="007C6AB8">
        <w:rPr>
          <w:rFonts w:ascii="Inconsolata" w:hAnsi="Inconsolata" w:cs="Menlo Regular"/>
          <w:color w:val="000000"/>
          <w:highlight w:val="lightGray"/>
        </w:rPr>
        <w:t xml:space="preserve">       </w:t>
      </w:r>
    </w:p>
    <w:p w14:paraId="4BDB1805"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AdjSteps</w:t>
      </w:r>
      <w:proofErr w:type="spellEnd"/>
      <w:r w:rsidRPr="007C6AB8">
        <w:rPr>
          <w:rFonts w:ascii="Inconsolata" w:hAnsi="Inconsolata" w:cs="Menlo Regular"/>
          <w:color w:val="000000"/>
          <w:highlight w:val="lightGray"/>
        </w:rPr>
        <w:tab/>
        <w:t xml:space="preserve"> </w:t>
      </w:r>
      <w:proofErr w:type="gramStart"/>
      <w:r>
        <w:rPr>
          <w:rFonts w:ascii="Inconsolata" w:hAnsi="Inconsolata" w:cs="Menlo Regular"/>
          <w:color w:val="000000"/>
          <w:highlight w:val="lightGray"/>
        </w:rPr>
        <w:tab/>
      </w:r>
      <w:r w:rsidRPr="007C6AB8">
        <w:rPr>
          <w:rFonts w:ascii="Inconsolata" w:hAnsi="Inconsolata" w:cs="Menlo Regular"/>
          <w:color w:val="000000"/>
          <w:highlight w:val="lightGray"/>
        </w:rPr>
        <w:t xml:space="preserve">  1000</w:t>
      </w:r>
      <w:proofErr w:type="gramEnd"/>
      <w:r w:rsidRPr="007C6AB8">
        <w:rPr>
          <w:rFonts w:ascii="Inconsolata" w:hAnsi="Inconsolata" w:cs="Menlo Regular"/>
          <w:color w:val="000000"/>
          <w:highlight w:val="lightGray"/>
        </w:rPr>
        <w:t xml:space="preserve">        </w:t>
      </w:r>
    </w:p>
    <w:p w14:paraId="2F354A3D"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2A6DD882"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5317BE9B"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MOVE FREQUENCY              </w:t>
      </w:r>
    </w:p>
    <w:p w14:paraId="50F80FCF"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57834753"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DisFreq</w:t>
      </w:r>
      <w:proofErr w:type="spellEnd"/>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ab/>
      </w:r>
      <w:r>
        <w:rPr>
          <w:rFonts w:ascii="Inconsolata" w:hAnsi="Inconsolata" w:cs="Menlo Regular"/>
          <w:color w:val="000000"/>
          <w:highlight w:val="lightGray"/>
        </w:rPr>
        <w:tab/>
      </w:r>
      <w:r w:rsidRPr="007C6AB8">
        <w:rPr>
          <w:rFonts w:ascii="Inconsolata" w:hAnsi="Inconsolata" w:cs="Menlo Regular"/>
          <w:color w:val="000000"/>
          <w:highlight w:val="lightGray"/>
        </w:rPr>
        <w:t xml:space="preserve"> 0.</w:t>
      </w:r>
      <w:r>
        <w:rPr>
          <w:rFonts w:ascii="Inconsolata" w:hAnsi="Inconsolata" w:cs="Menlo Regular"/>
          <w:color w:val="000000"/>
          <w:highlight w:val="lightGray"/>
        </w:rPr>
        <w:t>80</w:t>
      </w:r>
      <w:r w:rsidRPr="007C6AB8">
        <w:rPr>
          <w:rFonts w:ascii="Inconsolata" w:hAnsi="Inconsolata" w:cs="Menlo Regular"/>
          <w:color w:val="000000"/>
          <w:highlight w:val="lightGray"/>
        </w:rPr>
        <w:t xml:space="preserve">  </w:t>
      </w:r>
    </w:p>
    <w:p w14:paraId="62540DCC" w14:textId="77777777" w:rsidR="00BC2499"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RotFreq</w:t>
      </w:r>
      <w:proofErr w:type="spellEnd"/>
      <w:r w:rsidRPr="007C6AB8">
        <w:rPr>
          <w:rFonts w:ascii="Inconsolata" w:hAnsi="Inconsolata" w:cs="Menlo Regular"/>
          <w:color w:val="000000"/>
          <w:highlight w:val="lightGray"/>
        </w:rPr>
        <w:tab/>
      </w:r>
      <w:r w:rsidRPr="007C6AB8">
        <w:rPr>
          <w:rFonts w:ascii="Inconsolata" w:hAnsi="Inconsolata" w:cs="Menlo Regular"/>
          <w:color w:val="000000"/>
          <w:highlight w:val="lightGray"/>
        </w:rPr>
        <w:tab/>
        <w:t xml:space="preserve">    </w:t>
      </w:r>
      <w:r>
        <w:rPr>
          <w:rFonts w:ascii="Inconsolata" w:hAnsi="Inconsolata" w:cs="Menlo Regular"/>
          <w:color w:val="000000"/>
          <w:highlight w:val="lightGray"/>
        </w:rPr>
        <w:tab/>
        <w:t xml:space="preserve">      </w:t>
      </w:r>
      <w:r w:rsidRPr="007C6AB8">
        <w:rPr>
          <w:rFonts w:ascii="Inconsolata" w:hAnsi="Inconsolata" w:cs="Menlo Regular"/>
          <w:color w:val="000000"/>
          <w:highlight w:val="lightGray"/>
        </w:rPr>
        <w:t>0.10</w:t>
      </w:r>
    </w:p>
    <w:p w14:paraId="4DA2325C"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Pr>
          <w:rFonts w:ascii="Inconsolata" w:hAnsi="Inconsolata" w:cs="Menlo Regular"/>
          <w:color w:val="000000"/>
          <w:highlight w:val="lightGray"/>
        </w:rPr>
        <w:t>IntraSwapFreq</w:t>
      </w:r>
      <w:proofErr w:type="spellEnd"/>
      <w:r w:rsidRPr="007C6AB8">
        <w:rPr>
          <w:rFonts w:ascii="Inconsolata" w:hAnsi="Inconsolata" w:cs="Menlo Regular"/>
          <w:color w:val="000000"/>
          <w:highlight w:val="lightGray"/>
        </w:rPr>
        <w:tab/>
      </w:r>
      <w:r w:rsidRPr="007C6AB8">
        <w:rPr>
          <w:rFonts w:ascii="Inconsolata" w:hAnsi="Inconsolata" w:cs="Menlo Regular"/>
          <w:color w:val="000000"/>
          <w:highlight w:val="lightGray"/>
        </w:rPr>
        <w:tab/>
        <w:t xml:space="preserve">      0.10   </w:t>
      </w:r>
    </w:p>
    <w:p w14:paraId="6272D8CC"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7F5FDD9C" w14:textId="77777777" w:rsidR="0010490C" w:rsidRPr="007C6AB8" w:rsidRDefault="0010490C" w:rsidP="0010490C">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1BC5A4A2" w14:textId="335E8AF2" w:rsidR="0010490C" w:rsidRPr="007C6AB8" w:rsidRDefault="0010490C" w:rsidP="0010490C">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PRESSURE CALCULATION</w:t>
      </w:r>
      <w:r w:rsidRPr="007C6AB8">
        <w:rPr>
          <w:rFonts w:ascii="Inconsolata" w:hAnsi="Inconsolata" w:cs="Menlo Regular"/>
          <w:color w:val="000000"/>
          <w:highlight w:val="lightGray"/>
        </w:rPr>
        <w:t xml:space="preserve">              </w:t>
      </w:r>
    </w:p>
    <w:p w14:paraId="0849912E" w14:textId="77777777" w:rsidR="0010490C" w:rsidRPr="007C6AB8" w:rsidRDefault="0010490C" w:rsidP="0010490C">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09533947" w14:textId="7D38715F" w:rsidR="0010490C" w:rsidRPr="007C6AB8" w:rsidRDefault="0010490C" w:rsidP="0010490C">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Pr>
          <w:rFonts w:ascii="Inconsolata" w:hAnsi="Inconsolata" w:cs="Menlo Regular"/>
          <w:color w:val="000000"/>
          <w:highlight w:val="lightGray"/>
        </w:rPr>
        <w:t>PressureCalc</w:t>
      </w:r>
      <w:proofErr w:type="spellEnd"/>
      <w:r>
        <w:rPr>
          <w:rFonts w:ascii="Inconsolata" w:hAnsi="Inconsolata" w:cs="Menlo Regular"/>
          <w:color w:val="000000"/>
          <w:highlight w:val="lightGray"/>
        </w:rPr>
        <w:tab/>
        <w:t>true</w:t>
      </w: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ab/>
      </w:r>
      <w:r>
        <w:rPr>
          <w:rFonts w:ascii="Inconsolata" w:hAnsi="Inconsolata" w:cs="Menlo Regular"/>
          <w:color w:val="000000"/>
          <w:highlight w:val="lightGray"/>
        </w:rPr>
        <w:tab/>
        <w:t>10000</w:t>
      </w:r>
    </w:p>
    <w:p w14:paraId="6AF40118" w14:textId="77777777" w:rsidR="00BC2499"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0C1E3EE7" w14:textId="77777777" w:rsidR="0010490C" w:rsidRPr="007C6AB8" w:rsidRDefault="0010490C"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2DDAE0A5"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40E8D536"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BOX DIMENSION #, X, Y, Z</w:t>
      </w:r>
    </w:p>
    <w:p w14:paraId="3F48461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52B5D984"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proofErr w:type="gramStart"/>
      <w:r w:rsidRPr="007C6AB8">
        <w:rPr>
          <w:rFonts w:ascii="Inconsolata" w:hAnsi="Inconsolata" w:cs="Menlo Regular"/>
          <w:color w:val="000000"/>
          <w:highlight w:val="lightGray"/>
        </w:rPr>
        <w:t>BoxDim</w:t>
      </w:r>
      <w:proofErr w:type="spellEnd"/>
      <w:r w:rsidRPr="007C6AB8">
        <w:rPr>
          <w:rFonts w:ascii="Inconsolata" w:hAnsi="Inconsolata" w:cs="Menlo Regular"/>
          <w:color w:val="000000"/>
          <w:highlight w:val="lightGray"/>
        </w:rPr>
        <w:t xml:space="preserve">  0</w:t>
      </w:r>
      <w:proofErr w:type="gramEnd"/>
      <w:r w:rsidRPr="007C6AB8">
        <w:rPr>
          <w:rFonts w:ascii="Inconsolata" w:hAnsi="Inconsolata" w:cs="Menlo Regular"/>
          <w:color w:val="000000"/>
          <w:highlight w:val="lightGray"/>
        </w:rPr>
        <w:t xml:space="preserve">    35.00  35.00  35.00</w:t>
      </w:r>
    </w:p>
    <w:p w14:paraId="25666BC8" w14:textId="77777777" w:rsidR="00BC2499"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65418E6D"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1F01E356"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CBMC TRIALS</w:t>
      </w:r>
    </w:p>
    <w:p w14:paraId="267B17C3"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5B4B4C2F"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CBMC_First</w:t>
      </w:r>
      <w:proofErr w:type="spellEnd"/>
      <w:r w:rsidRPr="007C6AB8">
        <w:rPr>
          <w:rFonts w:ascii="Inconsolata" w:hAnsi="Inconsolata" w:cs="Menlo Regular"/>
          <w:color w:val="000000"/>
          <w:highlight w:val="lightGray"/>
        </w:rPr>
        <w:t xml:space="preserve">   10     </w:t>
      </w:r>
    </w:p>
    <w:p w14:paraId="72B697B0"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CBMC_Nth</w:t>
      </w:r>
      <w:proofErr w:type="spellEnd"/>
      <w:r w:rsidRPr="007C6AB8">
        <w:rPr>
          <w:rFonts w:ascii="Inconsolata" w:hAnsi="Inconsolata" w:cs="Menlo Regular"/>
          <w:color w:val="000000"/>
          <w:highlight w:val="lightGray"/>
        </w:rPr>
        <w:t xml:space="preserve">     4</w:t>
      </w:r>
    </w:p>
    <w:p w14:paraId="61E63B5D"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CBMC_Ang</w:t>
      </w:r>
      <w:proofErr w:type="spellEnd"/>
      <w:r w:rsidRPr="007C6AB8">
        <w:rPr>
          <w:rFonts w:ascii="Inconsolata" w:hAnsi="Inconsolata" w:cs="Menlo Regular"/>
          <w:color w:val="000000"/>
          <w:highlight w:val="lightGray"/>
        </w:rPr>
        <w:t xml:space="preserve">     100</w:t>
      </w:r>
    </w:p>
    <w:p w14:paraId="58804583"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Pr>
          <w:rFonts w:ascii="Inconsolata" w:hAnsi="Inconsolata" w:cs="Menlo Regular"/>
          <w:color w:val="000000"/>
          <w:highlight w:val="lightGray"/>
        </w:rPr>
        <w:t>CBMC_Dih</w:t>
      </w:r>
      <w:proofErr w:type="spellEnd"/>
      <w:r>
        <w:rPr>
          <w:rFonts w:ascii="Inconsolata" w:hAnsi="Inconsolata" w:cs="Menlo Regular"/>
          <w:color w:val="000000"/>
          <w:highlight w:val="lightGray"/>
        </w:rPr>
        <w:t xml:space="preserve">     3</w:t>
      </w:r>
      <w:r w:rsidRPr="007C6AB8">
        <w:rPr>
          <w:rFonts w:ascii="Inconsolata" w:hAnsi="Inconsolata" w:cs="Menlo Regular"/>
          <w:color w:val="000000"/>
          <w:highlight w:val="lightGray"/>
        </w:rPr>
        <w:t>0</w:t>
      </w:r>
    </w:p>
    <w:p w14:paraId="4BF78D8D"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72FE47B1"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2011399A"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 OUTPUT ------------</w:t>
      </w:r>
      <w:r>
        <w:rPr>
          <w:rFonts w:ascii="Inconsolata" w:hAnsi="Inconsolata" w:cs="Menlo Regular"/>
          <w:color w:val="000000"/>
          <w:highlight w:val="lightGray"/>
        </w:rPr>
        <w:t>--</w:t>
      </w:r>
      <w:r w:rsidRPr="007C6AB8">
        <w:rPr>
          <w:rFonts w:ascii="Inconsolata" w:hAnsi="Inconsolata" w:cs="Menlo Regular"/>
          <w:color w:val="000000"/>
          <w:highlight w:val="lightGray"/>
        </w:rPr>
        <w:t>=========</w:t>
      </w:r>
    </w:p>
    <w:p w14:paraId="4FDB9CCA"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371AD50A"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1B6BAA71"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0C76614F"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OUTPUT FILE NAME</w:t>
      </w:r>
    </w:p>
    <w:p w14:paraId="347FC647"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24E65C93" w14:textId="77777777" w:rsidR="00BC2499" w:rsidRPr="007C6AB8" w:rsidRDefault="00BC2499" w:rsidP="00BC2499">
      <w:pPr>
        <w:pStyle w:val="ListParagraph"/>
        <w:widowControl w:val="0"/>
        <w:autoSpaceDE w:val="0"/>
        <w:autoSpaceDN w:val="0"/>
        <w:adjustRightInd w:val="0"/>
        <w:spacing w:after="240" w:line="240" w:lineRule="auto"/>
        <w:ind w:left="0"/>
        <w:outlineLvl w:val="0"/>
        <w:rPr>
          <w:rFonts w:ascii="Inconsolata" w:hAnsi="Inconsolata" w:cs="Menlo Regular"/>
          <w:color w:val="000000"/>
          <w:highlight w:val="lightGray"/>
        </w:rPr>
      </w:pPr>
      <w:proofErr w:type="spellStart"/>
      <w:proofErr w:type="gramStart"/>
      <w:r w:rsidRPr="007C6AB8">
        <w:rPr>
          <w:rFonts w:ascii="Inconsolata" w:hAnsi="Inconsolata" w:cs="Menlo Regular"/>
          <w:color w:val="000000"/>
          <w:highlight w:val="lightGray"/>
        </w:rPr>
        <w:t>OutputName</w:t>
      </w:r>
      <w:proofErr w:type="spellEnd"/>
      <w:r w:rsidRPr="007C6AB8">
        <w:rPr>
          <w:rFonts w:ascii="Inconsolata" w:hAnsi="Inconsolata" w:cs="Menlo Regular"/>
          <w:color w:val="000000"/>
          <w:highlight w:val="lightGray"/>
        </w:rPr>
        <w:t xml:space="preserve">  AR</w:t>
      </w:r>
      <w:proofErr w:type="gramEnd"/>
      <w:r w:rsidRPr="007C6AB8">
        <w:rPr>
          <w:rFonts w:ascii="Inconsolata" w:hAnsi="Inconsolata" w:cs="Menlo Regular"/>
          <w:color w:val="000000"/>
          <w:highlight w:val="lightGray"/>
        </w:rPr>
        <w:t>_200_00_K_2220_r5</w:t>
      </w:r>
    </w:p>
    <w:p w14:paraId="347A3185"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4ECA850C"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4A5EED02"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STATISTICS</w:t>
      </w:r>
      <w:r>
        <w:rPr>
          <w:rFonts w:ascii="Inconsolata" w:hAnsi="Inconsolata" w:cs="Menlo Regular"/>
          <w:color w:val="000000"/>
          <w:highlight w:val="lightGray"/>
        </w:rPr>
        <w:tab/>
        <w:t>ENABLE,</w:t>
      </w:r>
      <w:r>
        <w:rPr>
          <w:rFonts w:ascii="Inconsolata" w:hAnsi="Inconsolata" w:cs="Menlo Regular"/>
          <w:color w:val="000000"/>
          <w:highlight w:val="lightGray"/>
        </w:rPr>
        <w:tab/>
        <w:t>FREQ.</w:t>
      </w:r>
      <w:r w:rsidRPr="007C6AB8">
        <w:rPr>
          <w:rFonts w:ascii="Inconsolata" w:hAnsi="Inconsolata" w:cs="Menlo Regular"/>
          <w:color w:val="000000"/>
          <w:highlight w:val="lightGray"/>
        </w:rPr>
        <w:t xml:space="preserve">           </w:t>
      </w:r>
    </w:p>
    <w:p w14:paraId="36B742CA"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2F8A09CA"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CoordinatesFreq</w:t>
      </w:r>
      <w:proofErr w:type="spellEnd"/>
      <w:r w:rsidRPr="007C6AB8">
        <w:rPr>
          <w:rFonts w:ascii="Inconsolata" w:hAnsi="Inconsolata" w:cs="Menlo Regular"/>
          <w:color w:val="000000"/>
          <w:highlight w:val="lightGray"/>
        </w:rPr>
        <w:t xml:space="preserve">    true   1000000</w:t>
      </w:r>
    </w:p>
    <w:p w14:paraId="5DA64C05"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proofErr w:type="gramStart"/>
      <w:r>
        <w:rPr>
          <w:rFonts w:ascii="Inconsolata" w:hAnsi="Inconsolata" w:cs="Menlo Regular"/>
          <w:color w:val="000000"/>
          <w:highlight w:val="lightGray"/>
        </w:rPr>
        <w:t>RestartFreq</w:t>
      </w:r>
      <w:proofErr w:type="spellEnd"/>
      <w:r>
        <w:rPr>
          <w:rFonts w:ascii="Inconsolata" w:hAnsi="Inconsolata" w:cs="Menlo Regular"/>
          <w:color w:val="000000"/>
          <w:highlight w:val="lightGray"/>
        </w:rPr>
        <w:t xml:space="preserve">  </w:t>
      </w:r>
      <w:r>
        <w:rPr>
          <w:rFonts w:ascii="Inconsolata" w:hAnsi="Inconsolata" w:cs="Menlo Regular"/>
          <w:color w:val="000000"/>
          <w:highlight w:val="lightGray"/>
        </w:rPr>
        <w:tab/>
      </w:r>
      <w:proofErr w:type="gramEnd"/>
      <w:r>
        <w:rPr>
          <w:rFonts w:ascii="Inconsolata" w:hAnsi="Inconsolata" w:cs="Menlo Regular"/>
          <w:color w:val="000000"/>
          <w:highlight w:val="lightGray"/>
        </w:rPr>
        <w:t xml:space="preserve">   true   </w:t>
      </w:r>
      <w:r w:rsidRPr="007C6AB8">
        <w:rPr>
          <w:rFonts w:ascii="Inconsolata" w:hAnsi="Inconsolata" w:cs="Menlo Regular"/>
          <w:color w:val="000000"/>
          <w:highlight w:val="lightGray"/>
        </w:rPr>
        <w:t>1000000</w:t>
      </w:r>
    </w:p>
    <w:p w14:paraId="4FBF3A27"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ConsoleFreq</w:t>
      </w:r>
      <w:proofErr w:type="spellEnd"/>
      <w:r w:rsidRPr="007C6AB8">
        <w:rPr>
          <w:rFonts w:ascii="Inconsolata" w:hAnsi="Inconsolata" w:cs="Menlo Regular"/>
          <w:color w:val="000000"/>
          <w:highlight w:val="lightGray"/>
        </w:rPr>
        <w:t xml:space="preserve">        true   1000000</w:t>
      </w:r>
    </w:p>
    <w:p w14:paraId="7626B7F1"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BlockAverageFreq</w:t>
      </w:r>
      <w:proofErr w:type="spellEnd"/>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 xml:space="preserve">true </w:t>
      </w:r>
      <w:r w:rsidRPr="007C6AB8">
        <w:rPr>
          <w:rFonts w:ascii="Inconsolata" w:hAnsi="Inconsolata" w:cs="Menlo Regular"/>
          <w:color w:val="000000"/>
          <w:highlight w:val="lightGray"/>
        </w:rPr>
        <w:t xml:space="preserve">  1000000</w:t>
      </w:r>
    </w:p>
    <w:p w14:paraId="466B873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262F5420"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00BB0EDE"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233619D1"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ENABLE</w:t>
      </w: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BLK</w:t>
      </w: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AVF</w:t>
      </w: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FLUCK.</w:t>
      </w:r>
    </w:p>
    <w:p w14:paraId="6D891F1F"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407BD672"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OutEnergy</w:t>
      </w:r>
      <w:proofErr w:type="spellEnd"/>
      <w:r w:rsidRPr="007C6AB8">
        <w:rPr>
          <w:rFonts w:ascii="Inconsolata" w:hAnsi="Inconsolata" w:cs="Menlo Regular"/>
          <w:color w:val="000000"/>
          <w:highlight w:val="lightGray"/>
        </w:rPr>
        <w:t xml:space="preserve">         true    </w:t>
      </w:r>
      <w:proofErr w:type="spellStart"/>
      <w:r w:rsidRPr="007C6AB8">
        <w:rPr>
          <w:rFonts w:ascii="Inconsolata" w:hAnsi="Inconsolata" w:cs="Menlo Regular"/>
          <w:color w:val="000000"/>
          <w:highlight w:val="lightGray"/>
        </w:rPr>
        <w:t>true</w:t>
      </w:r>
      <w:proofErr w:type="spellEnd"/>
      <w:r w:rsidRPr="007C6AB8">
        <w:rPr>
          <w:rFonts w:ascii="Inconsolata" w:hAnsi="Inconsolata" w:cs="Menlo Regular"/>
          <w:color w:val="000000"/>
          <w:highlight w:val="lightGray"/>
        </w:rPr>
        <w:t xml:space="preserve">   </w:t>
      </w:r>
    </w:p>
    <w:p w14:paraId="69DE9E1E"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Out</w:t>
      </w:r>
      <w:r>
        <w:rPr>
          <w:rFonts w:ascii="Inconsolata" w:hAnsi="Inconsolata" w:cs="Menlo Regular"/>
          <w:color w:val="000000"/>
          <w:highlight w:val="lightGray"/>
        </w:rPr>
        <w:t>Pressure</w:t>
      </w:r>
      <w:proofErr w:type="spellEnd"/>
      <w:r>
        <w:rPr>
          <w:rFonts w:ascii="Inconsolata" w:hAnsi="Inconsolata" w:cs="Menlo Regular"/>
          <w:color w:val="000000"/>
          <w:highlight w:val="lightGray"/>
        </w:rPr>
        <w:t xml:space="preserve"> </w:t>
      </w:r>
      <w:proofErr w:type="gramStart"/>
      <w:r>
        <w:rPr>
          <w:rFonts w:ascii="Inconsolata" w:hAnsi="Inconsolata" w:cs="Menlo Regular"/>
          <w:color w:val="000000"/>
          <w:highlight w:val="lightGray"/>
        </w:rPr>
        <w:tab/>
        <w:t xml:space="preserve">  true</w:t>
      </w:r>
      <w:proofErr w:type="gramEnd"/>
      <w:r>
        <w:rPr>
          <w:rFonts w:ascii="Inconsolata" w:hAnsi="Inconsolata" w:cs="Menlo Regular"/>
          <w:color w:val="000000"/>
          <w:highlight w:val="lightGray"/>
        </w:rPr>
        <w:t xml:space="preserve">    </w:t>
      </w:r>
      <w:proofErr w:type="spellStart"/>
      <w:r>
        <w:rPr>
          <w:rFonts w:ascii="Inconsolata" w:hAnsi="Inconsolata" w:cs="Menlo Regular"/>
          <w:color w:val="000000"/>
          <w:highlight w:val="lightGray"/>
        </w:rPr>
        <w:t>true</w:t>
      </w:r>
      <w:proofErr w:type="spellEnd"/>
    </w:p>
    <w:p w14:paraId="1C64C269"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OutMolNum</w:t>
      </w:r>
      <w:proofErr w:type="spellEnd"/>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 xml:space="preserve">false   </w:t>
      </w:r>
      <w:proofErr w:type="spellStart"/>
      <w:r>
        <w:rPr>
          <w:rFonts w:ascii="Inconsolata" w:hAnsi="Inconsolata" w:cs="Menlo Regular"/>
          <w:color w:val="000000"/>
          <w:highlight w:val="lightGray"/>
        </w:rPr>
        <w:t>false</w:t>
      </w:r>
      <w:proofErr w:type="spellEnd"/>
      <w:r w:rsidRPr="007C6AB8">
        <w:rPr>
          <w:rFonts w:ascii="Inconsolata" w:hAnsi="Inconsolata" w:cs="Menlo Regular"/>
          <w:color w:val="000000"/>
          <w:highlight w:val="lightGray"/>
        </w:rPr>
        <w:t xml:space="preserve">    </w:t>
      </w:r>
    </w:p>
    <w:p w14:paraId="608303FE"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OutDensity</w:t>
      </w:r>
      <w:proofErr w:type="spellEnd"/>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 xml:space="preserve">false   </w:t>
      </w:r>
      <w:proofErr w:type="spellStart"/>
      <w:r>
        <w:rPr>
          <w:rFonts w:ascii="Inconsolata" w:hAnsi="Inconsolata" w:cs="Menlo Regular"/>
          <w:color w:val="000000"/>
          <w:highlight w:val="lightGray"/>
        </w:rPr>
        <w:t>false</w:t>
      </w:r>
      <w:proofErr w:type="spellEnd"/>
      <w:r w:rsidRPr="007C6AB8">
        <w:rPr>
          <w:rFonts w:ascii="Inconsolata" w:hAnsi="Inconsolata" w:cs="Menlo Regular"/>
          <w:color w:val="000000"/>
          <w:highlight w:val="lightGray"/>
        </w:rPr>
        <w:t xml:space="preserve">    </w:t>
      </w:r>
    </w:p>
    <w:p w14:paraId="1FBC2465" w14:textId="77777777" w:rsidR="00BC2499" w:rsidRDefault="00BC2499" w:rsidP="00BC2499">
      <w:pPr>
        <w:widowControl w:val="0"/>
        <w:autoSpaceDE w:val="0"/>
        <w:autoSpaceDN w:val="0"/>
        <w:adjustRightInd w:val="0"/>
        <w:spacing w:after="240" w:line="240" w:lineRule="auto"/>
      </w:pPr>
      <w:r>
        <w:lastRenderedPageBreak/>
        <w:t xml:space="preserve">Here’s a sample of how a typical </w:t>
      </w:r>
      <w:r w:rsidRPr="007516E2">
        <w:rPr>
          <w:color w:val="9CC2E5" w:themeColor="accent1" w:themeTint="99"/>
        </w:rPr>
        <w:t xml:space="preserve">Gibbs ensemble </w:t>
      </w:r>
      <w:r>
        <w:t>control file might be expected to look:</w:t>
      </w:r>
    </w:p>
    <w:p w14:paraId="0FCD0046" w14:textId="64FF515F"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Pr>
          <w:rFonts w:ascii="Inconsolata" w:hAnsi="Inconsolata" w:cs="Menlo Regular"/>
          <w:color w:val="000000"/>
          <w:highlight w:val="lightGray"/>
        </w:rPr>
        <w:t>#==================================================</w:t>
      </w:r>
      <w:r w:rsidR="00E67FEA">
        <w:rPr>
          <w:rFonts w:ascii="Inconsolata" w:hAnsi="Inconsolata" w:cs="Menlo Regular"/>
          <w:color w:val="000000"/>
          <w:highlight w:val="lightGray"/>
        </w:rPr>
        <w:t>===========</w:t>
      </w:r>
      <w:r w:rsidR="00E67FEA">
        <w:rPr>
          <w:rFonts w:ascii="Inconsolata" w:hAnsi="Inconsolata" w:cs="Menlo Regular"/>
          <w:color w:val="000000"/>
          <w:highlight w:val="lightGray"/>
        </w:rPr>
        <w:br/>
        <w:t>#=       GOMC beta 2</w:t>
      </w:r>
      <w:r>
        <w:rPr>
          <w:rFonts w:ascii="Inconsolata" w:hAnsi="Inconsolata" w:cs="Menlo Regular"/>
          <w:color w:val="000000"/>
          <w:highlight w:val="lightGray"/>
        </w:rPr>
        <w:t xml:space="preserve">.00 </w:t>
      </w:r>
      <w:r>
        <w:rPr>
          <w:rFonts w:ascii="Courier New" w:hAnsi="Courier New" w:cs="Courier New"/>
          <w:color w:val="000000"/>
          <w:highlight w:val="lightGray"/>
        </w:rPr>
        <w:t>–</w:t>
      </w:r>
      <w:r>
        <w:rPr>
          <w:rFonts w:ascii="Inconsolata" w:hAnsi="Inconsolata" w:cs="Menlo Regular"/>
          <w:color w:val="000000"/>
          <w:highlight w:val="lightGray"/>
        </w:rPr>
        <w:t xml:space="preserve"> Gibbs ensemble Control example     =</w:t>
      </w:r>
      <w:r>
        <w:rPr>
          <w:rFonts w:ascii="Inconsolata" w:hAnsi="Inconsolata" w:cs="Menlo Regular"/>
          <w:color w:val="000000"/>
          <w:highlight w:val="lightGray"/>
        </w:rPr>
        <w:br/>
        <w:t>#=============================================================</w:t>
      </w:r>
      <w:r>
        <w:rPr>
          <w:rFonts w:ascii="Inconsolata" w:hAnsi="Inconsolata" w:cs="Menlo Regular"/>
          <w:color w:val="000000"/>
          <w:highlight w:val="lightGray"/>
        </w:rPr>
        <w:br/>
      </w:r>
      <w:r>
        <w:rPr>
          <w:rFonts w:ascii="Inconsolata" w:hAnsi="Inconsolata" w:cs="Menlo Regular"/>
          <w:color w:val="000000"/>
          <w:highlight w:val="lightGray"/>
        </w:rPr>
        <w:br/>
      </w:r>
    </w:p>
    <w:p w14:paraId="46903F24"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26D32D62"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ENABLE</w:t>
      </w: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STEP</w:t>
      </w:r>
    </w:p>
    <w:p w14:paraId="0E80D242"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7F0EF6A7"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Restart</w:t>
      </w:r>
      <w:r w:rsidRPr="007C6AB8">
        <w:rPr>
          <w:rFonts w:ascii="Inconsolata" w:hAnsi="Inconsolata" w:cs="Menlo Regular"/>
          <w:color w:val="000000"/>
          <w:highlight w:val="lightGray"/>
        </w:rPr>
        <w:tab/>
        <w:t xml:space="preserve"> </w:t>
      </w:r>
      <w:r w:rsidRPr="007C6AB8">
        <w:rPr>
          <w:rFonts w:ascii="Inconsolata" w:hAnsi="Inconsolata" w:cs="Menlo Regular"/>
          <w:color w:val="000000"/>
          <w:highlight w:val="lightGray"/>
        </w:rPr>
        <w:tab/>
        <w:t xml:space="preserve">false   </w:t>
      </w:r>
    </w:p>
    <w:p w14:paraId="7C196C36"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76594415"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5995CC31"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KIND</w:t>
      </w:r>
      <w:r w:rsidRPr="007C6AB8">
        <w:rPr>
          <w:rFonts w:ascii="Inconsolata" w:hAnsi="Inconsolata" w:cs="Menlo Regular"/>
          <w:color w:val="000000"/>
          <w:highlight w:val="lightGray"/>
        </w:rPr>
        <w:t xml:space="preserve"> {RESTART, RANDOM, INTSEED}</w:t>
      </w:r>
    </w:p>
    <w:p w14:paraId="62C769A9"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172D6DE3"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PRNG     </w:t>
      </w:r>
      <w:r w:rsidRPr="007C6AB8">
        <w:rPr>
          <w:rFonts w:ascii="Inconsolata" w:hAnsi="Inconsolata" w:cs="Menlo Regular"/>
          <w:color w:val="000000"/>
          <w:highlight w:val="lightGray"/>
        </w:rPr>
        <w:tab/>
      </w:r>
      <w:r>
        <w:rPr>
          <w:rFonts w:ascii="Inconsolata" w:hAnsi="Inconsolata" w:cs="Menlo Regular"/>
          <w:color w:val="000000"/>
          <w:highlight w:val="lightGray"/>
        </w:rPr>
        <w:tab/>
        <w:t>INTSEED</w:t>
      </w:r>
    </w:p>
    <w:p w14:paraId="44DD49BF"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Random_</w:t>
      </w:r>
      <w:proofErr w:type="gramStart"/>
      <w:r w:rsidRPr="007C6AB8">
        <w:rPr>
          <w:rFonts w:ascii="Inconsolata" w:hAnsi="Inconsolata" w:cs="Menlo Regular"/>
          <w:color w:val="000000"/>
          <w:highlight w:val="lightGray"/>
        </w:rPr>
        <w:t>Seed</w:t>
      </w:r>
      <w:proofErr w:type="spellEnd"/>
      <w:r w:rsidRPr="007C6AB8">
        <w:rPr>
          <w:rFonts w:ascii="Inconsolata" w:hAnsi="Inconsolata" w:cs="Menlo Regular"/>
          <w:color w:val="000000"/>
          <w:highlight w:val="lightGray"/>
        </w:rPr>
        <w:t xml:space="preserve">  </w:t>
      </w:r>
      <w:r w:rsidRPr="007C6AB8">
        <w:rPr>
          <w:rFonts w:ascii="Inconsolata" w:hAnsi="Inconsolata" w:cs="Menlo Regular"/>
          <w:color w:val="000000"/>
          <w:highlight w:val="lightGray"/>
        </w:rPr>
        <w:tab/>
      </w:r>
      <w:proofErr w:type="gramEnd"/>
      <w:r w:rsidRPr="007C6AB8">
        <w:rPr>
          <w:rFonts w:ascii="Inconsolata" w:hAnsi="Inconsolata" w:cs="Menlo Regular"/>
          <w:color w:val="000000"/>
          <w:highlight w:val="lightGray"/>
        </w:rPr>
        <w:t>49</w:t>
      </w:r>
    </w:p>
    <w:p w14:paraId="78630BA3"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0AC25199"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5BC104EA"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FORCE FIELD</w:t>
      </w:r>
    </w:p>
    <w:p w14:paraId="16E676E7"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226C32FE"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ParaTypeCHARMM</w:t>
      </w:r>
      <w:proofErr w:type="spellEnd"/>
      <w:r w:rsidRPr="007C6AB8">
        <w:rPr>
          <w:rFonts w:ascii="Inconsolata" w:hAnsi="Inconsolata" w:cs="Menlo Regular"/>
          <w:color w:val="000000"/>
          <w:highlight w:val="lightGray"/>
        </w:rPr>
        <w:tab/>
        <w:t xml:space="preserve"> </w:t>
      </w:r>
      <w:r>
        <w:rPr>
          <w:rFonts w:ascii="Inconsolata" w:hAnsi="Inconsolata" w:cs="Menlo Regular"/>
          <w:color w:val="000000"/>
          <w:highlight w:val="lightGray"/>
        </w:rPr>
        <w:t>false</w:t>
      </w:r>
    </w:p>
    <w:p w14:paraId="2BED012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ParaTypeEXOTIC</w:t>
      </w:r>
      <w:proofErr w:type="spellEnd"/>
      <w:r w:rsidRPr="007C6AB8">
        <w:rPr>
          <w:rFonts w:ascii="Inconsolata" w:hAnsi="Inconsolata" w:cs="Menlo Regular"/>
          <w:color w:val="000000"/>
          <w:highlight w:val="lightGray"/>
        </w:rPr>
        <w:tab/>
        <w:t xml:space="preserve"> </w:t>
      </w:r>
      <w:r>
        <w:rPr>
          <w:rFonts w:ascii="Inconsolata" w:hAnsi="Inconsolata" w:cs="Menlo Regular"/>
          <w:color w:val="000000"/>
          <w:highlight w:val="lightGray"/>
        </w:rPr>
        <w:t>true</w:t>
      </w:r>
    </w:p>
    <w:p w14:paraId="3E522EED"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Parameters     </w:t>
      </w:r>
      <w:r w:rsidRPr="007C6AB8">
        <w:rPr>
          <w:rFonts w:ascii="Inconsolata" w:hAnsi="Inconsolata" w:cs="Menlo Regular"/>
          <w:color w:val="000000"/>
          <w:highlight w:val="lightGray"/>
        </w:rPr>
        <w:tab/>
        <w:t xml:space="preserve"> </w:t>
      </w:r>
      <w:proofErr w:type="spellStart"/>
      <w:r w:rsidRPr="007C6AB8">
        <w:rPr>
          <w:rFonts w:ascii="Inconsolata" w:hAnsi="Inconsolata" w:cs="Menlo Regular"/>
          <w:color w:val="000000"/>
          <w:highlight w:val="lightGray"/>
        </w:rPr>
        <w:t>Par_MODEL_NAME.inp</w:t>
      </w:r>
      <w:proofErr w:type="spellEnd"/>
    </w:p>
    <w:p w14:paraId="71DF1A4E"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170104DF"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1D248D1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INPUT PDB FILES</w:t>
      </w:r>
    </w:p>
    <w:p w14:paraId="1E45A065"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702711E3"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Pr>
          <w:rFonts w:ascii="Inconsolata" w:hAnsi="Inconsolata" w:cs="Menlo Regular"/>
          <w:color w:val="000000"/>
          <w:highlight w:val="lightGray"/>
        </w:rPr>
        <w:t xml:space="preserve">Coordinates 0    </w:t>
      </w:r>
      <w:r w:rsidRPr="007C6AB8">
        <w:rPr>
          <w:rFonts w:ascii="Inconsolata" w:hAnsi="Inconsolata" w:cs="Menlo Regular"/>
          <w:color w:val="000000"/>
          <w:highlight w:val="lightGray"/>
        </w:rPr>
        <w:t xml:space="preserve">STEP3_START_XX_PHA_BOX_0.pdb  </w:t>
      </w:r>
    </w:p>
    <w:p w14:paraId="25E63172"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Pr>
          <w:rFonts w:ascii="Inconsolata" w:hAnsi="Inconsolata" w:cs="Menlo Regular"/>
          <w:color w:val="000000"/>
          <w:highlight w:val="lightGray"/>
        </w:rPr>
        <w:t>Coordinates 1</w:t>
      </w:r>
      <w:r>
        <w:rPr>
          <w:rFonts w:ascii="Inconsolata" w:hAnsi="Inconsolata" w:cs="Menlo Regular"/>
          <w:color w:val="000000"/>
          <w:highlight w:val="lightGray"/>
        </w:rPr>
        <w:tab/>
        <w:t xml:space="preserve"> </w:t>
      </w:r>
      <w:r w:rsidRPr="007C6AB8">
        <w:rPr>
          <w:rFonts w:ascii="Inconsolata" w:hAnsi="Inconsolata" w:cs="Menlo Regular"/>
          <w:color w:val="000000"/>
          <w:highlight w:val="lightGray"/>
        </w:rPr>
        <w:t>STEP3_START_XX_</w:t>
      </w:r>
      <w:r>
        <w:rPr>
          <w:rFonts w:ascii="Inconsolata" w:hAnsi="Inconsolata" w:cs="Menlo Regular"/>
          <w:color w:val="000000"/>
          <w:highlight w:val="lightGray"/>
        </w:rPr>
        <w:t>PHA</w:t>
      </w:r>
      <w:r w:rsidRPr="007C6AB8">
        <w:rPr>
          <w:rFonts w:ascii="Inconsolata" w:hAnsi="Inconsolata" w:cs="Menlo Regular"/>
          <w:color w:val="000000"/>
          <w:highlight w:val="lightGray"/>
        </w:rPr>
        <w:t>_BOX_1.pdb</w:t>
      </w:r>
    </w:p>
    <w:p w14:paraId="0B039F2F"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24FE8D77"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5485DB55"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INPUT PSF FILES</w:t>
      </w:r>
    </w:p>
    <w:p w14:paraId="2E3C2233"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53F8BB9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Structure </w:t>
      </w:r>
      <w:proofErr w:type="gramStart"/>
      <w:r w:rsidRPr="007C6AB8">
        <w:rPr>
          <w:rFonts w:ascii="Inconsolata" w:hAnsi="Inconsolata" w:cs="Menlo Regular"/>
          <w:color w:val="000000"/>
          <w:highlight w:val="lightGray"/>
        </w:rPr>
        <w:t xml:space="preserve">0  </w:t>
      </w:r>
      <w:r w:rsidRPr="007C6AB8">
        <w:rPr>
          <w:rFonts w:ascii="Inconsolata" w:hAnsi="Inconsolata" w:cs="Menlo Regular"/>
          <w:color w:val="000000"/>
          <w:highlight w:val="lightGray"/>
        </w:rPr>
        <w:tab/>
      </w:r>
      <w:proofErr w:type="gramEnd"/>
      <w:r w:rsidRPr="007C6AB8">
        <w:rPr>
          <w:rFonts w:ascii="Inconsolata" w:hAnsi="Inconsolata" w:cs="Menlo Regular"/>
          <w:color w:val="000000"/>
          <w:highlight w:val="lightGray"/>
        </w:rPr>
        <w:t xml:space="preserve"> STEP3_START_XX_PHA_BOX_0.psf  </w:t>
      </w:r>
    </w:p>
    <w:p w14:paraId="0841917C"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Structure 1</w:t>
      </w:r>
      <w:r w:rsidRPr="007C6AB8">
        <w:rPr>
          <w:rFonts w:ascii="Inconsolata" w:hAnsi="Inconsolata" w:cs="Menlo Regular"/>
          <w:color w:val="000000"/>
          <w:highlight w:val="lightGray"/>
        </w:rPr>
        <w:tab/>
        <w:t xml:space="preserve"> STEP3_START_XX_</w:t>
      </w:r>
      <w:r>
        <w:rPr>
          <w:rFonts w:ascii="Inconsolata" w:hAnsi="Inconsolata" w:cs="Menlo Regular"/>
          <w:color w:val="000000"/>
          <w:highlight w:val="lightGray"/>
        </w:rPr>
        <w:t>PHA</w:t>
      </w:r>
      <w:r w:rsidRPr="007C6AB8">
        <w:rPr>
          <w:rFonts w:ascii="Inconsolata" w:hAnsi="Inconsolata" w:cs="Menlo Regular"/>
          <w:color w:val="000000"/>
          <w:highlight w:val="lightGray"/>
        </w:rPr>
        <w:t>_BOX_1.psf</w:t>
      </w:r>
    </w:p>
    <w:p w14:paraId="5676FEAA"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2E149793"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6707B7BE"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w:t>
      </w:r>
      <w:r>
        <w:rPr>
          <w:rFonts w:ascii="Inconsolata" w:hAnsi="Inconsolata" w:cs="Menlo Regular"/>
          <w:color w:val="000000"/>
          <w:highlight w:val="lightGray"/>
        </w:rPr>
        <w:t>---------- SYSTEM --------------------</w:t>
      </w:r>
      <w:r w:rsidRPr="007C6AB8">
        <w:rPr>
          <w:rFonts w:ascii="Inconsolata" w:hAnsi="Inconsolata" w:cs="Menlo Regular"/>
          <w:color w:val="000000"/>
          <w:highlight w:val="lightGray"/>
        </w:rPr>
        <w:t>==========</w:t>
      </w:r>
    </w:p>
    <w:p w14:paraId="2E20EFF5"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40A24E1D"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2D9B8CA6"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436F752D"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GEMC TYPE (DEFULT IS NVT_GEMC)  </w:t>
      </w:r>
    </w:p>
    <w:p w14:paraId="25EF1405"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5FDFC10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GEMC </w:t>
      </w:r>
      <w:r>
        <w:rPr>
          <w:rFonts w:ascii="Inconsolata" w:hAnsi="Inconsolata" w:cs="Menlo Regular"/>
          <w:color w:val="000000"/>
          <w:highlight w:val="lightGray"/>
        </w:rPr>
        <w:tab/>
      </w:r>
      <w:r>
        <w:rPr>
          <w:rFonts w:ascii="Inconsolata" w:hAnsi="Inconsolata" w:cs="Menlo Regular"/>
          <w:color w:val="000000"/>
          <w:highlight w:val="lightGray"/>
        </w:rPr>
        <w:tab/>
      </w:r>
      <w:r w:rsidRPr="007C6AB8">
        <w:rPr>
          <w:rFonts w:ascii="Inconsolata" w:hAnsi="Inconsolata" w:cs="Menlo Regular"/>
          <w:color w:val="000000"/>
          <w:highlight w:val="lightGray"/>
        </w:rPr>
        <w:t>NPT</w:t>
      </w:r>
    </w:p>
    <w:p w14:paraId="25FD391C"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Pressure   2.50</w:t>
      </w:r>
    </w:p>
    <w:p w14:paraId="7E849B8B"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4050226D" w14:textId="77777777" w:rsidR="00BC2499" w:rsidRDefault="00BC2499" w:rsidP="00BC2499">
      <w:pPr>
        <w:rPr>
          <w:rFonts w:ascii="Inconsolata" w:hAnsi="Inconsolata" w:cs="Menlo Regular"/>
          <w:color w:val="000000"/>
          <w:highlight w:val="lightGray"/>
        </w:rPr>
      </w:pPr>
      <w:r>
        <w:rPr>
          <w:rFonts w:ascii="Inconsolata" w:hAnsi="Inconsolata" w:cs="Menlo Regular"/>
          <w:color w:val="000000"/>
          <w:highlight w:val="lightGray"/>
        </w:rPr>
        <w:br w:type="page"/>
      </w:r>
    </w:p>
    <w:p w14:paraId="5D457E0C"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lastRenderedPageBreak/>
        <w:t>#############################</w:t>
      </w:r>
    </w:p>
    <w:p w14:paraId="4E017304"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SIMULATION CONDITION   </w:t>
      </w:r>
    </w:p>
    <w:p w14:paraId="28A6466F"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0DE8CBF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Temperature     200.00</w:t>
      </w:r>
    </w:p>
    <w:p w14:paraId="36E5B30D"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Potential </w:t>
      </w:r>
      <w:r>
        <w:rPr>
          <w:rFonts w:ascii="Inconsolata" w:hAnsi="Inconsolata" w:cs="Menlo Regular"/>
          <w:color w:val="000000"/>
          <w:highlight w:val="lightGray"/>
        </w:rPr>
        <w:tab/>
      </w:r>
      <w:r>
        <w:rPr>
          <w:rFonts w:ascii="Inconsolata" w:hAnsi="Inconsolata" w:cs="Menlo Regular"/>
          <w:color w:val="000000"/>
          <w:highlight w:val="lightGray"/>
        </w:rPr>
        <w:tab/>
      </w:r>
      <w:r w:rsidRPr="007C6AB8">
        <w:rPr>
          <w:rFonts w:ascii="Inconsolata" w:hAnsi="Inconsolata" w:cs="Menlo Regular"/>
          <w:color w:val="000000"/>
          <w:highlight w:val="lightGray"/>
        </w:rPr>
        <w:t xml:space="preserve">SWITCH   </w:t>
      </w:r>
    </w:p>
    <w:p w14:paraId="2512B7EA"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LRC</w:t>
      </w:r>
      <w:r w:rsidRPr="007C6AB8">
        <w:rPr>
          <w:rFonts w:ascii="Inconsolata" w:hAnsi="Inconsolata" w:cs="Menlo Regular"/>
          <w:color w:val="000000"/>
          <w:highlight w:val="lightGray"/>
        </w:rPr>
        <w:tab/>
      </w:r>
      <w:r w:rsidRPr="007C6AB8">
        <w:rPr>
          <w:rFonts w:ascii="Inconsolata" w:hAnsi="Inconsolata" w:cs="Menlo Regular"/>
          <w:color w:val="000000"/>
          <w:highlight w:val="lightGray"/>
        </w:rPr>
        <w:tab/>
      </w:r>
      <w:r>
        <w:rPr>
          <w:rFonts w:ascii="Inconsolata" w:hAnsi="Inconsolata" w:cs="Menlo Regular"/>
          <w:color w:val="000000"/>
          <w:highlight w:val="lightGray"/>
        </w:rPr>
        <w:tab/>
        <w:t>false</w:t>
      </w:r>
    </w:p>
    <w:p w14:paraId="5A265CB4"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Rswitch</w:t>
      </w:r>
      <w:proofErr w:type="spellEnd"/>
      <w:r w:rsidRPr="007C6AB8">
        <w:rPr>
          <w:rFonts w:ascii="Inconsolata" w:hAnsi="Inconsolata" w:cs="Menlo Regular"/>
          <w:color w:val="000000"/>
          <w:highlight w:val="lightGray"/>
        </w:rPr>
        <w:tab/>
      </w:r>
      <w:r w:rsidRPr="007C6AB8">
        <w:rPr>
          <w:rFonts w:ascii="Inconsolata" w:hAnsi="Inconsolata" w:cs="Menlo Regular"/>
          <w:color w:val="000000"/>
          <w:highlight w:val="lightGray"/>
        </w:rPr>
        <w:tab/>
        <w:t xml:space="preserve">7     </w:t>
      </w:r>
    </w:p>
    <w:p w14:paraId="08E5AF71" w14:textId="77777777" w:rsidR="009B5BB1"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Rcut</w:t>
      </w:r>
      <w:proofErr w:type="spellEnd"/>
      <w:r w:rsidRPr="007C6AB8">
        <w:rPr>
          <w:rFonts w:ascii="Inconsolata" w:hAnsi="Inconsolata" w:cs="Menlo Regular"/>
          <w:color w:val="000000"/>
          <w:highlight w:val="lightGray"/>
        </w:rPr>
        <w:tab/>
      </w:r>
      <w:r w:rsidRPr="007C6AB8">
        <w:rPr>
          <w:rFonts w:ascii="Inconsolata" w:hAnsi="Inconsolata" w:cs="Menlo Regular"/>
          <w:color w:val="000000"/>
          <w:highlight w:val="lightGray"/>
        </w:rPr>
        <w:tab/>
      </w:r>
      <w:r>
        <w:rPr>
          <w:rFonts w:ascii="Inconsolata" w:hAnsi="Inconsolata" w:cs="Menlo Regular"/>
          <w:color w:val="000000"/>
          <w:highlight w:val="lightGray"/>
        </w:rPr>
        <w:tab/>
      </w:r>
      <w:r w:rsidRPr="007C6AB8">
        <w:rPr>
          <w:rFonts w:ascii="Inconsolata" w:hAnsi="Inconsolata" w:cs="Menlo Regular"/>
          <w:color w:val="000000"/>
          <w:highlight w:val="lightGray"/>
        </w:rPr>
        <w:t xml:space="preserve">10 </w:t>
      </w:r>
    </w:p>
    <w:p w14:paraId="0CBF5749" w14:textId="79077E65" w:rsidR="00BC2499" w:rsidRPr="007C6AB8" w:rsidRDefault="009B5BB1"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Pr>
          <w:rFonts w:ascii="Inconsolata" w:hAnsi="Inconsolata" w:cs="Menlo Regular"/>
          <w:color w:val="000000"/>
          <w:highlight w:val="lightGray"/>
        </w:rPr>
        <w:t>RcutLow</w:t>
      </w:r>
      <w:proofErr w:type="spellEnd"/>
      <w:r>
        <w:rPr>
          <w:rFonts w:ascii="Inconsolata" w:hAnsi="Inconsolata" w:cs="Menlo Regular"/>
          <w:color w:val="000000"/>
          <w:highlight w:val="lightGray"/>
        </w:rPr>
        <w:tab/>
      </w:r>
      <w:r>
        <w:rPr>
          <w:rFonts w:ascii="Inconsolata" w:hAnsi="Inconsolata" w:cs="Menlo Regular"/>
          <w:color w:val="000000"/>
          <w:highlight w:val="lightGray"/>
        </w:rPr>
        <w:tab/>
        <w:t>1.0</w:t>
      </w:r>
      <w:r w:rsidR="00BC2499" w:rsidRPr="007C6AB8">
        <w:rPr>
          <w:rFonts w:ascii="Inconsolata" w:hAnsi="Inconsolata" w:cs="Menlo Regular"/>
          <w:color w:val="000000"/>
          <w:highlight w:val="lightGray"/>
        </w:rPr>
        <w:t xml:space="preserve">  </w:t>
      </w:r>
    </w:p>
    <w:p w14:paraId="2384429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Exclude </w:t>
      </w:r>
      <w:r w:rsidRPr="007C6AB8">
        <w:rPr>
          <w:rFonts w:ascii="Inconsolata" w:hAnsi="Inconsolata" w:cs="Menlo Regular"/>
          <w:color w:val="000000"/>
          <w:highlight w:val="lightGray"/>
        </w:rPr>
        <w:tab/>
      </w:r>
      <w:r>
        <w:rPr>
          <w:rFonts w:ascii="Inconsolata" w:hAnsi="Inconsolata" w:cs="Menlo Regular"/>
          <w:color w:val="000000"/>
          <w:highlight w:val="lightGray"/>
        </w:rPr>
        <w:tab/>
        <w:t>1-4</w:t>
      </w:r>
      <w:r w:rsidRPr="007C6AB8">
        <w:rPr>
          <w:rFonts w:ascii="Inconsolata" w:hAnsi="Inconsolata" w:cs="Menlo Regular"/>
          <w:color w:val="000000"/>
          <w:highlight w:val="lightGray"/>
        </w:rPr>
        <w:t xml:space="preserve"> </w:t>
      </w:r>
    </w:p>
    <w:p w14:paraId="23FB881A" w14:textId="77777777" w:rsidR="00BC2499"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03A120D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5775B850"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5A2CB79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ELECTROSTATIC   </w:t>
      </w:r>
    </w:p>
    <w:p w14:paraId="008C169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194B6691" w14:textId="77777777" w:rsidR="00BC2499"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Ewald</w:t>
      </w:r>
      <w:r w:rsidRPr="007C6AB8">
        <w:rPr>
          <w:rFonts w:ascii="Inconsolata" w:hAnsi="Inconsolata" w:cs="Menlo Regular"/>
          <w:color w:val="000000"/>
          <w:highlight w:val="lightGray"/>
        </w:rPr>
        <w:tab/>
      </w:r>
      <w:r w:rsidRPr="007C6AB8">
        <w:rPr>
          <w:rFonts w:ascii="Inconsolata" w:hAnsi="Inconsolata" w:cs="Menlo Regular"/>
          <w:color w:val="000000"/>
          <w:highlight w:val="lightGray"/>
        </w:rPr>
        <w:tab/>
      </w:r>
      <w:r>
        <w:rPr>
          <w:rFonts w:ascii="Inconsolata" w:hAnsi="Inconsolata" w:cs="Menlo Regular"/>
          <w:color w:val="000000"/>
          <w:highlight w:val="lightGray"/>
        </w:rPr>
        <w:tab/>
      </w:r>
      <w:r>
        <w:rPr>
          <w:rFonts w:ascii="Inconsolata" w:hAnsi="Inconsolata" w:cs="Menlo Regular"/>
          <w:color w:val="000000"/>
          <w:highlight w:val="lightGray"/>
        </w:rPr>
        <w:tab/>
        <w:t>false</w:t>
      </w:r>
    </w:p>
    <w:p w14:paraId="7CAA75A1"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Pr>
          <w:rFonts w:ascii="Inconsolata" w:hAnsi="Inconsolata" w:cs="Menlo Regular"/>
          <w:color w:val="000000"/>
          <w:highlight w:val="lightGray"/>
        </w:rPr>
        <w:t>ElectroStatic</w:t>
      </w:r>
      <w:proofErr w:type="spellEnd"/>
      <w:r w:rsidRPr="007C6AB8">
        <w:rPr>
          <w:rFonts w:ascii="Inconsolata" w:hAnsi="Inconsolata" w:cs="Menlo Regular"/>
          <w:color w:val="000000"/>
          <w:highlight w:val="lightGray"/>
        </w:rPr>
        <w:tab/>
      </w:r>
      <w:r w:rsidRPr="007C6AB8">
        <w:rPr>
          <w:rFonts w:ascii="Inconsolata" w:hAnsi="Inconsolata" w:cs="Menlo Regular"/>
          <w:color w:val="000000"/>
          <w:highlight w:val="lightGray"/>
        </w:rPr>
        <w:tab/>
      </w:r>
      <w:r>
        <w:rPr>
          <w:rFonts w:ascii="Inconsolata" w:hAnsi="Inconsolata" w:cs="Menlo Regular"/>
          <w:color w:val="000000"/>
          <w:highlight w:val="lightGray"/>
        </w:rPr>
        <w:t>false</w:t>
      </w:r>
    </w:p>
    <w:p w14:paraId="326FAC9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013D1246"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1EF2ACBF"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5ED9E065"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67827332"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STEPS </w:t>
      </w:r>
    </w:p>
    <w:p w14:paraId="128A27EC"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592A4BA5"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RunSteps</w:t>
      </w:r>
      <w:proofErr w:type="spellEnd"/>
      <w:r w:rsidRPr="007C6AB8">
        <w:rPr>
          <w:rFonts w:ascii="Inconsolata" w:hAnsi="Inconsolata" w:cs="Menlo Regular"/>
          <w:color w:val="000000"/>
          <w:highlight w:val="lightGray"/>
        </w:rPr>
        <w:t xml:space="preserve">           25000000      </w:t>
      </w:r>
    </w:p>
    <w:p w14:paraId="46A4DAA6"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EqSteps</w:t>
      </w:r>
      <w:proofErr w:type="spellEnd"/>
      <w:r w:rsidRPr="007C6AB8">
        <w:rPr>
          <w:rFonts w:ascii="Inconsolata" w:hAnsi="Inconsolata" w:cs="Menlo Regular"/>
          <w:color w:val="000000"/>
          <w:highlight w:val="lightGray"/>
        </w:rPr>
        <w:tab/>
      </w:r>
      <w:r w:rsidRPr="007C6AB8">
        <w:rPr>
          <w:rFonts w:ascii="Inconsolata" w:hAnsi="Inconsolata" w:cs="Menlo Regular"/>
          <w:color w:val="000000"/>
          <w:highlight w:val="lightGray"/>
        </w:rPr>
        <w:tab/>
        <w:t xml:space="preserve">   5000000       </w:t>
      </w:r>
    </w:p>
    <w:p w14:paraId="3D64E6C0"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AdjSteps</w:t>
      </w:r>
      <w:proofErr w:type="spellEnd"/>
      <w:r w:rsidRPr="007C6AB8">
        <w:rPr>
          <w:rFonts w:ascii="Inconsolata" w:hAnsi="Inconsolata" w:cs="Menlo Regular"/>
          <w:color w:val="000000"/>
          <w:highlight w:val="lightGray"/>
        </w:rPr>
        <w:tab/>
      </w:r>
      <w:r>
        <w:rPr>
          <w:rFonts w:ascii="Inconsolata" w:hAnsi="Inconsolata" w:cs="Menlo Regular"/>
          <w:color w:val="000000"/>
          <w:highlight w:val="lightGray"/>
        </w:rPr>
        <w:tab/>
      </w:r>
      <w:r w:rsidRPr="007C6AB8">
        <w:rPr>
          <w:rFonts w:ascii="Inconsolata" w:hAnsi="Inconsolata" w:cs="Menlo Regular"/>
          <w:color w:val="000000"/>
          <w:highlight w:val="lightGray"/>
        </w:rPr>
        <w:t xml:space="preserve">   1000        </w:t>
      </w:r>
    </w:p>
    <w:p w14:paraId="62F5226C"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71367ECB"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52AB31B9"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MOVE FREQUENCY              </w:t>
      </w:r>
    </w:p>
    <w:p w14:paraId="0C9F6957"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5A98EDFE"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Pr>
          <w:rFonts w:ascii="Inconsolata" w:hAnsi="Inconsolata" w:cs="Menlo Regular"/>
          <w:color w:val="000000"/>
          <w:highlight w:val="lightGray"/>
        </w:rPr>
        <w:t>DisFreq</w:t>
      </w:r>
      <w:proofErr w:type="spellEnd"/>
      <w:r>
        <w:rPr>
          <w:rFonts w:ascii="Inconsolata" w:hAnsi="Inconsolata" w:cs="Menlo Regular"/>
          <w:color w:val="000000"/>
          <w:highlight w:val="lightGray"/>
        </w:rPr>
        <w:t xml:space="preserve">         </w:t>
      </w:r>
      <w:proofErr w:type="gramStart"/>
      <w:r>
        <w:rPr>
          <w:rFonts w:ascii="Inconsolata" w:hAnsi="Inconsolata" w:cs="Menlo Regular"/>
          <w:color w:val="000000"/>
          <w:highlight w:val="lightGray"/>
        </w:rPr>
        <w:tab/>
      </w:r>
      <w:r w:rsidRPr="007C6AB8">
        <w:rPr>
          <w:rFonts w:ascii="Inconsolata" w:hAnsi="Inconsolata" w:cs="Menlo Regular"/>
          <w:color w:val="000000"/>
          <w:highlight w:val="lightGray"/>
        </w:rPr>
        <w:t xml:space="preserve">  0.69</w:t>
      </w:r>
      <w:proofErr w:type="gramEnd"/>
      <w:r w:rsidRPr="007C6AB8">
        <w:rPr>
          <w:rFonts w:ascii="Inconsolata" w:hAnsi="Inconsolata" w:cs="Menlo Regular"/>
          <w:color w:val="000000"/>
          <w:highlight w:val="lightGray"/>
        </w:rPr>
        <w:t xml:space="preserve">  </w:t>
      </w:r>
    </w:p>
    <w:p w14:paraId="37EF1CBD"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RotFreq</w:t>
      </w:r>
      <w:proofErr w:type="spellEnd"/>
      <w:r w:rsidRPr="007C6AB8">
        <w:rPr>
          <w:rFonts w:ascii="Inconsolata" w:hAnsi="Inconsolata" w:cs="Menlo Regular"/>
          <w:color w:val="000000"/>
          <w:highlight w:val="lightGray"/>
        </w:rPr>
        <w:tab/>
      </w:r>
      <w:proofErr w:type="gramStart"/>
      <w:r w:rsidRPr="007C6AB8">
        <w:rPr>
          <w:rFonts w:ascii="Inconsolata" w:hAnsi="Inconsolata" w:cs="Menlo Regular"/>
          <w:color w:val="000000"/>
          <w:highlight w:val="lightGray"/>
        </w:rPr>
        <w:tab/>
      </w:r>
      <w:r>
        <w:rPr>
          <w:rFonts w:ascii="Inconsolata" w:hAnsi="Inconsolata" w:cs="Menlo Regular"/>
          <w:color w:val="000000"/>
          <w:highlight w:val="lightGray"/>
        </w:rPr>
        <w:t xml:space="preserve">  </w:t>
      </w:r>
      <w:r w:rsidRPr="007C6AB8">
        <w:rPr>
          <w:rFonts w:ascii="Inconsolata" w:hAnsi="Inconsolata" w:cs="Menlo Regular"/>
          <w:color w:val="000000"/>
          <w:highlight w:val="lightGray"/>
        </w:rPr>
        <w:t>0.10</w:t>
      </w:r>
      <w:proofErr w:type="gramEnd"/>
      <w:r w:rsidRPr="007C6AB8">
        <w:rPr>
          <w:rFonts w:ascii="Inconsolata" w:hAnsi="Inconsolata" w:cs="Menlo Regular"/>
          <w:color w:val="000000"/>
          <w:highlight w:val="lightGray"/>
        </w:rPr>
        <w:t xml:space="preserve">   </w:t>
      </w:r>
    </w:p>
    <w:p w14:paraId="6B2E54FA"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Pr>
          <w:rFonts w:ascii="Inconsolata" w:hAnsi="Inconsolata" w:cs="Menlo Regular"/>
          <w:color w:val="000000"/>
          <w:highlight w:val="lightGray"/>
        </w:rPr>
        <w:t>VolFreq</w:t>
      </w:r>
      <w:proofErr w:type="spellEnd"/>
      <w:r>
        <w:rPr>
          <w:rFonts w:ascii="Inconsolata" w:hAnsi="Inconsolata" w:cs="Menlo Regular"/>
          <w:color w:val="000000"/>
          <w:highlight w:val="lightGray"/>
        </w:rPr>
        <w:tab/>
      </w:r>
      <w:proofErr w:type="gramStart"/>
      <w:r>
        <w:rPr>
          <w:rFonts w:ascii="Inconsolata" w:hAnsi="Inconsolata" w:cs="Menlo Regular"/>
          <w:color w:val="000000"/>
          <w:highlight w:val="lightGray"/>
        </w:rPr>
        <w:tab/>
        <w:t xml:space="preserve">  </w:t>
      </w:r>
      <w:r w:rsidRPr="007C6AB8">
        <w:rPr>
          <w:rFonts w:ascii="Inconsolata" w:hAnsi="Inconsolata" w:cs="Menlo Regular"/>
          <w:color w:val="000000"/>
          <w:highlight w:val="lightGray"/>
        </w:rPr>
        <w:t>0.01</w:t>
      </w:r>
      <w:proofErr w:type="gramEnd"/>
    </w:p>
    <w:p w14:paraId="6B7EDE3F" w14:textId="77777777" w:rsidR="00BC2499"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SwapFreq</w:t>
      </w:r>
      <w:proofErr w:type="spellEnd"/>
      <w:r w:rsidRPr="007C6AB8">
        <w:rPr>
          <w:rFonts w:ascii="Inconsolata" w:hAnsi="Inconsolata" w:cs="Menlo Regular"/>
          <w:color w:val="000000"/>
          <w:highlight w:val="lightGray"/>
        </w:rPr>
        <w:tab/>
        <w:t xml:space="preserve">     </w:t>
      </w:r>
      <w:r>
        <w:rPr>
          <w:rFonts w:ascii="Inconsolata" w:hAnsi="Inconsolata" w:cs="Menlo Regular"/>
          <w:color w:val="000000"/>
          <w:highlight w:val="lightGray"/>
        </w:rPr>
        <w:t xml:space="preserve">  </w:t>
      </w:r>
      <w:r w:rsidRPr="007C6AB8">
        <w:rPr>
          <w:rFonts w:ascii="Inconsolata" w:hAnsi="Inconsolata" w:cs="Menlo Regular"/>
          <w:color w:val="000000"/>
          <w:highlight w:val="lightGray"/>
        </w:rPr>
        <w:t>0.20</w:t>
      </w:r>
    </w:p>
    <w:p w14:paraId="7D211896" w14:textId="31E19243"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Pr>
          <w:rFonts w:ascii="Inconsolata" w:hAnsi="Inconsolata" w:cs="Menlo Regular"/>
          <w:color w:val="000000"/>
          <w:highlight w:val="lightGray"/>
        </w:rPr>
        <w:t>IntraSwapFreq</w:t>
      </w:r>
      <w:proofErr w:type="spellEnd"/>
      <w:proofErr w:type="gramStart"/>
      <w:r>
        <w:rPr>
          <w:rFonts w:ascii="Inconsolata" w:hAnsi="Inconsolata" w:cs="Menlo Regular"/>
          <w:color w:val="000000"/>
          <w:highlight w:val="lightGray"/>
        </w:rPr>
        <w:tab/>
        <w:t xml:space="preserve">  0.0</w:t>
      </w:r>
      <w:r w:rsidR="00E67FEA">
        <w:rPr>
          <w:rFonts w:ascii="Inconsolata" w:hAnsi="Inconsolata" w:cs="Menlo Regular"/>
          <w:color w:val="000000"/>
          <w:highlight w:val="lightGray"/>
        </w:rPr>
        <w:t>0</w:t>
      </w:r>
      <w:proofErr w:type="gramEnd"/>
    </w:p>
    <w:p w14:paraId="79B91C83"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4D87CEB1" w14:textId="77777777" w:rsidR="00BC2499"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35B4EBA2" w14:textId="77777777" w:rsidR="00E67FEA" w:rsidRPr="007C6AB8" w:rsidRDefault="00E67FEA" w:rsidP="00E67FEA">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78C070C7" w14:textId="77777777" w:rsidR="00E67FEA" w:rsidRPr="007C6AB8" w:rsidRDefault="00E67FEA" w:rsidP="00E67FEA">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PRESSURE CALCULATION</w:t>
      </w:r>
      <w:r w:rsidRPr="007C6AB8">
        <w:rPr>
          <w:rFonts w:ascii="Inconsolata" w:hAnsi="Inconsolata" w:cs="Menlo Regular"/>
          <w:color w:val="000000"/>
          <w:highlight w:val="lightGray"/>
        </w:rPr>
        <w:t xml:space="preserve">              </w:t>
      </w:r>
    </w:p>
    <w:p w14:paraId="09B374B6" w14:textId="77777777" w:rsidR="00E67FEA" w:rsidRPr="007C6AB8" w:rsidRDefault="00E67FEA" w:rsidP="00E67FEA">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44912BAE" w14:textId="77777777" w:rsidR="00E67FEA" w:rsidRPr="007C6AB8" w:rsidRDefault="00E67FEA" w:rsidP="00E67FEA">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Pr>
          <w:rFonts w:ascii="Inconsolata" w:hAnsi="Inconsolata" w:cs="Menlo Regular"/>
          <w:color w:val="000000"/>
          <w:highlight w:val="lightGray"/>
        </w:rPr>
        <w:t>PressureCalc</w:t>
      </w:r>
      <w:proofErr w:type="spellEnd"/>
      <w:r>
        <w:rPr>
          <w:rFonts w:ascii="Inconsolata" w:hAnsi="Inconsolata" w:cs="Menlo Regular"/>
          <w:color w:val="000000"/>
          <w:highlight w:val="lightGray"/>
        </w:rPr>
        <w:tab/>
        <w:t>true</w:t>
      </w: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ab/>
      </w:r>
      <w:r>
        <w:rPr>
          <w:rFonts w:ascii="Inconsolata" w:hAnsi="Inconsolata" w:cs="Menlo Regular"/>
          <w:color w:val="000000"/>
          <w:highlight w:val="lightGray"/>
        </w:rPr>
        <w:tab/>
        <w:t>10000</w:t>
      </w:r>
    </w:p>
    <w:p w14:paraId="6E1134F0" w14:textId="77777777" w:rsidR="00BC2499"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2528D6D2"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2AC6050A"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09BC26CE"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BOX DIMENSION #, X, Y, Z</w:t>
      </w:r>
    </w:p>
    <w:p w14:paraId="12295BF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57B9F63C"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proofErr w:type="gramStart"/>
      <w:r w:rsidRPr="007C6AB8">
        <w:rPr>
          <w:rFonts w:ascii="Inconsolata" w:hAnsi="Inconsolata" w:cs="Menlo Regular"/>
          <w:color w:val="000000"/>
          <w:highlight w:val="lightGray"/>
        </w:rPr>
        <w:t>BoxDim</w:t>
      </w:r>
      <w:proofErr w:type="spellEnd"/>
      <w:r w:rsidRPr="007C6AB8">
        <w:rPr>
          <w:rFonts w:ascii="Inconsolata" w:hAnsi="Inconsolata" w:cs="Menlo Regular"/>
          <w:color w:val="000000"/>
          <w:highlight w:val="lightGray"/>
        </w:rPr>
        <w:t xml:space="preserve">  0</w:t>
      </w:r>
      <w:proofErr w:type="gramEnd"/>
      <w:r w:rsidRPr="007C6AB8">
        <w:rPr>
          <w:rFonts w:ascii="Inconsolata" w:hAnsi="Inconsolata" w:cs="Menlo Regular"/>
          <w:color w:val="000000"/>
          <w:highlight w:val="lightGray"/>
        </w:rPr>
        <w:t xml:space="preserve">    35.00  35.00  35.00</w:t>
      </w:r>
    </w:p>
    <w:p w14:paraId="14283E0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proofErr w:type="gramStart"/>
      <w:r>
        <w:rPr>
          <w:rFonts w:ascii="Inconsolata" w:hAnsi="Inconsolata" w:cs="Menlo Regular"/>
          <w:color w:val="000000"/>
          <w:highlight w:val="lightGray"/>
        </w:rPr>
        <w:t>BoxDim</w:t>
      </w:r>
      <w:proofErr w:type="spellEnd"/>
      <w:r>
        <w:rPr>
          <w:rFonts w:ascii="Inconsolata" w:hAnsi="Inconsolata" w:cs="Menlo Regular"/>
          <w:color w:val="000000"/>
          <w:highlight w:val="lightGray"/>
        </w:rPr>
        <w:t xml:space="preserve">  1</w:t>
      </w:r>
      <w:proofErr w:type="gramEnd"/>
      <w:r>
        <w:rPr>
          <w:rFonts w:ascii="Inconsolata" w:hAnsi="Inconsolata" w:cs="Menlo Regular"/>
          <w:color w:val="000000"/>
          <w:highlight w:val="lightGray"/>
        </w:rPr>
        <w:t xml:space="preserve">    45.00  45.00  4</w:t>
      </w:r>
      <w:r w:rsidRPr="007C6AB8">
        <w:rPr>
          <w:rFonts w:ascii="Inconsolata" w:hAnsi="Inconsolata" w:cs="Menlo Regular"/>
          <w:color w:val="000000"/>
          <w:highlight w:val="lightGray"/>
        </w:rPr>
        <w:t>5.00</w:t>
      </w:r>
    </w:p>
    <w:p w14:paraId="66E07166"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4B6B549C"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6F99B67E"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76FAE719"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CBMC TRIALS</w:t>
      </w:r>
    </w:p>
    <w:p w14:paraId="12809682"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6A1AA66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Pr>
          <w:rFonts w:ascii="Inconsolata" w:hAnsi="Inconsolata" w:cs="Menlo Regular"/>
          <w:color w:val="000000"/>
          <w:highlight w:val="lightGray"/>
        </w:rPr>
        <w:t>CBMC_First</w:t>
      </w:r>
      <w:proofErr w:type="spellEnd"/>
      <w:r>
        <w:rPr>
          <w:rFonts w:ascii="Inconsolata" w:hAnsi="Inconsolata" w:cs="Menlo Regular"/>
          <w:color w:val="000000"/>
          <w:highlight w:val="lightGray"/>
        </w:rPr>
        <w:t xml:space="preserve">   8</w:t>
      </w:r>
      <w:r w:rsidRPr="007C6AB8">
        <w:rPr>
          <w:rFonts w:ascii="Inconsolata" w:hAnsi="Inconsolata" w:cs="Menlo Regular"/>
          <w:color w:val="000000"/>
          <w:highlight w:val="lightGray"/>
        </w:rPr>
        <w:t xml:space="preserve">     </w:t>
      </w:r>
    </w:p>
    <w:p w14:paraId="1B6ED1EE"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CBMC_Nth</w:t>
      </w:r>
      <w:proofErr w:type="spellEnd"/>
      <w:r w:rsidRPr="007C6AB8">
        <w:rPr>
          <w:rFonts w:ascii="Inconsolata" w:hAnsi="Inconsolata" w:cs="Menlo Regular"/>
          <w:color w:val="000000"/>
          <w:highlight w:val="lightGray"/>
        </w:rPr>
        <w:t xml:space="preserve">     4</w:t>
      </w:r>
    </w:p>
    <w:p w14:paraId="05784B64"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CBMC_Ang</w:t>
      </w:r>
      <w:proofErr w:type="spellEnd"/>
      <w:r w:rsidRPr="007C6AB8">
        <w:rPr>
          <w:rFonts w:ascii="Inconsolata" w:hAnsi="Inconsolata" w:cs="Menlo Regular"/>
          <w:color w:val="000000"/>
          <w:highlight w:val="lightGray"/>
        </w:rPr>
        <w:t xml:space="preserve">     100</w:t>
      </w:r>
    </w:p>
    <w:p w14:paraId="03AC1395" w14:textId="3BD80358" w:rsidR="00BC2499" w:rsidRDefault="00BC2499" w:rsidP="00395241">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Pr>
          <w:rFonts w:ascii="Inconsolata" w:hAnsi="Inconsolata" w:cs="Menlo Regular"/>
          <w:color w:val="000000"/>
          <w:highlight w:val="lightGray"/>
        </w:rPr>
        <w:t>CBMC_Dih</w:t>
      </w:r>
      <w:proofErr w:type="spellEnd"/>
      <w:r>
        <w:rPr>
          <w:rFonts w:ascii="Inconsolata" w:hAnsi="Inconsolata" w:cs="Menlo Regular"/>
          <w:color w:val="000000"/>
          <w:highlight w:val="lightGray"/>
        </w:rPr>
        <w:t xml:space="preserve">     3</w:t>
      </w:r>
      <w:r w:rsidRPr="007C6AB8">
        <w:rPr>
          <w:rFonts w:ascii="Inconsolata" w:hAnsi="Inconsolata" w:cs="Menlo Regular"/>
          <w:color w:val="000000"/>
          <w:highlight w:val="lightGray"/>
        </w:rPr>
        <w:t>0</w:t>
      </w:r>
      <w:bookmarkStart w:id="52" w:name="_GoBack"/>
      <w:bookmarkEnd w:id="52"/>
    </w:p>
    <w:p w14:paraId="7B77F8B7"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448D9086"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lastRenderedPageBreak/>
        <w:t>#  =======---</w:t>
      </w:r>
      <w:r>
        <w:rPr>
          <w:rFonts w:ascii="Inconsolata" w:hAnsi="Inconsolata" w:cs="Menlo Regular"/>
          <w:color w:val="000000"/>
          <w:highlight w:val="lightGray"/>
        </w:rPr>
        <w:t>----------------- OUTPUT ----</w:t>
      </w:r>
      <w:r w:rsidRPr="007C6AB8">
        <w:rPr>
          <w:rFonts w:ascii="Inconsolata" w:hAnsi="Inconsolata" w:cs="Menlo Regular"/>
          <w:color w:val="000000"/>
          <w:highlight w:val="lightGray"/>
        </w:rPr>
        <w:t>------</w:t>
      </w:r>
      <w:r>
        <w:rPr>
          <w:rFonts w:ascii="Inconsolata" w:hAnsi="Inconsolata" w:cs="Menlo Regular"/>
          <w:color w:val="000000"/>
          <w:highlight w:val="lightGray"/>
        </w:rPr>
        <w:t>----------=========</w:t>
      </w:r>
    </w:p>
    <w:p w14:paraId="05EE2AE4"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1CF027E0"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443674F2"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78314712"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OUTPUT FILE NAME </w:t>
      </w:r>
    </w:p>
    <w:p w14:paraId="1580719B"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7B9308B8" w14:textId="77777777" w:rsidR="00BC2499" w:rsidRPr="007C6AB8" w:rsidRDefault="00BC2499" w:rsidP="00BC2499">
      <w:pPr>
        <w:pStyle w:val="ListParagraph"/>
        <w:widowControl w:val="0"/>
        <w:autoSpaceDE w:val="0"/>
        <w:autoSpaceDN w:val="0"/>
        <w:adjustRightInd w:val="0"/>
        <w:spacing w:after="240" w:line="240" w:lineRule="auto"/>
        <w:ind w:left="0"/>
        <w:outlineLvl w:val="0"/>
        <w:rPr>
          <w:rFonts w:ascii="Inconsolata" w:hAnsi="Inconsolata" w:cs="Menlo Regular"/>
          <w:color w:val="000000"/>
          <w:highlight w:val="lightGray"/>
        </w:rPr>
      </w:pPr>
      <w:proofErr w:type="spellStart"/>
      <w:proofErr w:type="gramStart"/>
      <w:r w:rsidRPr="007C6AB8">
        <w:rPr>
          <w:rFonts w:ascii="Inconsolata" w:hAnsi="Inconsolata" w:cs="Menlo Regular"/>
          <w:color w:val="000000"/>
          <w:highlight w:val="lightGray"/>
        </w:rPr>
        <w:t>OutputName</w:t>
      </w:r>
      <w:proofErr w:type="spellEnd"/>
      <w:r w:rsidRPr="007C6AB8">
        <w:rPr>
          <w:rFonts w:ascii="Inconsolata" w:hAnsi="Inconsolata" w:cs="Menlo Regular"/>
          <w:color w:val="000000"/>
          <w:highlight w:val="lightGray"/>
        </w:rPr>
        <w:t xml:space="preserve">  AR</w:t>
      </w:r>
      <w:proofErr w:type="gramEnd"/>
      <w:r w:rsidRPr="007C6AB8">
        <w:rPr>
          <w:rFonts w:ascii="Inconsolata" w:hAnsi="Inconsolata" w:cs="Menlo Regular"/>
          <w:color w:val="000000"/>
          <w:highlight w:val="lightGray"/>
        </w:rPr>
        <w:t>_200_00_K_2220_r5</w:t>
      </w:r>
    </w:p>
    <w:p w14:paraId="52C26AA3"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0781C95B"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19166F3E"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Pr>
          <w:rFonts w:ascii="Inconsolata" w:hAnsi="Inconsolata" w:cs="Menlo Regular"/>
          <w:color w:val="000000"/>
          <w:highlight w:val="lightGray"/>
        </w:rPr>
        <w:t>#</w:t>
      </w:r>
      <w:r w:rsidRPr="007C6AB8">
        <w:rPr>
          <w:rFonts w:ascii="Inconsolata" w:hAnsi="Inconsolata" w:cs="Menlo Regular"/>
          <w:color w:val="000000"/>
          <w:highlight w:val="lightGray"/>
        </w:rPr>
        <w:t xml:space="preserve"> </w:t>
      </w:r>
      <w:r w:rsidRPr="00F51064">
        <w:rPr>
          <w:rFonts w:ascii="Inconsolata" w:hAnsi="Inconsolata" w:cs="Menlo Regular"/>
          <w:color w:val="000000"/>
          <w:highlight w:val="lightGray"/>
        </w:rPr>
        <w:t>STATISTICS</w:t>
      </w:r>
      <w:r w:rsidRPr="00F51064">
        <w:rPr>
          <w:rFonts w:ascii="Inconsolata" w:hAnsi="Inconsolata" w:cs="Menlo Regular"/>
          <w:color w:val="000000"/>
          <w:highlight w:val="lightGray"/>
        </w:rPr>
        <w:tab/>
        <w:t>ENABLE,</w:t>
      </w:r>
      <w:r w:rsidRPr="00F51064">
        <w:rPr>
          <w:rFonts w:ascii="Inconsolata" w:hAnsi="Inconsolata" w:cs="Menlo Regular"/>
          <w:color w:val="000000"/>
          <w:highlight w:val="lightGray"/>
        </w:rPr>
        <w:tab/>
        <w:t>FREQ.</w:t>
      </w:r>
      <w:r w:rsidRPr="007C6AB8">
        <w:rPr>
          <w:rFonts w:ascii="Inconsolata" w:hAnsi="Inconsolata" w:cs="Menlo Regular"/>
          <w:color w:val="000000"/>
          <w:highlight w:val="lightGray"/>
        </w:rPr>
        <w:t xml:space="preserve">          </w:t>
      </w:r>
    </w:p>
    <w:p w14:paraId="0CB6666F"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4C8459AF"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CoordinatesFreq</w:t>
      </w:r>
      <w:proofErr w:type="spellEnd"/>
      <w:r w:rsidRPr="007C6AB8">
        <w:rPr>
          <w:rFonts w:ascii="Inconsolata" w:hAnsi="Inconsolata" w:cs="Menlo Regular"/>
          <w:color w:val="000000"/>
          <w:highlight w:val="lightGray"/>
        </w:rPr>
        <w:t xml:space="preserve">    true   1000000</w:t>
      </w:r>
    </w:p>
    <w:p w14:paraId="0C71729B"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proofErr w:type="gramStart"/>
      <w:r>
        <w:rPr>
          <w:rFonts w:ascii="Inconsolata" w:hAnsi="Inconsolata" w:cs="Menlo Regular"/>
          <w:color w:val="000000"/>
          <w:highlight w:val="lightGray"/>
        </w:rPr>
        <w:t>RestartFreq</w:t>
      </w:r>
      <w:proofErr w:type="spellEnd"/>
      <w:r>
        <w:rPr>
          <w:rFonts w:ascii="Inconsolata" w:hAnsi="Inconsolata" w:cs="Menlo Regular"/>
          <w:color w:val="000000"/>
          <w:highlight w:val="lightGray"/>
        </w:rPr>
        <w:t xml:space="preserve">  </w:t>
      </w:r>
      <w:r>
        <w:rPr>
          <w:rFonts w:ascii="Inconsolata" w:hAnsi="Inconsolata" w:cs="Menlo Regular"/>
          <w:color w:val="000000"/>
          <w:highlight w:val="lightGray"/>
        </w:rPr>
        <w:tab/>
      </w:r>
      <w:proofErr w:type="gramEnd"/>
      <w:r>
        <w:rPr>
          <w:rFonts w:ascii="Inconsolata" w:hAnsi="Inconsolata" w:cs="Menlo Regular"/>
          <w:color w:val="000000"/>
          <w:highlight w:val="lightGray"/>
        </w:rPr>
        <w:t xml:space="preserve">   </w:t>
      </w:r>
      <w:r w:rsidRPr="007C6AB8">
        <w:rPr>
          <w:rFonts w:ascii="Inconsolata" w:hAnsi="Inconsolata" w:cs="Menlo Regular"/>
          <w:color w:val="000000"/>
          <w:highlight w:val="lightGray"/>
        </w:rPr>
        <w:t>true   1000000</w:t>
      </w:r>
    </w:p>
    <w:p w14:paraId="77466A97"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ConsoleFreq</w:t>
      </w:r>
      <w:proofErr w:type="spellEnd"/>
      <w:r w:rsidRPr="007C6AB8">
        <w:rPr>
          <w:rFonts w:ascii="Inconsolata" w:hAnsi="Inconsolata" w:cs="Menlo Regular"/>
          <w:color w:val="000000"/>
          <w:highlight w:val="lightGray"/>
        </w:rPr>
        <w:t xml:space="preserve">        true   1000000</w:t>
      </w:r>
    </w:p>
    <w:p w14:paraId="63740B3B" w14:textId="77777777" w:rsidR="00BC2499"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BlockAverageFreq</w:t>
      </w:r>
      <w:proofErr w:type="spellEnd"/>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true</w:t>
      </w: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 xml:space="preserve"> </w:t>
      </w:r>
      <w:r w:rsidRPr="007C6AB8">
        <w:rPr>
          <w:rFonts w:ascii="Inconsolata" w:hAnsi="Inconsolata" w:cs="Menlo Regular"/>
          <w:color w:val="000000"/>
          <w:highlight w:val="lightGray"/>
        </w:rPr>
        <w:t xml:space="preserve"> 1000000</w:t>
      </w:r>
    </w:p>
    <w:p w14:paraId="75DFB152"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21A27D4B"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71AD6C4D"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ENABLE</w:t>
      </w: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BLK</w:t>
      </w: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AVF</w:t>
      </w: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FLUCK.</w:t>
      </w:r>
    </w:p>
    <w:p w14:paraId="2520BFCF"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746B2929"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OutEnergy</w:t>
      </w:r>
      <w:proofErr w:type="spellEnd"/>
      <w:r w:rsidRPr="007C6AB8">
        <w:rPr>
          <w:rFonts w:ascii="Inconsolata" w:hAnsi="Inconsolata" w:cs="Menlo Regular"/>
          <w:color w:val="000000"/>
          <w:highlight w:val="lightGray"/>
        </w:rPr>
        <w:t xml:space="preserve">         true    </w:t>
      </w:r>
      <w:proofErr w:type="spellStart"/>
      <w:r w:rsidRPr="007C6AB8">
        <w:rPr>
          <w:rFonts w:ascii="Inconsolata" w:hAnsi="Inconsolata" w:cs="Menlo Regular"/>
          <w:color w:val="000000"/>
          <w:highlight w:val="lightGray"/>
        </w:rPr>
        <w:t>true</w:t>
      </w:r>
      <w:proofErr w:type="spellEnd"/>
      <w:r w:rsidRPr="007C6AB8">
        <w:rPr>
          <w:rFonts w:ascii="Inconsolata" w:hAnsi="Inconsolata" w:cs="Menlo Regular"/>
          <w:color w:val="000000"/>
          <w:highlight w:val="lightGray"/>
        </w:rPr>
        <w:t xml:space="preserve">    </w:t>
      </w:r>
    </w:p>
    <w:p w14:paraId="4E16F63E"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OutPr</w:t>
      </w:r>
      <w:r>
        <w:rPr>
          <w:rFonts w:ascii="Inconsolata" w:hAnsi="Inconsolata" w:cs="Menlo Regular"/>
          <w:color w:val="000000"/>
          <w:highlight w:val="lightGray"/>
        </w:rPr>
        <w:t>essure</w:t>
      </w:r>
      <w:proofErr w:type="spellEnd"/>
      <w:r>
        <w:rPr>
          <w:rFonts w:ascii="Inconsolata" w:hAnsi="Inconsolata" w:cs="Menlo Regular"/>
          <w:color w:val="000000"/>
          <w:highlight w:val="lightGray"/>
        </w:rPr>
        <w:t xml:space="preserve">       true    </w:t>
      </w:r>
      <w:proofErr w:type="spellStart"/>
      <w:r>
        <w:rPr>
          <w:rFonts w:ascii="Inconsolata" w:hAnsi="Inconsolata" w:cs="Menlo Regular"/>
          <w:color w:val="000000"/>
          <w:highlight w:val="lightGray"/>
        </w:rPr>
        <w:t>true</w:t>
      </w:r>
      <w:proofErr w:type="spellEnd"/>
      <w:r>
        <w:rPr>
          <w:rFonts w:ascii="Inconsolata" w:hAnsi="Inconsolata" w:cs="Menlo Regular"/>
          <w:color w:val="000000"/>
          <w:highlight w:val="lightGray"/>
        </w:rPr>
        <w:t xml:space="preserve">   </w:t>
      </w:r>
      <w:r w:rsidRPr="007C6AB8">
        <w:rPr>
          <w:rFonts w:ascii="Inconsolata" w:hAnsi="Inconsolata" w:cs="Menlo Regular"/>
          <w:color w:val="000000"/>
          <w:highlight w:val="lightGray"/>
        </w:rPr>
        <w:t xml:space="preserve"> </w:t>
      </w:r>
    </w:p>
    <w:p w14:paraId="61F1752C"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OutMolNum</w:t>
      </w:r>
      <w:proofErr w:type="spellEnd"/>
      <w:r w:rsidRPr="007C6AB8">
        <w:rPr>
          <w:rFonts w:ascii="Inconsolata" w:hAnsi="Inconsolata" w:cs="Menlo Regular"/>
          <w:color w:val="000000"/>
          <w:highlight w:val="lightGray"/>
        </w:rPr>
        <w:t xml:space="preserve">         true    </w:t>
      </w:r>
      <w:proofErr w:type="spellStart"/>
      <w:r w:rsidRPr="007C6AB8">
        <w:rPr>
          <w:rFonts w:ascii="Inconsolata" w:hAnsi="Inconsolata" w:cs="Menlo Regular"/>
          <w:color w:val="000000"/>
          <w:highlight w:val="lightGray"/>
        </w:rPr>
        <w:t>true</w:t>
      </w:r>
      <w:proofErr w:type="spellEnd"/>
      <w:r w:rsidRPr="007C6AB8">
        <w:rPr>
          <w:rFonts w:ascii="Inconsolata" w:hAnsi="Inconsolata" w:cs="Menlo Regular"/>
          <w:color w:val="000000"/>
          <w:highlight w:val="lightGray"/>
        </w:rPr>
        <w:t xml:space="preserve">    </w:t>
      </w:r>
    </w:p>
    <w:p w14:paraId="07291239" w14:textId="77777777" w:rsidR="00BC2499" w:rsidRPr="007516E2"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OutDensity</w:t>
      </w:r>
      <w:proofErr w:type="spellEnd"/>
      <w:r w:rsidRPr="007C6AB8">
        <w:rPr>
          <w:rFonts w:ascii="Inconsolata" w:hAnsi="Inconsolata" w:cs="Menlo Regular"/>
          <w:color w:val="000000"/>
          <w:highlight w:val="lightGray"/>
        </w:rPr>
        <w:t xml:space="preserve">        true    </w:t>
      </w:r>
      <w:proofErr w:type="spellStart"/>
      <w:r w:rsidRPr="007C6AB8">
        <w:rPr>
          <w:rFonts w:ascii="Inconsolata" w:hAnsi="Inconsolata" w:cs="Menlo Regular"/>
          <w:color w:val="000000"/>
          <w:highlight w:val="lightGray"/>
        </w:rPr>
        <w:t>true</w:t>
      </w:r>
      <w:proofErr w:type="spellEnd"/>
      <w:r w:rsidRPr="007C6AB8">
        <w:rPr>
          <w:rFonts w:ascii="Inconsolata" w:hAnsi="Inconsolata" w:cs="Menlo Regular"/>
          <w:color w:val="000000"/>
          <w:highlight w:val="lightGray"/>
        </w:rPr>
        <w:t xml:space="preserve">    </w:t>
      </w:r>
    </w:p>
    <w:p w14:paraId="4DACC423" w14:textId="77777777" w:rsidR="00BC2499" w:rsidRDefault="00BC2499" w:rsidP="00BC2499">
      <w:pPr>
        <w:widowControl w:val="0"/>
        <w:autoSpaceDE w:val="0"/>
        <w:autoSpaceDN w:val="0"/>
        <w:adjustRightInd w:val="0"/>
        <w:spacing w:after="240" w:line="240" w:lineRule="auto"/>
      </w:pPr>
    </w:p>
    <w:p w14:paraId="26451C8C" w14:textId="77777777" w:rsidR="004234A2" w:rsidRDefault="004234A2">
      <w:pPr>
        <w:spacing w:after="0" w:line="240" w:lineRule="auto"/>
      </w:pPr>
      <w:r>
        <w:br w:type="page"/>
      </w:r>
    </w:p>
    <w:p w14:paraId="77ED4BBA" w14:textId="6AA064BA" w:rsidR="00BC2499" w:rsidRPr="00972350" w:rsidRDefault="00BC2499" w:rsidP="00BC2499">
      <w:pPr>
        <w:widowControl w:val="0"/>
        <w:autoSpaceDE w:val="0"/>
        <w:autoSpaceDN w:val="0"/>
        <w:adjustRightInd w:val="0"/>
        <w:spacing w:after="240" w:line="240" w:lineRule="auto"/>
        <w:rPr>
          <w:sz w:val="20"/>
        </w:rPr>
      </w:pPr>
      <w:r w:rsidRPr="00972350">
        <w:lastRenderedPageBreak/>
        <w:t xml:space="preserve">Here’s a sample of how a typical </w:t>
      </w:r>
      <w:r w:rsidRPr="00972350">
        <w:rPr>
          <w:color w:val="FFD966" w:themeColor="accent4" w:themeTint="99"/>
        </w:rPr>
        <w:t>grand canonical ensemble</w:t>
      </w:r>
      <w:r w:rsidRPr="00972350">
        <w:t xml:space="preserve"> control file might be expected to look:</w:t>
      </w:r>
    </w:p>
    <w:p w14:paraId="657F16AE" w14:textId="56BBC4A9" w:rsidR="00BC2499" w:rsidRDefault="00BC2499" w:rsidP="00BC2499">
      <w:pPr>
        <w:widowControl w:val="0"/>
        <w:autoSpaceDE w:val="0"/>
        <w:autoSpaceDN w:val="0"/>
        <w:adjustRightInd w:val="0"/>
        <w:spacing w:after="240" w:line="240" w:lineRule="auto"/>
        <w:rPr>
          <w:rFonts w:ascii="Inconsolata" w:hAnsi="Inconsolata" w:cs="Menlo Regular"/>
          <w:color w:val="000000"/>
          <w:highlight w:val="lightGray"/>
        </w:rPr>
      </w:pPr>
      <w:r>
        <w:rPr>
          <w:rFonts w:ascii="Inconsolata" w:hAnsi="Inconsolata" w:cs="Menlo Regular"/>
          <w:color w:val="000000"/>
          <w:highlight w:val="lightGray"/>
        </w:rPr>
        <w:t>#===========================================</w:t>
      </w:r>
      <w:r w:rsidR="00E67FEA">
        <w:rPr>
          <w:rFonts w:ascii="Inconsolata" w:hAnsi="Inconsolata" w:cs="Menlo Regular"/>
          <w:color w:val="000000"/>
          <w:highlight w:val="lightGray"/>
        </w:rPr>
        <w:t>==================</w:t>
      </w:r>
      <w:r w:rsidR="00E67FEA">
        <w:rPr>
          <w:rFonts w:ascii="Inconsolata" w:hAnsi="Inconsolata" w:cs="Menlo Regular"/>
          <w:color w:val="000000"/>
          <w:highlight w:val="lightGray"/>
        </w:rPr>
        <w:br/>
        <w:t># GOMC beta 2</w:t>
      </w:r>
      <w:r>
        <w:rPr>
          <w:rFonts w:ascii="Inconsolata" w:hAnsi="Inconsolata" w:cs="Menlo Regular"/>
          <w:color w:val="000000"/>
          <w:highlight w:val="lightGray"/>
        </w:rPr>
        <w:t xml:space="preserve">.00 </w:t>
      </w:r>
      <w:r>
        <w:rPr>
          <w:rFonts w:ascii="Courier New" w:hAnsi="Courier New" w:cs="Courier New"/>
          <w:color w:val="000000"/>
          <w:highlight w:val="lightGray"/>
        </w:rPr>
        <w:t>–</w:t>
      </w:r>
      <w:r>
        <w:rPr>
          <w:rFonts w:ascii="Inconsolata" w:hAnsi="Inconsolata" w:cs="Menlo Regular"/>
          <w:color w:val="000000"/>
          <w:highlight w:val="lightGray"/>
        </w:rPr>
        <w:t xml:space="preserve"> Grand canonical ensemble Control example  =</w:t>
      </w:r>
      <w:r>
        <w:rPr>
          <w:rFonts w:ascii="Inconsolata" w:hAnsi="Inconsolata" w:cs="Menlo Regular"/>
          <w:color w:val="000000"/>
          <w:highlight w:val="lightGray"/>
        </w:rPr>
        <w:br/>
        <w:t>#=============================================================</w:t>
      </w:r>
    </w:p>
    <w:p w14:paraId="5795F1A4"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2E641804"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ENABLE</w:t>
      </w: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STEP</w:t>
      </w:r>
    </w:p>
    <w:p w14:paraId="50FA1975"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25AF8CB3"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Restart</w:t>
      </w:r>
      <w:r w:rsidRPr="007C6AB8">
        <w:rPr>
          <w:rFonts w:ascii="Inconsolata" w:hAnsi="Inconsolata" w:cs="Menlo Regular"/>
          <w:color w:val="000000"/>
          <w:highlight w:val="lightGray"/>
        </w:rPr>
        <w:tab/>
        <w:t xml:space="preserve"> </w:t>
      </w:r>
      <w:r w:rsidRPr="007C6AB8">
        <w:rPr>
          <w:rFonts w:ascii="Inconsolata" w:hAnsi="Inconsolata" w:cs="Menlo Regular"/>
          <w:color w:val="000000"/>
          <w:highlight w:val="lightGray"/>
        </w:rPr>
        <w:tab/>
        <w:t xml:space="preserve">false   </w:t>
      </w:r>
    </w:p>
    <w:p w14:paraId="5AB577C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7EC11BCE"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51549A1B"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KIND</w:t>
      </w:r>
      <w:r w:rsidRPr="007C6AB8">
        <w:rPr>
          <w:rFonts w:ascii="Inconsolata" w:hAnsi="Inconsolata" w:cs="Menlo Regular"/>
          <w:color w:val="000000"/>
          <w:highlight w:val="lightGray"/>
        </w:rPr>
        <w:t xml:space="preserve"> {RESTART, RANDOM, INTSEED}</w:t>
      </w:r>
    </w:p>
    <w:p w14:paraId="35A8E9C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2C1D6DAE" w14:textId="4AA383CA"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PRNG     </w:t>
      </w:r>
      <w:r w:rsidRPr="007C6AB8">
        <w:rPr>
          <w:rFonts w:ascii="Inconsolata" w:hAnsi="Inconsolata" w:cs="Menlo Regular"/>
          <w:color w:val="000000"/>
          <w:highlight w:val="lightGray"/>
        </w:rPr>
        <w:tab/>
      </w:r>
      <w:r>
        <w:rPr>
          <w:rFonts w:ascii="Inconsolata" w:hAnsi="Inconsolata" w:cs="Menlo Regular"/>
          <w:color w:val="000000"/>
          <w:highlight w:val="lightGray"/>
        </w:rPr>
        <w:tab/>
      </w:r>
      <w:r w:rsidR="00062903">
        <w:rPr>
          <w:rFonts w:ascii="Inconsolata" w:hAnsi="Inconsolata" w:cs="Menlo Regular"/>
          <w:color w:val="000000"/>
          <w:highlight w:val="lightGray"/>
        </w:rPr>
        <w:t>RANDOM</w:t>
      </w:r>
    </w:p>
    <w:p w14:paraId="6EE8F2E9"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79BBBE84"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3288CEE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FORCE FIELD</w:t>
      </w:r>
    </w:p>
    <w:p w14:paraId="457664FC"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6A0CF50E"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ParaTypeCHARMM</w:t>
      </w:r>
      <w:proofErr w:type="spellEnd"/>
      <w:r w:rsidRPr="007C6AB8">
        <w:rPr>
          <w:rFonts w:ascii="Inconsolata" w:hAnsi="Inconsolata" w:cs="Menlo Regular"/>
          <w:color w:val="000000"/>
          <w:highlight w:val="lightGray"/>
        </w:rPr>
        <w:tab/>
        <w:t xml:space="preserve"> </w:t>
      </w:r>
      <w:r>
        <w:rPr>
          <w:rFonts w:ascii="Inconsolata" w:hAnsi="Inconsolata" w:cs="Menlo Regular"/>
          <w:color w:val="000000"/>
          <w:highlight w:val="lightGray"/>
        </w:rPr>
        <w:t>false</w:t>
      </w:r>
    </w:p>
    <w:p w14:paraId="0E220E4E"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ParaTypeEXOTIC</w:t>
      </w:r>
      <w:proofErr w:type="spellEnd"/>
      <w:r w:rsidRPr="007C6AB8">
        <w:rPr>
          <w:rFonts w:ascii="Inconsolata" w:hAnsi="Inconsolata" w:cs="Menlo Regular"/>
          <w:color w:val="000000"/>
          <w:highlight w:val="lightGray"/>
        </w:rPr>
        <w:tab/>
        <w:t xml:space="preserve"> </w:t>
      </w:r>
      <w:r>
        <w:rPr>
          <w:rFonts w:ascii="Inconsolata" w:hAnsi="Inconsolata" w:cs="Menlo Regular"/>
          <w:color w:val="000000"/>
          <w:highlight w:val="lightGray"/>
        </w:rPr>
        <w:t>true</w:t>
      </w:r>
    </w:p>
    <w:p w14:paraId="4B8B6F3F"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Parameters     </w:t>
      </w:r>
      <w:r w:rsidRPr="007C6AB8">
        <w:rPr>
          <w:rFonts w:ascii="Inconsolata" w:hAnsi="Inconsolata" w:cs="Menlo Regular"/>
          <w:color w:val="000000"/>
          <w:highlight w:val="lightGray"/>
        </w:rPr>
        <w:tab/>
        <w:t xml:space="preserve"> </w:t>
      </w:r>
      <w:proofErr w:type="spellStart"/>
      <w:r w:rsidRPr="007C6AB8">
        <w:rPr>
          <w:rFonts w:ascii="Inconsolata" w:hAnsi="Inconsolata" w:cs="Menlo Regular"/>
          <w:color w:val="000000"/>
          <w:highlight w:val="lightGray"/>
        </w:rPr>
        <w:t>Par_MODEL_NAME.inp</w:t>
      </w:r>
      <w:proofErr w:type="spellEnd"/>
    </w:p>
    <w:p w14:paraId="3F37A47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54AD6E9A"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1C78F013"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INPUT PDB FILES</w:t>
      </w:r>
    </w:p>
    <w:p w14:paraId="669ED27B"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75FDA0C2"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Pr>
          <w:rFonts w:ascii="Inconsolata" w:hAnsi="Inconsolata" w:cs="Menlo Regular"/>
          <w:color w:val="000000"/>
          <w:highlight w:val="lightGray"/>
        </w:rPr>
        <w:t xml:space="preserve">Coordinates 0    </w:t>
      </w:r>
      <w:r w:rsidRPr="007C6AB8">
        <w:rPr>
          <w:rFonts w:ascii="Inconsolata" w:hAnsi="Inconsolata" w:cs="Menlo Regular"/>
          <w:color w:val="000000"/>
          <w:highlight w:val="lightGray"/>
        </w:rPr>
        <w:t xml:space="preserve">STEP3_START_XX_PHA_BOX_0.pdb  </w:t>
      </w:r>
    </w:p>
    <w:p w14:paraId="1E0D17C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Pr>
          <w:rFonts w:ascii="Inconsolata" w:hAnsi="Inconsolata" w:cs="Menlo Regular"/>
          <w:color w:val="000000"/>
          <w:highlight w:val="lightGray"/>
        </w:rPr>
        <w:t>Coordinates 1</w:t>
      </w:r>
      <w:r>
        <w:rPr>
          <w:rFonts w:ascii="Inconsolata" w:hAnsi="Inconsolata" w:cs="Menlo Regular"/>
          <w:color w:val="000000"/>
          <w:highlight w:val="lightGray"/>
        </w:rPr>
        <w:tab/>
        <w:t xml:space="preserve"> </w:t>
      </w:r>
      <w:r w:rsidRPr="007C6AB8">
        <w:rPr>
          <w:rFonts w:ascii="Inconsolata" w:hAnsi="Inconsolata" w:cs="Menlo Regular"/>
          <w:color w:val="000000"/>
          <w:highlight w:val="lightGray"/>
        </w:rPr>
        <w:t>STEP3_START_XX_</w:t>
      </w:r>
      <w:r>
        <w:rPr>
          <w:rFonts w:ascii="Inconsolata" w:hAnsi="Inconsolata" w:cs="Menlo Regular"/>
          <w:color w:val="000000"/>
          <w:highlight w:val="lightGray"/>
        </w:rPr>
        <w:t>PHA</w:t>
      </w:r>
      <w:r w:rsidRPr="007C6AB8">
        <w:rPr>
          <w:rFonts w:ascii="Inconsolata" w:hAnsi="Inconsolata" w:cs="Menlo Regular"/>
          <w:color w:val="000000"/>
          <w:highlight w:val="lightGray"/>
        </w:rPr>
        <w:t>_</w:t>
      </w:r>
      <w:r w:rsidRPr="00F51064">
        <w:rPr>
          <w:rFonts w:ascii="Inconsolata" w:hAnsi="Inconsolata" w:cs="Menlo Regular"/>
          <w:color w:val="000000"/>
          <w:highlight w:val="lightGray"/>
        </w:rPr>
        <w:t xml:space="preserve"> </w:t>
      </w:r>
      <w:r>
        <w:rPr>
          <w:rFonts w:ascii="Inconsolata" w:hAnsi="Inconsolata" w:cs="Menlo Regular"/>
          <w:color w:val="000000"/>
          <w:highlight w:val="lightGray"/>
        </w:rPr>
        <w:t>Reserv_</w:t>
      </w:r>
      <w:r w:rsidRPr="007C6AB8">
        <w:rPr>
          <w:rFonts w:ascii="Inconsolata" w:hAnsi="Inconsolata" w:cs="Menlo Regular"/>
          <w:color w:val="000000"/>
          <w:highlight w:val="lightGray"/>
        </w:rPr>
        <w:t>BOX_1.pdb</w:t>
      </w:r>
    </w:p>
    <w:p w14:paraId="77561D4F"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3DAF4EBE"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096CB05C"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INPUT PSF FILES</w:t>
      </w:r>
    </w:p>
    <w:p w14:paraId="29B66B07"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5634A875"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Structure </w:t>
      </w:r>
      <w:proofErr w:type="gramStart"/>
      <w:r w:rsidRPr="007C6AB8">
        <w:rPr>
          <w:rFonts w:ascii="Inconsolata" w:hAnsi="Inconsolata" w:cs="Menlo Regular"/>
          <w:color w:val="000000"/>
          <w:highlight w:val="lightGray"/>
        </w:rPr>
        <w:t xml:space="preserve">0  </w:t>
      </w:r>
      <w:r w:rsidRPr="007C6AB8">
        <w:rPr>
          <w:rFonts w:ascii="Inconsolata" w:hAnsi="Inconsolata" w:cs="Menlo Regular"/>
          <w:color w:val="000000"/>
          <w:highlight w:val="lightGray"/>
        </w:rPr>
        <w:tab/>
      </w:r>
      <w:proofErr w:type="gramEnd"/>
      <w:r w:rsidRPr="007C6AB8">
        <w:rPr>
          <w:rFonts w:ascii="Inconsolata" w:hAnsi="Inconsolata" w:cs="Menlo Regular"/>
          <w:color w:val="000000"/>
          <w:highlight w:val="lightGray"/>
        </w:rPr>
        <w:t xml:space="preserve"> STEP3_START_XX_PHA_BOX_0.psf  </w:t>
      </w:r>
    </w:p>
    <w:p w14:paraId="3D2F8432"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Structure 1</w:t>
      </w:r>
      <w:r w:rsidRPr="007C6AB8">
        <w:rPr>
          <w:rFonts w:ascii="Inconsolata" w:hAnsi="Inconsolata" w:cs="Menlo Regular"/>
          <w:color w:val="000000"/>
          <w:highlight w:val="lightGray"/>
        </w:rPr>
        <w:tab/>
        <w:t xml:space="preserve"> STEP3_START_XX_</w:t>
      </w:r>
      <w:r>
        <w:rPr>
          <w:rFonts w:ascii="Inconsolata" w:hAnsi="Inconsolata" w:cs="Menlo Regular"/>
          <w:color w:val="000000"/>
          <w:highlight w:val="lightGray"/>
        </w:rPr>
        <w:t>PHA_Reserv</w:t>
      </w:r>
      <w:r w:rsidRPr="007C6AB8">
        <w:rPr>
          <w:rFonts w:ascii="Inconsolata" w:hAnsi="Inconsolata" w:cs="Menlo Regular"/>
          <w:color w:val="000000"/>
          <w:highlight w:val="lightGray"/>
        </w:rPr>
        <w:t>_BOX_1.psf</w:t>
      </w:r>
    </w:p>
    <w:p w14:paraId="62EF3705"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0E1EB840"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4B8F2546"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w:t>
      </w:r>
      <w:r>
        <w:rPr>
          <w:rFonts w:ascii="Inconsolata" w:hAnsi="Inconsolata" w:cs="Menlo Regular"/>
          <w:color w:val="000000"/>
          <w:highlight w:val="lightGray"/>
        </w:rPr>
        <w:t>---------- SYSTEM --------------------</w:t>
      </w:r>
      <w:r w:rsidRPr="007C6AB8">
        <w:rPr>
          <w:rFonts w:ascii="Inconsolata" w:hAnsi="Inconsolata" w:cs="Menlo Regular"/>
          <w:color w:val="000000"/>
          <w:highlight w:val="lightGray"/>
        </w:rPr>
        <w:t>==========</w:t>
      </w:r>
    </w:p>
    <w:p w14:paraId="4D95C6D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05FA3333"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6A8AE020"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6CC5191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SIMULATION CONDITION   </w:t>
      </w:r>
    </w:p>
    <w:p w14:paraId="60609604"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746811A9"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Temperature     200.00</w:t>
      </w:r>
    </w:p>
    <w:p w14:paraId="577A640C" w14:textId="2B29394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Potential </w:t>
      </w:r>
      <w:r>
        <w:rPr>
          <w:rFonts w:ascii="Inconsolata" w:hAnsi="Inconsolata" w:cs="Menlo Regular"/>
          <w:color w:val="000000"/>
          <w:highlight w:val="lightGray"/>
        </w:rPr>
        <w:tab/>
      </w:r>
      <w:r>
        <w:rPr>
          <w:rFonts w:ascii="Inconsolata" w:hAnsi="Inconsolata" w:cs="Menlo Regular"/>
          <w:color w:val="000000"/>
          <w:highlight w:val="lightGray"/>
        </w:rPr>
        <w:tab/>
      </w:r>
      <w:r w:rsidR="004234A2">
        <w:rPr>
          <w:rFonts w:ascii="Inconsolata" w:hAnsi="Inconsolata" w:cs="Menlo Regular"/>
          <w:color w:val="000000"/>
          <w:highlight w:val="lightGray"/>
        </w:rPr>
        <w:t>VDW</w:t>
      </w:r>
      <w:r w:rsidRPr="007C6AB8">
        <w:rPr>
          <w:rFonts w:ascii="Inconsolata" w:hAnsi="Inconsolata" w:cs="Menlo Regular"/>
          <w:color w:val="000000"/>
          <w:highlight w:val="lightGray"/>
        </w:rPr>
        <w:t xml:space="preserve">   </w:t>
      </w:r>
    </w:p>
    <w:p w14:paraId="0D5D10AE" w14:textId="4755520B"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LRC</w:t>
      </w:r>
      <w:r w:rsidRPr="007C6AB8">
        <w:rPr>
          <w:rFonts w:ascii="Inconsolata" w:hAnsi="Inconsolata" w:cs="Menlo Regular"/>
          <w:color w:val="000000"/>
          <w:highlight w:val="lightGray"/>
        </w:rPr>
        <w:tab/>
      </w:r>
      <w:r w:rsidRPr="007C6AB8">
        <w:rPr>
          <w:rFonts w:ascii="Inconsolata" w:hAnsi="Inconsolata" w:cs="Menlo Regular"/>
          <w:color w:val="000000"/>
          <w:highlight w:val="lightGray"/>
        </w:rPr>
        <w:tab/>
      </w:r>
      <w:r>
        <w:rPr>
          <w:rFonts w:ascii="Inconsolata" w:hAnsi="Inconsolata" w:cs="Menlo Regular"/>
          <w:color w:val="000000"/>
          <w:highlight w:val="lightGray"/>
        </w:rPr>
        <w:tab/>
      </w:r>
      <w:r w:rsidR="004234A2">
        <w:rPr>
          <w:rFonts w:ascii="Inconsolata" w:hAnsi="Inconsolata" w:cs="Menlo Regular"/>
          <w:color w:val="000000"/>
          <w:highlight w:val="lightGray"/>
        </w:rPr>
        <w:t>true</w:t>
      </w:r>
    </w:p>
    <w:p w14:paraId="4655A167"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Rcut</w:t>
      </w:r>
      <w:proofErr w:type="spellEnd"/>
      <w:r w:rsidRPr="007C6AB8">
        <w:rPr>
          <w:rFonts w:ascii="Inconsolata" w:hAnsi="Inconsolata" w:cs="Menlo Regular"/>
          <w:color w:val="000000"/>
          <w:highlight w:val="lightGray"/>
        </w:rPr>
        <w:tab/>
      </w:r>
      <w:r w:rsidRPr="007C6AB8">
        <w:rPr>
          <w:rFonts w:ascii="Inconsolata" w:hAnsi="Inconsolata" w:cs="Menlo Regular"/>
          <w:color w:val="000000"/>
          <w:highlight w:val="lightGray"/>
        </w:rPr>
        <w:tab/>
      </w:r>
      <w:r>
        <w:rPr>
          <w:rFonts w:ascii="Inconsolata" w:hAnsi="Inconsolata" w:cs="Menlo Regular"/>
          <w:color w:val="000000"/>
          <w:highlight w:val="lightGray"/>
        </w:rPr>
        <w:tab/>
      </w:r>
      <w:r w:rsidRPr="007C6AB8">
        <w:rPr>
          <w:rFonts w:ascii="Inconsolata" w:hAnsi="Inconsolata" w:cs="Menlo Regular"/>
          <w:color w:val="000000"/>
          <w:highlight w:val="lightGray"/>
        </w:rPr>
        <w:t xml:space="preserve">10   </w:t>
      </w:r>
    </w:p>
    <w:p w14:paraId="5E1DBD1D"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Exclude </w:t>
      </w:r>
      <w:r w:rsidRPr="007C6AB8">
        <w:rPr>
          <w:rFonts w:ascii="Inconsolata" w:hAnsi="Inconsolata" w:cs="Menlo Regular"/>
          <w:color w:val="000000"/>
          <w:highlight w:val="lightGray"/>
        </w:rPr>
        <w:tab/>
      </w:r>
      <w:r>
        <w:rPr>
          <w:rFonts w:ascii="Inconsolata" w:hAnsi="Inconsolata" w:cs="Menlo Regular"/>
          <w:color w:val="000000"/>
          <w:highlight w:val="lightGray"/>
        </w:rPr>
        <w:tab/>
        <w:t>1-4</w:t>
      </w:r>
      <w:r w:rsidRPr="007C6AB8">
        <w:rPr>
          <w:rFonts w:ascii="Inconsolata" w:hAnsi="Inconsolata" w:cs="Menlo Regular"/>
          <w:color w:val="000000"/>
          <w:highlight w:val="lightGray"/>
        </w:rPr>
        <w:t xml:space="preserve"> </w:t>
      </w:r>
    </w:p>
    <w:p w14:paraId="35ECF36D"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5E437A0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5DAD7226"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ELECTROSTATIC   </w:t>
      </w:r>
    </w:p>
    <w:p w14:paraId="62011590"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5EA51585" w14:textId="5209F13D" w:rsidR="00BC2499" w:rsidRPr="007C6AB8" w:rsidRDefault="00E67FEA"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Pr>
          <w:rFonts w:ascii="Inconsolata" w:hAnsi="Inconsolata" w:cs="Menlo Regular"/>
          <w:color w:val="000000"/>
          <w:highlight w:val="lightGray"/>
        </w:rPr>
        <w:t>Ewald</w:t>
      </w:r>
      <w:r>
        <w:rPr>
          <w:rFonts w:ascii="Inconsolata" w:hAnsi="Inconsolata" w:cs="Menlo Regular"/>
          <w:color w:val="000000"/>
          <w:highlight w:val="lightGray"/>
        </w:rPr>
        <w:tab/>
      </w:r>
      <w:r>
        <w:rPr>
          <w:rFonts w:ascii="Inconsolata" w:hAnsi="Inconsolata" w:cs="Menlo Regular"/>
          <w:color w:val="000000"/>
          <w:highlight w:val="lightGray"/>
        </w:rPr>
        <w:tab/>
      </w:r>
      <w:r>
        <w:rPr>
          <w:rFonts w:ascii="Inconsolata" w:hAnsi="Inconsolata" w:cs="Menlo Regular"/>
          <w:color w:val="000000"/>
          <w:highlight w:val="lightGray"/>
        </w:rPr>
        <w:tab/>
      </w:r>
      <w:r>
        <w:rPr>
          <w:rFonts w:ascii="Inconsolata" w:hAnsi="Inconsolata" w:cs="Menlo Regular"/>
          <w:color w:val="000000"/>
          <w:highlight w:val="lightGray"/>
        </w:rPr>
        <w:tab/>
      </w:r>
      <w:r w:rsidR="00062903">
        <w:rPr>
          <w:rFonts w:ascii="Inconsolata" w:hAnsi="Inconsolata" w:cs="Menlo Regular"/>
          <w:color w:val="000000"/>
          <w:highlight w:val="lightGray"/>
        </w:rPr>
        <w:t>true</w:t>
      </w:r>
    </w:p>
    <w:p w14:paraId="7E3771D8" w14:textId="19445AF4" w:rsidR="00BC2499"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Pr>
          <w:rFonts w:ascii="Inconsolata" w:hAnsi="Inconsolata" w:cs="Menlo Regular"/>
          <w:color w:val="000000"/>
          <w:highlight w:val="lightGray"/>
        </w:rPr>
        <w:t>ElectroStatic</w:t>
      </w:r>
      <w:proofErr w:type="spellEnd"/>
      <w:r w:rsidRPr="007C6AB8">
        <w:rPr>
          <w:rFonts w:ascii="Inconsolata" w:hAnsi="Inconsolata" w:cs="Menlo Regular"/>
          <w:color w:val="000000"/>
          <w:highlight w:val="lightGray"/>
        </w:rPr>
        <w:tab/>
      </w:r>
      <w:r w:rsidRPr="007C6AB8">
        <w:rPr>
          <w:rFonts w:ascii="Inconsolata" w:hAnsi="Inconsolata" w:cs="Menlo Regular"/>
          <w:color w:val="000000"/>
          <w:highlight w:val="lightGray"/>
        </w:rPr>
        <w:tab/>
      </w:r>
      <w:r w:rsidR="00062903">
        <w:rPr>
          <w:rFonts w:ascii="Inconsolata" w:hAnsi="Inconsolata" w:cs="Menlo Regular"/>
          <w:color w:val="000000"/>
          <w:highlight w:val="lightGray"/>
        </w:rPr>
        <w:t>true</w:t>
      </w:r>
    </w:p>
    <w:p w14:paraId="448ABB68" w14:textId="3E84F612" w:rsidR="00062903" w:rsidRDefault="00062903"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Pr>
          <w:rFonts w:ascii="Inconsolata" w:hAnsi="Inconsolata" w:cs="Menlo Regular"/>
          <w:color w:val="000000"/>
          <w:highlight w:val="lightGray"/>
        </w:rPr>
        <w:t>CachedFourier</w:t>
      </w:r>
      <w:proofErr w:type="spellEnd"/>
      <w:r>
        <w:rPr>
          <w:rFonts w:ascii="Inconsolata" w:hAnsi="Inconsolata" w:cs="Menlo Regular"/>
          <w:color w:val="000000"/>
          <w:highlight w:val="lightGray"/>
        </w:rPr>
        <w:tab/>
      </w:r>
      <w:r>
        <w:rPr>
          <w:rFonts w:ascii="Inconsolata" w:hAnsi="Inconsolata" w:cs="Menlo Regular"/>
          <w:color w:val="000000"/>
          <w:highlight w:val="lightGray"/>
        </w:rPr>
        <w:tab/>
        <w:t>true</w:t>
      </w:r>
    </w:p>
    <w:p w14:paraId="6E61F1C5" w14:textId="0DE0F2C6" w:rsidR="00062903" w:rsidRDefault="00062903"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Pr>
          <w:rFonts w:ascii="Inconsolata" w:hAnsi="Inconsolata" w:cs="Menlo Regular"/>
          <w:color w:val="000000"/>
          <w:highlight w:val="lightGray"/>
        </w:rPr>
        <w:t>Tolerance</w:t>
      </w:r>
      <w:r>
        <w:rPr>
          <w:rFonts w:ascii="Inconsolata" w:hAnsi="Inconsolata" w:cs="Menlo Regular"/>
          <w:color w:val="000000"/>
          <w:highlight w:val="lightGray"/>
        </w:rPr>
        <w:tab/>
      </w:r>
      <w:r>
        <w:rPr>
          <w:rFonts w:ascii="Inconsolata" w:hAnsi="Inconsolata" w:cs="Menlo Regular"/>
          <w:color w:val="000000"/>
          <w:highlight w:val="lightGray"/>
        </w:rPr>
        <w:tab/>
      </w:r>
      <w:r>
        <w:rPr>
          <w:rFonts w:ascii="Inconsolata" w:hAnsi="Inconsolata" w:cs="Menlo Regular"/>
          <w:color w:val="000000"/>
          <w:highlight w:val="lightGray"/>
        </w:rPr>
        <w:tab/>
        <w:t>0.00001</w:t>
      </w:r>
    </w:p>
    <w:p w14:paraId="1C6264C0" w14:textId="05BFDACB" w:rsidR="005B4332" w:rsidRPr="007C6AB8" w:rsidRDefault="005B4332"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Pr>
          <w:rFonts w:ascii="Inconsolata" w:hAnsi="Inconsolata" w:cs="Menlo Regular"/>
          <w:color w:val="000000"/>
          <w:highlight w:val="lightGray"/>
        </w:rPr>
        <w:t>1-4scaling</w:t>
      </w:r>
      <w:r>
        <w:rPr>
          <w:rFonts w:ascii="Inconsolata" w:hAnsi="Inconsolata" w:cs="Menlo Regular"/>
          <w:color w:val="000000"/>
          <w:highlight w:val="lightGray"/>
        </w:rPr>
        <w:tab/>
      </w:r>
      <w:r>
        <w:rPr>
          <w:rFonts w:ascii="Inconsolata" w:hAnsi="Inconsolata" w:cs="Menlo Regular"/>
          <w:color w:val="000000"/>
          <w:highlight w:val="lightGray"/>
        </w:rPr>
        <w:tab/>
      </w:r>
      <w:r>
        <w:rPr>
          <w:rFonts w:ascii="Inconsolata" w:hAnsi="Inconsolata" w:cs="Menlo Regular"/>
          <w:color w:val="000000"/>
          <w:highlight w:val="lightGray"/>
        </w:rPr>
        <w:tab/>
        <w:t>0.0</w:t>
      </w:r>
    </w:p>
    <w:p w14:paraId="30176634" w14:textId="77777777" w:rsidR="00BC2499"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6ED9273A" w14:textId="77777777" w:rsidR="004234A2" w:rsidRDefault="004234A2"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1BC2CF9D" w14:textId="77777777" w:rsidR="004234A2" w:rsidRPr="007C6AB8" w:rsidRDefault="004234A2"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0CB8A0C0"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21FBA0A5"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STEPS </w:t>
      </w:r>
    </w:p>
    <w:p w14:paraId="4D4EAAF0"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5E00A096"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RunSteps</w:t>
      </w:r>
      <w:proofErr w:type="spellEnd"/>
      <w:r w:rsidRPr="007C6AB8">
        <w:rPr>
          <w:rFonts w:ascii="Inconsolata" w:hAnsi="Inconsolata" w:cs="Menlo Regular"/>
          <w:color w:val="000000"/>
          <w:highlight w:val="lightGray"/>
        </w:rPr>
        <w:t xml:space="preserve">           25000000      </w:t>
      </w:r>
    </w:p>
    <w:p w14:paraId="591D8DCE"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EqSteps</w:t>
      </w:r>
      <w:proofErr w:type="spellEnd"/>
      <w:r w:rsidRPr="007C6AB8">
        <w:rPr>
          <w:rFonts w:ascii="Inconsolata" w:hAnsi="Inconsolata" w:cs="Menlo Regular"/>
          <w:color w:val="000000"/>
          <w:highlight w:val="lightGray"/>
        </w:rPr>
        <w:tab/>
      </w:r>
      <w:r w:rsidRPr="007C6AB8">
        <w:rPr>
          <w:rFonts w:ascii="Inconsolata" w:hAnsi="Inconsolata" w:cs="Menlo Regular"/>
          <w:color w:val="000000"/>
          <w:highlight w:val="lightGray"/>
        </w:rPr>
        <w:tab/>
        <w:t xml:space="preserve">   5000000       </w:t>
      </w:r>
    </w:p>
    <w:p w14:paraId="5DD60694"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AdjSteps</w:t>
      </w:r>
      <w:proofErr w:type="spellEnd"/>
      <w:r w:rsidRPr="007C6AB8">
        <w:rPr>
          <w:rFonts w:ascii="Inconsolata" w:hAnsi="Inconsolata" w:cs="Menlo Regular"/>
          <w:color w:val="000000"/>
          <w:highlight w:val="lightGray"/>
        </w:rPr>
        <w:tab/>
      </w:r>
      <w:r>
        <w:rPr>
          <w:rFonts w:ascii="Inconsolata" w:hAnsi="Inconsolata" w:cs="Menlo Regular"/>
          <w:color w:val="000000"/>
          <w:highlight w:val="lightGray"/>
        </w:rPr>
        <w:tab/>
      </w:r>
      <w:r w:rsidRPr="007C6AB8">
        <w:rPr>
          <w:rFonts w:ascii="Inconsolata" w:hAnsi="Inconsolata" w:cs="Menlo Regular"/>
          <w:color w:val="000000"/>
          <w:highlight w:val="lightGray"/>
        </w:rPr>
        <w:t xml:space="preserve">   1000        </w:t>
      </w:r>
    </w:p>
    <w:p w14:paraId="76C7476F"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560C6E33"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35EC848D"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MOVE FREQUENCY              </w:t>
      </w:r>
    </w:p>
    <w:p w14:paraId="4DA5EFE3"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71F0A90F" w14:textId="6D485A45"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Pr>
          <w:rFonts w:ascii="Inconsolata" w:hAnsi="Inconsolata" w:cs="Menlo Regular"/>
          <w:color w:val="000000"/>
          <w:highlight w:val="lightGray"/>
        </w:rPr>
        <w:t>DisFreq</w:t>
      </w:r>
      <w:proofErr w:type="spellEnd"/>
      <w:r>
        <w:rPr>
          <w:rFonts w:ascii="Inconsolata" w:hAnsi="Inconsolata" w:cs="Menlo Regular"/>
          <w:color w:val="000000"/>
          <w:highlight w:val="lightGray"/>
        </w:rPr>
        <w:t xml:space="preserve">         </w:t>
      </w:r>
      <w:proofErr w:type="gramStart"/>
      <w:r>
        <w:rPr>
          <w:rFonts w:ascii="Inconsolata" w:hAnsi="Inconsolata" w:cs="Menlo Regular"/>
          <w:color w:val="000000"/>
          <w:highlight w:val="lightGray"/>
        </w:rPr>
        <w:tab/>
      </w:r>
      <w:r w:rsidR="00E67FEA">
        <w:rPr>
          <w:rFonts w:ascii="Inconsolata" w:hAnsi="Inconsolata" w:cs="Menlo Regular"/>
          <w:color w:val="000000"/>
          <w:highlight w:val="lightGray"/>
        </w:rPr>
        <w:t xml:space="preserve">  0.20</w:t>
      </w:r>
      <w:proofErr w:type="gramEnd"/>
      <w:r w:rsidRPr="007C6AB8">
        <w:rPr>
          <w:rFonts w:ascii="Inconsolata" w:hAnsi="Inconsolata" w:cs="Menlo Regular"/>
          <w:color w:val="000000"/>
          <w:highlight w:val="lightGray"/>
        </w:rPr>
        <w:t xml:space="preserve">  </w:t>
      </w:r>
    </w:p>
    <w:p w14:paraId="6BA6D924" w14:textId="0FEAB943"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RotFreq</w:t>
      </w:r>
      <w:proofErr w:type="spellEnd"/>
      <w:r w:rsidRPr="007C6AB8">
        <w:rPr>
          <w:rFonts w:ascii="Inconsolata" w:hAnsi="Inconsolata" w:cs="Menlo Regular"/>
          <w:color w:val="000000"/>
          <w:highlight w:val="lightGray"/>
        </w:rPr>
        <w:tab/>
      </w:r>
      <w:proofErr w:type="gramStart"/>
      <w:r w:rsidRPr="007C6AB8">
        <w:rPr>
          <w:rFonts w:ascii="Inconsolata" w:hAnsi="Inconsolata" w:cs="Menlo Regular"/>
          <w:color w:val="000000"/>
          <w:highlight w:val="lightGray"/>
        </w:rPr>
        <w:tab/>
      </w:r>
      <w:r>
        <w:rPr>
          <w:rFonts w:ascii="Inconsolata" w:hAnsi="Inconsolata" w:cs="Menlo Regular"/>
          <w:color w:val="000000"/>
          <w:highlight w:val="lightGray"/>
        </w:rPr>
        <w:t xml:space="preserve">  </w:t>
      </w:r>
      <w:r w:rsidR="00E67FEA">
        <w:rPr>
          <w:rFonts w:ascii="Inconsolata" w:hAnsi="Inconsolata" w:cs="Menlo Regular"/>
          <w:color w:val="000000"/>
          <w:highlight w:val="lightGray"/>
        </w:rPr>
        <w:t>0.2</w:t>
      </w:r>
      <w:r w:rsidRPr="007C6AB8">
        <w:rPr>
          <w:rFonts w:ascii="Inconsolata" w:hAnsi="Inconsolata" w:cs="Menlo Regular"/>
          <w:color w:val="000000"/>
          <w:highlight w:val="lightGray"/>
        </w:rPr>
        <w:t>0</w:t>
      </w:r>
      <w:proofErr w:type="gramEnd"/>
      <w:r w:rsidRPr="007C6AB8">
        <w:rPr>
          <w:rFonts w:ascii="Inconsolata" w:hAnsi="Inconsolata" w:cs="Menlo Regular"/>
          <w:color w:val="000000"/>
          <w:highlight w:val="lightGray"/>
        </w:rPr>
        <w:t xml:space="preserve">   </w:t>
      </w:r>
    </w:p>
    <w:p w14:paraId="44CEE6F0" w14:textId="2F394531"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SwapFreq</w:t>
      </w:r>
      <w:proofErr w:type="spellEnd"/>
      <w:r w:rsidRPr="007C6AB8">
        <w:rPr>
          <w:rFonts w:ascii="Inconsolata" w:hAnsi="Inconsolata" w:cs="Menlo Regular"/>
          <w:color w:val="000000"/>
          <w:highlight w:val="lightGray"/>
        </w:rPr>
        <w:tab/>
        <w:t xml:space="preserve">     </w:t>
      </w:r>
      <w:r>
        <w:rPr>
          <w:rFonts w:ascii="Inconsolata" w:hAnsi="Inconsolata" w:cs="Menlo Regular"/>
          <w:color w:val="000000"/>
          <w:highlight w:val="lightGray"/>
        </w:rPr>
        <w:t xml:space="preserve"> </w:t>
      </w:r>
      <w:r w:rsidR="004234A2">
        <w:rPr>
          <w:rFonts w:ascii="Inconsolata" w:hAnsi="Inconsolata" w:cs="Menlo Regular"/>
          <w:color w:val="000000"/>
          <w:highlight w:val="lightGray"/>
        </w:rPr>
        <w:t xml:space="preserve"> </w:t>
      </w:r>
      <w:r>
        <w:rPr>
          <w:rFonts w:ascii="Inconsolata" w:hAnsi="Inconsolata" w:cs="Menlo Regular"/>
          <w:color w:val="000000"/>
          <w:highlight w:val="lightGray"/>
        </w:rPr>
        <w:t xml:space="preserve"> </w:t>
      </w:r>
      <w:r w:rsidR="00E67FEA">
        <w:rPr>
          <w:rFonts w:ascii="Inconsolata" w:hAnsi="Inconsolata" w:cs="Menlo Regular"/>
          <w:color w:val="000000"/>
          <w:highlight w:val="lightGray"/>
        </w:rPr>
        <w:t>0.6</w:t>
      </w:r>
      <w:r w:rsidRPr="007C6AB8">
        <w:rPr>
          <w:rFonts w:ascii="Inconsolata" w:hAnsi="Inconsolata" w:cs="Menlo Regular"/>
          <w:color w:val="000000"/>
          <w:highlight w:val="lightGray"/>
        </w:rPr>
        <w:t>0</w:t>
      </w:r>
    </w:p>
    <w:p w14:paraId="507E6253"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37990CE2" w14:textId="77777777" w:rsidR="00E67FEA" w:rsidRPr="007C6AB8" w:rsidRDefault="00E67FEA" w:rsidP="00E67FEA">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05901A3D" w14:textId="77777777" w:rsidR="00E67FEA" w:rsidRPr="007C6AB8" w:rsidRDefault="00E67FEA" w:rsidP="00E67FEA">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PRESSURE CALCULATION</w:t>
      </w:r>
      <w:r w:rsidRPr="007C6AB8">
        <w:rPr>
          <w:rFonts w:ascii="Inconsolata" w:hAnsi="Inconsolata" w:cs="Menlo Regular"/>
          <w:color w:val="000000"/>
          <w:highlight w:val="lightGray"/>
        </w:rPr>
        <w:t xml:space="preserve">              </w:t>
      </w:r>
    </w:p>
    <w:p w14:paraId="044B4B5D" w14:textId="77777777" w:rsidR="00E67FEA" w:rsidRPr="007C6AB8" w:rsidRDefault="00E67FEA" w:rsidP="00E67FEA">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5796E0E9" w14:textId="50023D41" w:rsidR="00E67FEA" w:rsidRPr="007C6AB8" w:rsidRDefault="00E67FEA" w:rsidP="00E67FEA">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Pr>
          <w:rFonts w:ascii="Inconsolata" w:hAnsi="Inconsolata" w:cs="Menlo Regular"/>
          <w:color w:val="000000"/>
          <w:highlight w:val="lightGray"/>
        </w:rPr>
        <w:t>PressureCalc</w:t>
      </w:r>
      <w:proofErr w:type="spellEnd"/>
      <w:r>
        <w:rPr>
          <w:rFonts w:ascii="Inconsolata" w:hAnsi="Inconsolata" w:cs="Menlo Regular"/>
          <w:color w:val="000000"/>
          <w:highlight w:val="lightGray"/>
        </w:rPr>
        <w:tab/>
        <w:t>false</w:t>
      </w: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ab/>
      </w:r>
    </w:p>
    <w:p w14:paraId="1B8EDB87" w14:textId="77777777" w:rsidR="00BC2499"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4A86FCB2" w14:textId="77777777" w:rsidR="00E67FEA" w:rsidRPr="007C6AB8" w:rsidRDefault="00E67FEA"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5288878F"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5AC557A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BOX DIMENSION #, X, Y, Z</w:t>
      </w:r>
    </w:p>
    <w:p w14:paraId="5FC0B8A6"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7F78925D"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proofErr w:type="gramStart"/>
      <w:r w:rsidRPr="007C6AB8">
        <w:rPr>
          <w:rFonts w:ascii="Inconsolata" w:hAnsi="Inconsolata" w:cs="Menlo Regular"/>
          <w:color w:val="000000"/>
          <w:highlight w:val="lightGray"/>
        </w:rPr>
        <w:t>BoxDim</w:t>
      </w:r>
      <w:proofErr w:type="spellEnd"/>
      <w:r w:rsidRPr="007C6AB8">
        <w:rPr>
          <w:rFonts w:ascii="Inconsolata" w:hAnsi="Inconsolata" w:cs="Menlo Regular"/>
          <w:color w:val="000000"/>
          <w:highlight w:val="lightGray"/>
        </w:rPr>
        <w:t xml:space="preserve">  0</w:t>
      </w:r>
      <w:proofErr w:type="gramEnd"/>
      <w:r w:rsidRPr="007C6AB8">
        <w:rPr>
          <w:rFonts w:ascii="Inconsolata" w:hAnsi="Inconsolata" w:cs="Menlo Regular"/>
          <w:color w:val="000000"/>
          <w:highlight w:val="lightGray"/>
        </w:rPr>
        <w:t xml:space="preserve">    35.00  35.00  35.00</w:t>
      </w:r>
    </w:p>
    <w:p w14:paraId="7CD2DAAB" w14:textId="00F4D7D6"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proofErr w:type="gramStart"/>
      <w:r>
        <w:rPr>
          <w:rFonts w:ascii="Inconsolata" w:hAnsi="Inconsolata" w:cs="Menlo Regular"/>
          <w:color w:val="000000"/>
          <w:highlight w:val="lightGray"/>
        </w:rPr>
        <w:t>BoxDim</w:t>
      </w:r>
      <w:proofErr w:type="spellEnd"/>
      <w:r>
        <w:rPr>
          <w:rFonts w:ascii="Inconsolata" w:hAnsi="Inconsolata" w:cs="Menlo Regular"/>
          <w:color w:val="000000"/>
          <w:highlight w:val="lightGray"/>
        </w:rPr>
        <w:t xml:space="preserve">  1</w:t>
      </w:r>
      <w:proofErr w:type="gramEnd"/>
      <w:r>
        <w:rPr>
          <w:rFonts w:ascii="Inconsolata" w:hAnsi="Inconsolata" w:cs="Menlo Regular"/>
          <w:color w:val="000000"/>
          <w:highlight w:val="lightGray"/>
        </w:rPr>
        <w:t xml:space="preserve">    45.00  45.00  4</w:t>
      </w:r>
      <w:r w:rsidRPr="007C6AB8">
        <w:rPr>
          <w:rFonts w:ascii="Inconsolata" w:hAnsi="Inconsolata" w:cs="Menlo Regular"/>
          <w:color w:val="000000"/>
          <w:highlight w:val="lightGray"/>
        </w:rPr>
        <w:t>5.00</w:t>
      </w:r>
    </w:p>
    <w:p w14:paraId="401BCECD"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05D971E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01F3862F"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CBMC TRIALS</w:t>
      </w:r>
    </w:p>
    <w:p w14:paraId="766F75B0"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2D02DF1F"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Pr>
          <w:rFonts w:ascii="Inconsolata" w:hAnsi="Inconsolata" w:cs="Menlo Regular"/>
          <w:color w:val="000000"/>
          <w:highlight w:val="lightGray"/>
        </w:rPr>
        <w:t>CBMC_First</w:t>
      </w:r>
      <w:proofErr w:type="spellEnd"/>
      <w:r>
        <w:rPr>
          <w:rFonts w:ascii="Inconsolata" w:hAnsi="Inconsolata" w:cs="Menlo Regular"/>
          <w:color w:val="000000"/>
          <w:highlight w:val="lightGray"/>
        </w:rPr>
        <w:t xml:space="preserve">   8</w:t>
      </w:r>
      <w:r w:rsidRPr="007C6AB8">
        <w:rPr>
          <w:rFonts w:ascii="Inconsolata" w:hAnsi="Inconsolata" w:cs="Menlo Regular"/>
          <w:color w:val="000000"/>
          <w:highlight w:val="lightGray"/>
        </w:rPr>
        <w:t xml:space="preserve">    </w:t>
      </w:r>
    </w:p>
    <w:p w14:paraId="62366E51"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CBMC_Nth</w:t>
      </w:r>
      <w:proofErr w:type="spellEnd"/>
      <w:r w:rsidRPr="007C6AB8">
        <w:rPr>
          <w:rFonts w:ascii="Inconsolata" w:hAnsi="Inconsolata" w:cs="Menlo Regular"/>
          <w:color w:val="000000"/>
          <w:highlight w:val="lightGray"/>
        </w:rPr>
        <w:t xml:space="preserve">     4</w:t>
      </w:r>
    </w:p>
    <w:p w14:paraId="5D331342"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CBMC_Ang</w:t>
      </w:r>
      <w:proofErr w:type="spellEnd"/>
      <w:r w:rsidRPr="007C6AB8">
        <w:rPr>
          <w:rFonts w:ascii="Inconsolata" w:hAnsi="Inconsolata" w:cs="Menlo Regular"/>
          <w:color w:val="000000"/>
          <w:highlight w:val="lightGray"/>
        </w:rPr>
        <w:t xml:space="preserve">     100</w:t>
      </w:r>
    </w:p>
    <w:p w14:paraId="639D6093" w14:textId="4C08CB76" w:rsidR="00BC2499"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CBMC_D</w:t>
      </w:r>
      <w:r>
        <w:rPr>
          <w:rFonts w:ascii="Inconsolata" w:hAnsi="Inconsolata" w:cs="Menlo Regular"/>
          <w:color w:val="000000"/>
          <w:highlight w:val="lightGray"/>
        </w:rPr>
        <w:t>ih</w:t>
      </w:r>
      <w:proofErr w:type="spellEnd"/>
      <w:r>
        <w:rPr>
          <w:rFonts w:ascii="Inconsolata" w:hAnsi="Inconsolata" w:cs="Menlo Regular"/>
          <w:color w:val="000000"/>
          <w:highlight w:val="lightGray"/>
        </w:rPr>
        <w:t xml:space="preserve">     3</w:t>
      </w:r>
      <w:r w:rsidRPr="007C6AB8">
        <w:rPr>
          <w:rFonts w:ascii="Inconsolata" w:hAnsi="Inconsolata" w:cs="Menlo Regular"/>
          <w:color w:val="000000"/>
          <w:highlight w:val="lightGray"/>
        </w:rPr>
        <w:t>0</w:t>
      </w:r>
    </w:p>
    <w:p w14:paraId="278EE283"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2F947FC7" w14:textId="77777777" w:rsidR="00BC2499" w:rsidRPr="00F51064"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F51064">
        <w:rPr>
          <w:rFonts w:ascii="Inconsolata" w:hAnsi="Inconsolata" w:cs="Menlo Regular"/>
          <w:color w:val="000000"/>
          <w:highlight w:val="lightGray"/>
        </w:rPr>
        <w:t>####################################</w:t>
      </w:r>
    </w:p>
    <w:p w14:paraId="6EF6B401" w14:textId="77777777" w:rsidR="00BC2499" w:rsidRPr="00F51064"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F51064">
        <w:rPr>
          <w:rFonts w:ascii="Inconsolata" w:hAnsi="Inconsolata" w:cs="Menlo Regular"/>
          <w:color w:val="000000"/>
          <w:highlight w:val="lightGray"/>
        </w:rPr>
        <w:t xml:space="preserve">#          Mol. Name     Chem. </w:t>
      </w:r>
      <w:commentRangeStart w:id="53"/>
      <w:r w:rsidRPr="00F51064">
        <w:rPr>
          <w:rFonts w:ascii="Inconsolata" w:hAnsi="Inconsolata" w:cs="Menlo Regular"/>
          <w:color w:val="000000"/>
          <w:highlight w:val="lightGray"/>
        </w:rPr>
        <w:t>Pot</w:t>
      </w:r>
      <w:commentRangeEnd w:id="53"/>
      <w:r>
        <w:rPr>
          <w:rStyle w:val="CommentReference"/>
        </w:rPr>
        <w:commentReference w:id="53"/>
      </w:r>
      <w:r w:rsidRPr="00F51064">
        <w:rPr>
          <w:rFonts w:ascii="Inconsolata" w:hAnsi="Inconsolata" w:cs="Menlo Regular"/>
          <w:color w:val="000000"/>
          <w:highlight w:val="lightGray"/>
        </w:rPr>
        <w:t>.</w:t>
      </w:r>
    </w:p>
    <w:p w14:paraId="09648BD8" w14:textId="77777777" w:rsidR="00BC2499" w:rsidRPr="00F51064"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F51064">
        <w:rPr>
          <w:rFonts w:ascii="Inconsolata" w:hAnsi="Inconsolata" w:cs="Menlo Regular"/>
          <w:color w:val="000000"/>
          <w:highlight w:val="lightGray"/>
        </w:rPr>
        <w:t>####################################</w:t>
      </w:r>
    </w:p>
    <w:p w14:paraId="71558C25" w14:textId="6837060D" w:rsidR="00BC2499" w:rsidRDefault="004234A2"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Pr>
          <w:rFonts w:ascii="Inconsolata" w:hAnsi="Inconsolata" w:cs="Menlo Regular"/>
          <w:color w:val="000000"/>
          <w:highlight w:val="lightGray"/>
        </w:rPr>
        <w:t>ChemPot</w:t>
      </w:r>
      <w:proofErr w:type="spellEnd"/>
      <w:r>
        <w:rPr>
          <w:rFonts w:ascii="Inconsolata" w:hAnsi="Inconsolata" w:cs="Menlo Regular"/>
          <w:color w:val="000000"/>
          <w:highlight w:val="lightGray"/>
        </w:rPr>
        <w:t xml:space="preserve">    DME</w:t>
      </w:r>
      <w:r w:rsidR="00BC2499" w:rsidRPr="00F51064">
        <w:rPr>
          <w:rFonts w:ascii="Inconsolata" w:hAnsi="Inconsolata" w:cs="Menlo Regular"/>
          <w:color w:val="000000"/>
          <w:highlight w:val="lightGray"/>
        </w:rPr>
        <w:t xml:space="preserve">             -2230</w:t>
      </w:r>
    </w:p>
    <w:p w14:paraId="79EE6DDC"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4AF98C07"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627DD32A"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101ADE4F"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w:t>
      </w:r>
      <w:r>
        <w:rPr>
          <w:rFonts w:ascii="Inconsolata" w:hAnsi="Inconsolata" w:cs="Menlo Regular"/>
          <w:color w:val="000000"/>
          <w:highlight w:val="lightGray"/>
        </w:rPr>
        <w:t>----------------- OUTPUT ----</w:t>
      </w:r>
      <w:r w:rsidRPr="007C6AB8">
        <w:rPr>
          <w:rFonts w:ascii="Inconsolata" w:hAnsi="Inconsolata" w:cs="Menlo Regular"/>
          <w:color w:val="000000"/>
          <w:highlight w:val="lightGray"/>
        </w:rPr>
        <w:t>------</w:t>
      </w:r>
      <w:r>
        <w:rPr>
          <w:rFonts w:ascii="Inconsolata" w:hAnsi="Inconsolata" w:cs="Menlo Regular"/>
          <w:color w:val="000000"/>
          <w:highlight w:val="lightGray"/>
        </w:rPr>
        <w:t>----------=========</w:t>
      </w:r>
    </w:p>
    <w:p w14:paraId="71CF2D53"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340AC4EF"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1C31E15D"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409F6CC6"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OUTPUT FILE NAME </w:t>
      </w:r>
    </w:p>
    <w:p w14:paraId="3F1CC66A"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4DF4AC38" w14:textId="1334C0E5" w:rsidR="00BC2499" w:rsidRPr="007C6AB8" w:rsidRDefault="004234A2" w:rsidP="00BC2499">
      <w:pPr>
        <w:pStyle w:val="ListParagraph"/>
        <w:widowControl w:val="0"/>
        <w:autoSpaceDE w:val="0"/>
        <w:autoSpaceDN w:val="0"/>
        <w:adjustRightInd w:val="0"/>
        <w:spacing w:after="240" w:line="240" w:lineRule="auto"/>
        <w:ind w:left="0"/>
        <w:outlineLvl w:val="0"/>
        <w:rPr>
          <w:rFonts w:ascii="Inconsolata" w:hAnsi="Inconsolata" w:cs="Menlo Regular"/>
          <w:color w:val="000000"/>
          <w:highlight w:val="lightGray"/>
        </w:rPr>
      </w:pPr>
      <w:proofErr w:type="spellStart"/>
      <w:proofErr w:type="gramStart"/>
      <w:r>
        <w:rPr>
          <w:rFonts w:ascii="Inconsolata" w:hAnsi="Inconsolata" w:cs="Menlo Regular"/>
          <w:color w:val="000000"/>
          <w:highlight w:val="lightGray"/>
        </w:rPr>
        <w:t>OutputName</w:t>
      </w:r>
      <w:proofErr w:type="spellEnd"/>
      <w:r>
        <w:rPr>
          <w:rFonts w:ascii="Inconsolata" w:hAnsi="Inconsolata" w:cs="Menlo Regular"/>
          <w:color w:val="000000"/>
          <w:highlight w:val="lightGray"/>
        </w:rPr>
        <w:t xml:space="preserve">  DME</w:t>
      </w:r>
      <w:proofErr w:type="gramEnd"/>
      <w:r w:rsidR="00BC2499">
        <w:rPr>
          <w:rFonts w:ascii="Inconsolata" w:hAnsi="Inconsolata" w:cs="Menlo Regular"/>
          <w:color w:val="000000"/>
          <w:highlight w:val="lightGray"/>
        </w:rPr>
        <w:t>_200_00_K_2220</w:t>
      </w:r>
    </w:p>
    <w:p w14:paraId="3E7FC6C5"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46F95905"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66D8EC6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Pr>
          <w:rFonts w:ascii="Inconsolata" w:hAnsi="Inconsolata" w:cs="Menlo Regular"/>
          <w:color w:val="000000"/>
          <w:highlight w:val="lightGray"/>
        </w:rPr>
        <w:t>#</w:t>
      </w:r>
      <w:r w:rsidRPr="007C6AB8">
        <w:rPr>
          <w:rFonts w:ascii="Inconsolata" w:hAnsi="Inconsolata" w:cs="Menlo Regular"/>
          <w:color w:val="000000"/>
          <w:highlight w:val="lightGray"/>
        </w:rPr>
        <w:t xml:space="preserve"> </w:t>
      </w:r>
      <w:r w:rsidRPr="00F51064">
        <w:rPr>
          <w:rFonts w:ascii="Inconsolata" w:hAnsi="Inconsolata" w:cs="Menlo Regular"/>
          <w:color w:val="000000"/>
          <w:highlight w:val="lightGray"/>
        </w:rPr>
        <w:t>STATISTICS</w:t>
      </w:r>
      <w:r w:rsidRPr="00F51064">
        <w:rPr>
          <w:rFonts w:ascii="Inconsolata" w:hAnsi="Inconsolata" w:cs="Menlo Regular"/>
          <w:color w:val="000000"/>
          <w:highlight w:val="lightGray"/>
        </w:rPr>
        <w:tab/>
        <w:t>ENABLE,</w:t>
      </w:r>
      <w:r w:rsidRPr="00F51064">
        <w:rPr>
          <w:rFonts w:ascii="Inconsolata" w:hAnsi="Inconsolata" w:cs="Menlo Regular"/>
          <w:color w:val="000000"/>
          <w:highlight w:val="lightGray"/>
        </w:rPr>
        <w:tab/>
        <w:t>FREQ.</w:t>
      </w:r>
      <w:r w:rsidRPr="007C6AB8">
        <w:rPr>
          <w:rFonts w:ascii="Inconsolata" w:hAnsi="Inconsolata" w:cs="Menlo Regular"/>
          <w:color w:val="000000"/>
          <w:highlight w:val="lightGray"/>
        </w:rPr>
        <w:t xml:space="preserve">          </w:t>
      </w:r>
    </w:p>
    <w:p w14:paraId="2AF23896"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29718E10"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CoordinatesFreq</w:t>
      </w:r>
      <w:proofErr w:type="spellEnd"/>
      <w:r w:rsidRPr="007C6AB8">
        <w:rPr>
          <w:rFonts w:ascii="Inconsolata" w:hAnsi="Inconsolata" w:cs="Menlo Regular"/>
          <w:color w:val="000000"/>
          <w:highlight w:val="lightGray"/>
        </w:rPr>
        <w:t xml:space="preserve">    true   1000000</w:t>
      </w:r>
    </w:p>
    <w:p w14:paraId="0463BECD" w14:textId="4633F536" w:rsidR="00BC2499" w:rsidRPr="007C6AB8" w:rsidRDefault="00062903"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Pr>
          <w:rFonts w:ascii="Inconsolata" w:hAnsi="Inconsolata" w:cs="Menlo Regular"/>
          <w:color w:val="000000"/>
          <w:highlight w:val="lightGray"/>
        </w:rPr>
        <w:t>RestartFreq</w:t>
      </w:r>
      <w:proofErr w:type="spellEnd"/>
      <w:r>
        <w:rPr>
          <w:rFonts w:ascii="Inconsolata" w:hAnsi="Inconsolata" w:cs="Menlo Regular"/>
          <w:color w:val="000000"/>
          <w:highlight w:val="lightGray"/>
        </w:rPr>
        <w:tab/>
        <w:t xml:space="preserve">   </w:t>
      </w:r>
      <w:r w:rsidR="00BC2499" w:rsidRPr="007C6AB8">
        <w:rPr>
          <w:rFonts w:ascii="Inconsolata" w:hAnsi="Inconsolata" w:cs="Menlo Regular"/>
          <w:color w:val="000000"/>
          <w:highlight w:val="lightGray"/>
        </w:rPr>
        <w:t>true   1000000</w:t>
      </w:r>
    </w:p>
    <w:p w14:paraId="019B80CA"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ConsoleFreq</w:t>
      </w:r>
      <w:proofErr w:type="spellEnd"/>
      <w:r w:rsidRPr="007C6AB8">
        <w:rPr>
          <w:rFonts w:ascii="Inconsolata" w:hAnsi="Inconsolata" w:cs="Menlo Regular"/>
          <w:color w:val="000000"/>
          <w:highlight w:val="lightGray"/>
        </w:rPr>
        <w:t xml:space="preserve">        true   1000000</w:t>
      </w:r>
    </w:p>
    <w:p w14:paraId="45A86F5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BlockAverageFreq</w:t>
      </w:r>
      <w:proofErr w:type="spellEnd"/>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true</w:t>
      </w: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 xml:space="preserve"> </w:t>
      </w:r>
      <w:r w:rsidRPr="007C6AB8">
        <w:rPr>
          <w:rFonts w:ascii="Inconsolata" w:hAnsi="Inconsolata" w:cs="Menlo Regular"/>
          <w:color w:val="000000"/>
          <w:highlight w:val="lightGray"/>
        </w:rPr>
        <w:t xml:space="preserve"> 1000000</w:t>
      </w:r>
    </w:p>
    <w:p w14:paraId="69C45204"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F51064">
        <w:rPr>
          <w:rFonts w:ascii="Inconsolata" w:hAnsi="Inconsolata" w:cs="Menlo Regular"/>
          <w:color w:val="000000"/>
          <w:highlight w:val="lightGray"/>
        </w:rPr>
        <w:t>HistogramFreq</w:t>
      </w:r>
      <w:proofErr w:type="spellEnd"/>
      <w:r w:rsidRPr="00F51064">
        <w:rPr>
          <w:rFonts w:ascii="Inconsolata" w:hAnsi="Inconsolata" w:cs="Menlo Regular"/>
          <w:color w:val="000000"/>
          <w:highlight w:val="lightGray"/>
        </w:rPr>
        <w:t xml:space="preserve">      true   100000</w:t>
      </w:r>
    </w:p>
    <w:p w14:paraId="2B8B60F6"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1D137A5C" w14:textId="77777777" w:rsidR="00BC2499" w:rsidRPr="00F51064"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F51064">
        <w:rPr>
          <w:rFonts w:ascii="Inconsolata" w:hAnsi="Inconsolata" w:cs="Menlo Regular"/>
          <w:color w:val="000000"/>
          <w:highlight w:val="lightGray"/>
        </w:rPr>
        <w:t>################################</w:t>
      </w:r>
    </w:p>
    <w:p w14:paraId="0F49EFB8" w14:textId="77777777" w:rsidR="00BC2499" w:rsidRPr="00F51064"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F51064">
        <w:rPr>
          <w:rFonts w:ascii="Inconsolata" w:hAnsi="Inconsolata" w:cs="Menlo Regular"/>
          <w:color w:val="000000"/>
          <w:highlight w:val="lightGray"/>
        </w:rPr>
        <w:t xml:space="preserve"># </w:t>
      </w:r>
      <w:proofErr w:type="spellStart"/>
      <w:r w:rsidRPr="00F51064">
        <w:rPr>
          <w:rFonts w:ascii="Inconsolata" w:hAnsi="Inconsolata" w:cs="Menlo Regular"/>
          <w:color w:val="000000"/>
          <w:highlight w:val="lightGray"/>
        </w:rPr>
        <w:t>OutHistSettings</w:t>
      </w:r>
      <w:proofErr w:type="spellEnd"/>
    </w:p>
    <w:p w14:paraId="227E2695" w14:textId="77777777" w:rsidR="00BC2499" w:rsidRPr="00F51064"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F51064">
        <w:rPr>
          <w:rFonts w:ascii="Inconsolata" w:hAnsi="Inconsolata" w:cs="Menlo Regular"/>
          <w:color w:val="000000"/>
          <w:highlight w:val="lightGray"/>
        </w:rPr>
        <w:t>################################</w:t>
      </w:r>
    </w:p>
    <w:p w14:paraId="5C9AF992" w14:textId="77777777" w:rsidR="00BC2499" w:rsidRPr="00F51064"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F51064">
        <w:rPr>
          <w:rFonts w:ascii="Inconsolata" w:hAnsi="Inconsolata" w:cs="Menlo Regular"/>
          <w:color w:val="000000"/>
          <w:highlight w:val="lightGray"/>
        </w:rPr>
        <w:t>DistName</w:t>
      </w:r>
      <w:proofErr w:type="spellEnd"/>
      <w:r w:rsidRPr="00F51064">
        <w:rPr>
          <w:rFonts w:ascii="Inconsolata" w:hAnsi="Inconsolata" w:cs="Menlo Regular"/>
          <w:color w:val="000000"/>
          <w:highlight w:val="lightGray"/>
        </w:rPr>
        <w:tab/>
        <w:t xml:space="preserve"> dis</w:t>
      </w:r>
    </w:p>
    <w:p w14:paraId="40652EE8" w14:textId="77777777" w:rsidR="00BC2499" w:rsidRPr="00F51064"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F51064">
        <w:rPr>
          <w:rFonts w:ascii="Inconsolata" w:hAnsi="Inconsolata" w:cs="Menlo Regular"/>
          <w:color w:val="000000"/>
          <w:highlight w:val="lightGray"/>
        </w:rPr>
        <w:t>HistName</w:t>
      </w:r>
      <w:proofErr w:type="spellEnd"/>
      <w:r w:rsidRPr="00F51064">
        <w:rPr>
          <w:rFonts w:ascii="Inconsolata" w:hAnsi="Inconsolata" w:cs="Menlo Regular"/>
          <w:color w:val="000000"/>
          <w:highlight w:val="lightGray"/>
        </w:rPr>
        <w:tab/>
        <w:t xml:space="preserve"> his</w:t>
      </w:r>
    </w:p>
    <w:p w14:paraId="04C53E18" w14:textId="77777777" w:rsidR="00BC2499" w:rsidRPr="00F51064"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F51064">
        <w:rPr>
          <w:rFonts w:ascii="Inconsolata" w:hAnsi="Inconsolata" w:cs="Menlo Regular"/>
          <w:color w:val="000000"/>
          <w:highlight w:val="lightGray"/>
        </w:rPr>
        <w:t>RunNumber</w:t>
      </w:r>
      <w:proofErr w:type="spellEnd"/>
      <w:r w:rsidRPr="00F51064">
        <w:rPr>
          <w:rFonts w:ascii="Inconsolata" w:hAnsi="Inconsolata" w:cs="Menlo Regular"/>
          <w:color w:val="000000"/>
          <w:highlight w:val="lightGray"/>
        </w:rPr>
        <w:tab/>
        <w:t xml:space="preserve"> 5</w:t>
      </w:r>
    </w:p>
    <w:p w14:paraId="1DEBE0F5" w14:textId="77777777" w:rsidR="00BC2499" w:rsidRPr="00F51064"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F51064">
        <w:rPr>
          <w:rFonts w:ascii="Inconsolata" w:hAnsi="Inconsolata" w:cs="Menlo Regular"/>
          <w:color w:val="000000"/>
          <w:highlight w:val="lightGray"/>
        </w:rPr>
        <w:t>RunLetter</w:t>
      </w:r>
      <w:proofErr w:type="spellEnd"/>
      <w:r w:rsidRPr="00F51064">
        <w:rPr>
          <w:rFonts w:ascii="Inconsolata" w:hAnsi="Inconsolata" w:cs="Menlo Regular"/>
          <w:color w:val="000000"/>
          <w:highlight w:val="lightGray"/>
        </w:rPr>
        <w:tab/>
        <w:t xml:space="preserve"> a</w:t>
      </w:r>
    </w:p>
    <w:p w14:paraId="7D21E05B" w14:textId="77777777" w:rsidR="00BC2499"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F51064">
        <w:rPr>
          <w:rFonts w:ascii="Inconsolata" w:hAnsi="Inconsolata" w:cs="Menlo Regular"/>
          <w:color w:val="000000"/>
          <w:highlight w:val="lightGray"/>
        </w:rPr>
        <w:t>SampleFreq</w:t>
      </w:r>
      <w:proofErr w:type="spellEnd"/>
      <w:r w:rsidRPr="00F51064">
        <w:rPr>
          <w:rFonts w:ascii="Inconsolata" w:hAnsi="Inconsolata" w:cs="Menlo Regular"/>
          <w:color w:val="000000"/>
          <w:highlight w:val="lightGray"/>
        </w:rPr>
        <w:tab/>
        <w:t xml:space="preserve"> 200</w:t>
      </w:r>
    </w:p>
    <w:p w14:paraId="17A8FC98"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
    <w:p w14:paraId="48EF1EAC"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187882F4"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ENABLE</w:t>
      </w: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BLK</w:t>
      </w: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AVF</w:t>
      </w:r>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FLUCK.</w:t>
      </w:r>
    </w:p>
    <w:p w14:paraId="624495A4" w14:textId="77777777"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r w:rsidRPr="007C6AB8">
        <w:rPr>
          <w:rFonts w:ascii="Inconsolata" w:hAnsi="Inconsolata" w:cs="Menlo Regular"/>
          <w:color w:val="000000"/>
          <w:highlight w:val="lightGray"/>
        </w:rPr>
        <w:t>##################################</w:t>
      </w:r>
    </w:p>
    <w:p w14:paraId="7C2DADF5" w14:textId="69909491"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OutEnergy</w:t>
      </w:r>
      <w:proofErr w:type="spellEnd"/>
      <w:r w:rsidRPr="007C6AB8">
        <w:rPr>
          <w:rFonts w:ascii="Inconsolata" w:hAnsi="Inconsolata" w:cs="Menlo Regular"/>
          <w:color w:val="000000"/>
          <w:highlight w:val="lightGray"/>
        </w:rPr>
        <w:t xml:space="preserve">         true    </w:t>
      </w:r>
      <w:r w:rsidR="004234A2">
        <w:rPr>
          <w:rFonts w:ascii="Inconsolata" w:hAnsi="Inconsolata" w:cs="Menlo Regular"/>
          <w:color w:val="000000"/>
          <w:highlight w:val="lightGray"/>
        </w:rPr>
        <w:tab/>
      </w:r>
      <w:proofErr w:type="spellStart"/>
      <w:r w:rsidRPr="007C6AB8">
        <w:rPr>
          <w:rFonts w:ascii="Inconsolata" w:hAnsi="Inconsolata" w:cs="Menlo Regular"/>
          <w:color w:val="000000"/>
          <w:highlight w:val="lightGray"/>
        </w:rPr>
        <w:t>true</w:t>
      </w:r>
      <w:proofErr w:type="spellEnd"/>
      <w:r w:rsidRPr="007C6AB8">
        <w:rPr>
          <w:rFonts w:ascii="Inconsolata" w:hAnsi="Inconsolata" w:cs="Menlo Regular"/>
          <w:color w:val="000000"/>
          <w:highlight w:val="lightGray"/>
        </w:rPr>
        <w:t xml:space="preserve">   </w:t>
      </w:r>
    </w:p>
    <w:p w14:paraId="7F779A18" w14:textId="244E43ED"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OutPressure</w:t>
      </w:r>
      <w:proofErr w:type="spellEnd"/>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 xml:space="preserve">false   </w:t>
      </w:r>
      <w:r w:rsidR="004234A2">
        <w:rPr>
          <w:rFonts w:ascii="Inconsolata" w:hAnsi="Inconsolata" w:cs="Menlo Regular"/>
          <w:color w:val="000000"/>
          <w:highlight w:val="lightGray"/>
        </w:rPr>
        <w:tab/>
      </w:r>
      <w:proofErr w:type="spellStart"/>
      <w:r>
        <w:rPr>
          <w:rFonts w:ascii="Inconsolata" w:hAnsi="Inconsolata" w:cs="Menlo Regular"/>
          <w:color w:val="000000"/>
          <w:highlight w:val="lightGray"/>
        </w:rPr>
        <w:t>false</w:t>
      </w:r>
      <w:proofErr w:type="spellEnd"/>
    </w:p>
    <w:p w14:paraId="2A5F81EE" w14:textId="559A8788" w:rsidR="00BC2499" w:rsidRPr="007C6AB8"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OutMolNum</w:t>
      </w:r>
      <w:proofErr w:type="spellEnd"/>
      <w:r w:rsidRPr="007C6AB8">
        <w:rPr>
          <w:rFonts w:ascii="Inconsolata" w:hAnsi="Inconsolata" w:cs="Menlo Regular"/>
          <w:color w:val="000000"/>
          <w:highlight w:val="lightGray"/>
        </w:rPr>
        <w:t xml:space="preserve">         true    </w:t>
      </w:r>
      <w:r w:rsidR="004234A2">
        <w:rPr>
          <w:rFonts w:ascii="Inconsolata" w:hAnsi="Inconsolata" w:cs="Menlo Regular"/>
          <w:color w:val="000000"/>
          <w:highlight w:val="lightGray"/>
        </w:rPr>
        <w:tab/>
      </w:r>
      <w:proofErr w:type="spellStart"/>
      <w:r w:rsidRPr="007C6AB8">
        <w:rPr>
          <w:rFonts w:ascii="Inconsolata" w:hAnsi="Inconsolata" w:cs="Menlo Regular"/>
          <w:color w:val="000000"/>
          <w:highlight w:val="lightGray"/>
        </w:rPr>
        <w:t>true</w:t>
      </w:r>
      <w:proofErr w:type="spellEnd"/>
      <w:r w:rsidRPr="007C6AB8">
        <w:rPr>
          <w:rFonts w:ascii="Inconsolata" w:hAnsi="Inconsolata" w:cs="Menlo Regular"/>
          <w:color w:val="000000"/>
          <w:highlight w:val="lightGray"/>
        </w:rPr>
        <w:t xml:space="preserve">   </w:t>
      </w:r>
    </w:p>
    <w:p w14:paraId="2D086100" w14:textId="1AE17036" w:rsidR="00BC2499" w:rsidRDefault="00BC2499"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sidRPr="007C6AB8">
        <w:rPr>
          <w:rFonts w:ascii="Inconsolata" w:hAnsi="Inconsolata" w:cs="Menlo Regular"/>
          <w:color w:val="000000"/>
          <w:highlight w:val="lightGray"/>
        </w:rPr>
        <w:t>OutDensity</w:t>
      </w:r>
      <w:proofErr w:type="spellEnd"/>
      <w:r w:rsidRPr="007C6AB8">
        <w:rPr>
          <w:rFonts w:ascii="Inconsolata" w:hAnsi="Inconsolata" w:cs="Menlo Regular"/>
          <w:color w:val="000000"/>
          <w:highlight w:val="lightGray"/>
        </w:rPr>
        <w:t xml:space="preserve">        </w:t>
      </w:r>
      <w:r>
        <w:rPr>
          <w:rFonts w:ascii="Inconsolata" w:hAnsi="Inconsolata" w:cs="Menlo Regular"/>
          <w:color w:val="000000"/>
          <w:highlight w:val="lightGray"/>
        </w:rPr>
        <w:t xml:space="preserve">false   </w:t>
      </w:r>
      <w:r w:rsidR="004234A2">
        <w:rPr>
          <w:rFonts w:ascii="Inconsolata" w:hAnsi="Inconsolata" w:cs="Menlo Regular"/>
          <w:color w:val="000000"/>
          <w:highlight w:val="lightGray"/>
        </w:rPr>
        <w:tab/>
      </w:r>
      <w:proofErr w:type="spellStart"/>
      <w:r>
        <w:rPr>
          <w:rFonts w:ascii="Inconsolata" w:hAnsi="Inconsolata" w:cs="Menlo Regular"/>
          <w:color w:val="000000"/>
          <w:highlight w:val="lightGray"/>
        </w:rPr>
        <w:t>false</w:t>
      </w:r>
      <w:proofErr w:type="spellEnd"/>
    </w:p>
    <w:p w14:paraId="4320306F" w14:textId="44EEDEAD" w:rsidR="004234A2" w:rsidRPr="007516E2" w:rsidRDefault="004234A2" w:rsidP="00BC2499">
      <w:pPr>
        <w:pStyle w:val="ListParagraph"/>
        <w:widowControl w:val="0"/>
        <w:autoSpaceDE w:val="0"/>
        <w:autoSpaceDN w:val="0"/>
        <w:adjustRightInd w:val="0"/>
        <w:spacing w:after="240" w:line="240" w:lineRule="auto"/>
        <w:ind w:left="0"/>
        <w:rPr>
          <w:rFonts w:ascii="Inconsolata" w:hAnsi="Inconsolata" w:cs="Menlo Regular"/>
          <w:color w:val="000000"/>
          <w:highlight w:val="lightGray"/>
        </w:rPr>
      </w:pPr>
      <w:proofErr w:type="spellStart"/>
      <w:r>
        <w:rPr>
          <w:rFonts w:ascii="Inconsolata" w:hAnsi="Inconsolata" w:cs="Menlo Regular"/>
          <w:color w:val="000000"/>
          <w:highlight w:val="lightGray"/>
        </w:rPr>
        <w:t>OutSurfaceTension</w:t>
      </w:r>
      <w:proofErr w:type="spellEnd"/>
      <w:r>
        <w:rPr>
          <w:rFonts w:ascii="Inconsolata" w:hAnsi="Inconsolata" w:cs="Menlo Regular"/>
          <w:color w:val="000000"/>
          <w:highlight w:val="lightGray"/>
        </w:rPr>
        <w:t xml:space="preserve"> false</w:t>
      </w:r>
      <w:r>
        <w:rPr>
          <w:rFonts w:ascii="Inconsolata" w:hAnsi="Inconsolata" w:cs="Menlo Regular"/>
          <w:color w:val="000000"/>
          <w:highlight w:val="lightGray"/>
        </w:rPr>
        <w:tab/>
      </w:r>
      <w:proofErr w:type="spellStart"/>
      <w:r>
        <w:rPr>
          <w:rFonts w:ascii="Inconsolata" w:hAnsi="Inconsolata" w:cs="Menlo Regular"/>
          <w:color w:val="000000"/>
          <w:highlight w:val="lightGray"/>
        </w:rPr>
        <w:t>false</w:t>
      </w:r>
      <w:proofErr w:type="spellEnd"/>
    </w:p>
    <w:p w14:paraId="357E192A" w14:textId="77777777" w:rsidR="00BC2499" w:rsidRDefault="00BC2499" w:rsidP="00BC2499">
      <w:pPr>
        <w:rPr>
          <w:b/>
          <w:sz w:val="28"/>
        </w:rPr>
      </w:pPr>
    </w:p>
    <w:p w14:paraId="419823C5" w14:textId="77777777" w:rsidR="00BC2499" w:rsidRDefault="00BC2499" w:rsidP="00BC2499">
      <w:pPr>
        <w:rPr>
          <w:b/>
          <w:sz w:val="28"/>
        </w:rPr>
      </w:pPr>
    </w:p>
    <w:p w14:paraId="04A1094C" w14:textId="77777777" w:rsidR="00BC2499" w:rsidRDefault="00BC2499" w:rsidP="00BC2499">
      <w:pPr>
        <w:rPr>
          <w:b/>
          <w:sz w:val="28"/>
        </w:rPr>
      </w:pPr>
    </w:p>
    <w:p w14:paraId="30EE5C16" w14:textId="77777777" w:rsidR="00BC2499" w:rsidRDefault="00BC2499" w:rsidP="00BC2499">
      <w:pPr>
        <w:rPr>
          <w:b/>
          <w:sz w:val="28"/>
        </w:rPr>
      </w:pPr>
    </w:p>
    <w:p w14:paraId="434F89AA" w14:textId="77777777" w:rsidR="00BC2499" w:rsidRDefault="00BC2499" w:rsidP="00BC2499">
      <w:pPr>
        <w:rPr>
          <w:b/>
          <w:sz w:val="28"/>
        </w:rPr>
      </w:pPr>
    </w:p>
    <w:p w14:paraId="70E83807" w14:textId="77777777" w:rsidR="00BC2499" w:rsidRDefault="00BC2499" w:rsidP="00BC2499">
      <w:pPr>
        <w:rPr>
          <w:b/>
          <w:sz w:val="28"/>
        </w:rPr>
      </w:pPr>
    </w:p>
    <w:p w14:paraId="2BFF5FA0" w14:textId="77777777" w:rsidR="005B4332" w:rsidRDefault="005B4332">
      <w:pPr>
        <w:spacing w:after="0" w:line="240" w:lineRule="auto"/>
        <w:rPr>
          <w:b/>
          <w:sz w:val="28"/>
        </w:rPr>
      </w:pPr>
      <w:r>
        <w:rPr>
          <w:b/>
          <w:sz w:val="28"/>
        </w:rPr>
        <w:br w:type="page"/>
      </w:r>
    </w:p>
    <w:p w14:paraId="17BA56A9" w14:textId="2C394456" w:rsidR="00BC2499" w:rsidRDefault="00BC2499" w:rsidP="00BC2499">
      <w:pPr>
        <w:outlineLvl w:val="0"/>
        <w:rPr>
          <w:b/>
          <w:sz w:val="28"/>
        </w:rPr>
      </w:pPr>
      <w:commentRangeStart w:id="54"/>
      <w:r>
        <w:rPr>
          <w:b/>
          <w:sz w:val="28"/>
        </w:rPr>
        <w:lastRenderedPageBreak/>
        <w:t>GOMC’s Output Files, Terminal Output</w:t>
      </w:r>
    </w:p>
    <w:p w14:paraId="629B5D72" w14:textId="77777777" w:rsidR="00BC2499" w:rsidRDefault="00BC2499" w:rsidP="00BC2499">
      <w:r>
        <w:t>GOMC currently supports several kinds of output:</w:t>
      </w:r>
    </w:p>
    <w:p w14:paraId="7D5CC643" w14:textId="77777777" w:rsidR="00BC2499" w:rsidRDefault="00BC2499" w:rsidP="0063031F">
      <w:pPr>
        <w:pStyle w:val="ListParagraph"/>
        <w:numPr>
          <w:ilvl w:val="0"/>
          <w:numId w:val="17"/>
        </w:numPr>
      </w:pPr>
      <w:r>
        <w:t>STDIO (“console”) Output</w:t>
      </w:r>
    </w:p>
    <w:p w14:paraId="6B2EEF19" w14:textId="77777777" w:rsidR="00BC2499" w:rsidRDefault="00BC2499" w:rsidP="0063031F">
      <w:pPr>
        <w:pStyle w:val="ListParagraph"/>
        <w:numPr>
          <w:ilvl w:val="0"/>
          <w:numId w:val="17"/>
        </w:numPr>
      </w:pPr>
      <w:r>
        <w:t>File Output</w:t>
      </w:r>
    </w:p>
    <w:p w14:paraId="02978E8B" w14:textId="77777777" w:rsidR="00BC2499" w:rsidRDefault="00BC2499" w:rsidP="0063031F">
      <w:pPr>
        <w:pStyle w:val="ListParagraph"/>
        <w:numPr>
          <w:ilvl w:val="1"/>
          <w:numId w:val="17"/>
        </w:numPr>
      </w:pPr>
      <w:r>
        <w:t>PDB</w:t>
      </w:r>
    </w:p>
    <w:p w14:paraId="0B4412BC" w14:textId="77777777" w:rsidR="00BC2499" w:rsidRDefault="00BC2499" w:rsidP="0063031F">
      <w:pPr>
        <w:pStyle w:val="ListParagraph"/>
        <w:numPr>
          <w:ilvl w:val="1"/>
          <w:numId w:val="17"/>
        </w:numPr>
      </w:pPr>
      <w:r>
        <w:t>PSF</w:t>
      </w:r>
    </w:p>
    <w:p w14:paraId="4D8F7E88" w14:textId="77777777" w:rsidR="00BC2499" w:rsidRDefault="00BC2499" w:rsidP="0063031F">
      <w:pPr>
        <w:pStyle w:val="ListParagraph"/>
        <w:numPr>
          <w:ilvl w:val="1"/>
          <w:numId w:val="17"/>
        </w:numPr>
      </w:pPr>
      <w:r>
        <w:t>Block Averages</w:t>
      </w:r>
    </w:p>
    <w:p w14:paraId="3DF63554" w14:textId="77777777" w:rsidR="00985583" w:rsidRDefault="00985583" w:rsidP="00BC2499"/>
    <w:p w14:paraId="14F5F5C6" w14:textId="77777777" w:rsidR="00BC2499" w:rsidRDefault="00BC2499" w:rsidP="00BC2499">
      <w:r>
        <w:t>GOMC output units: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2"/>
        <w:gridCol w:w="2021"/>
        <w:gridCol w:w="2086"/>
        <w:gridCol w:w="2331"/>
      </w:tblGrid>
      <w:tr w:rsidR="00BC2499" w14:paraId="35304AAB" w14:textId="77777777" w:rsidTr="00FE068E">
        <w:tc>
          <w:tcPr>
            <w:tcW w:w="2988" w:type="dxa"/>
            <w:tcBorders>
              <w:top w:val="single" w:sz="4" w:space="0" w:color="auto"/>
              <w:bottom w:val="single" w:sz="4" w:space="0" w:color="auto"/>
            </w:tcBorders>
          </w:tcPr>
          <w:p w14:paraId="3AE27756" w14:textId="77777777" w:rsidR="00BC2499" w:rsidRPr="008B6B8D" w:rsidRDefault="00BC2499" w:rsidP="00FE068E">
            <w:pPr>
              <w:rPr>
                <w:b/>
              </w:rPr>
            </w:pPr>
            <w:r w:rsidRPr="008B6B8D">
              <w:rPr>
                <w:b/>
              </w:rPr>
              <w:t>Properties</w:t>
            </w:r>
          </w:p>
        </w:tc>
        <w:tc>
          <w:tcPr>
            <w:tcW w:w="2070" w:type="dxa"/>
            <w:tcBorders>
              <w:top w:val="single" w:sz="4" w:space="0" w:color="auto"/>
              <w:bottom w:val="single" w:sz="4" w:space="0" w:color="auto"/>
            </w:tcBorders>
          </w:tcPr>
          <w:p w14:paraId="1D08DFE2" w14:textId="77777777" w:rsidR="00BC2499" w:rsidRPr="008B6B8D" w:rsidRDefault="00BC2499" w:rsidP="00FE068E">
            <w:pPr>
              <w:rPr>
                <w:b/>
              </w:rPr>
            </w:pPr>
            <w:r w:rsidRPr="008B6B8D">
              <w:rPr>
                <w:b/>
              </w:rPr>
              <w:t>Units</w:t>
            </w:r>
          </w:p>
        </w:tc>
        <w:tc>
          <w:tcPr>
            <w:tcW w:w="2124" w:type="dxa"/>
            <w:tcBorders>
              <w:top w:val="single" w:sz="4" w:space="0" w:color="auto"/>
              <w:bottom w:val="single" w:sz="4" w:space="0" w:color="auto"/>
            </w:tcBorders>
          </w:tcPr>
          <w:p w14:paraId="78819912" w14:textId="77777777" w:rsidR="00BC2499" w:rsidRPr="008B6B8D" w:rsidRDefault="00BC2499" w:rsidP="00FE068E">
            <w:pPr>
              <w:rPr>
                <w:b/>
              </w:rPr>
            </w:pPr>
            <w:r w:rsidRPr="008B6B8D">
              <w:rPr>
                <w:b/>
              </w:rPr>
              <w:t>Properties</w:t>
            </w:r>
          </w:p>
        </w:tc>
        <w:tc>
          <w:tcPr>
            <w:tcW w:w="2394" w:type="dxa"/>
            <w:tcBorders>
              <w:top w:val="single" w:sz="4" w:space="0" w:color="auto"/>
              <w:bottom w:val="single" w:sz="4" w:space="0" w:color="auto"/>
            </w:tcBorders>
          </w:tcPr>
          <w:p w14:paraId="1EDA3BAE" w14:textId="77777777" w:rsidR="00BC2499" w:rsidRPr="008B6B8D" w:rsidRDefault="00BC2499" w:rsidP="00FE068E">
            <w:pPr>
              <w:rPr>
                <w:b/>
              </w:rPr>
            </w:pPr>
            <w:r w:rsidRPr="008B6B8D">
              <w:rPr>
                <w:b/>
              </w:rPr>
              <w:t>Units</w:t>
            </w:r>
          </w:p>
        </w:tc>
      </w:tr>
      <w:tr w:rsidR="00BC2499" w14:paraId="5FE416BE" w14:textId="77777777" w:rsidTr="00FE068E">
        <w:tc>
          <w:tcPr>
            <w:tcW w:w="2988" w:type="dxa"/>
            <w:tcBorders>
              <w:top w:val="single" w:sz="4" w:space="0" w:color="auto"/>
            </w:tcBorders>
          </w:tcPr>
          <w:p w14:paraId="18AD4E67" w14:textId="77777777" w:rsidR="00BC2499" w:rsidRDefault="00BC2499" w:rsidP="00FE068E">
            <w:r>
              <w:t>Energy</w:t>
            </w:r>
          </w:p>
        </w:tc>
        <w:tc>
          <w:tcPr>
            <w:tcW w:w="2070" w:type="dxa"/>
            <w:tcBorders>
              <w:top w:val="single" w:sz="4" w:space="0" w:color="auto"/>
            </w:tcBorders>
          </w:tcPr>
          <w:p w14:paraId="4BA57572" w14:textId="77777777" w:rsidR="00BC2499" w:rsidRDefault="00BC2499" w:rsidP="00FE068E">
            <w:r>
              <w:t>K</w:t>
            </w:r>
          </w:p>
        </w:tc>
        <w:tc>
          <w:tcPr>
            <w:tcW w:w="2124" w:type="dxa"/>
            <w:tcBorders>
              <w:top w:val="single" w:sz="4" w:space="0" w:color="auto"/>
            </w:tcBorders>
          </w:tcPr>
          <w:p w14:paraId="259780D0" w14:textId="77777777" w:rsidR="00BC2499" w:rsidRDefault="00BC2499" w:rsidP="00FE068E">
            <w:r>
              <w:t>Volume</w:t>
            </w:r>
          </w:p>
        </w:tc>
        <w:tc>
          <w:tcPr>
            <w:tcW w:w="2394" w:type="dxa"/>
            <w:tcBorders>
              <w:top w:val="single" w:sz="4" w:space="0" w:color="auto"/>
            </w:tcBorders>
          </w:tcPr>
          <w:p w14:paraId="403582B4" w14:textId="77777777" w:rsidR="00BC2499" w:rsidRPr="007820DA" w:rsidRDefault="00BC2499" w:rsidP="00FE068E">
            <w:pPr>
              <w:rPr>
                <w:vertAlign w:val="superscript"/>
              </w:rPr>
            </w:pPr>
            <w:r>
              <w:rPr>
                <w:rFonts w:ascii="greek" w:hAnsi="greek"/>
              </w:rPr>
              <w:t>Å</w:t>
            </w:r>
            <w:r>
              <w:rPr>
                <w:rFonts w:ascii="greek" w:hAnsi="greek"/>
                <w:vertAlign w:val="superscript"/>
              </w:rPr>
              <w:t>3</w:t>
            </w:r>
          </w:p>
        </w:tc>
      </w:tr>
      <w:tr w:rsidR="00BC2499" w14:paraId="0108B9BF" w14:textId="77777777" w:rsidTr="00FE068E">
        <w:tc>
          <w:tcPr>
            <w:tcW w:w="2988" w:type="dxa"/>
          </w:tcPr>
          <w:p w14:paraId="4C4971AE" w14:textId="77777777" w:rsidR="00BC2499" w:rsidRDefault="00BC2499" w:rsidP="00FE068E">
            <w:r>
              <w:t>Pressure, Pressure Tensor</w:t>
            </w:r>
          </w:p>
        </w:tc>
        <w:tc>
          <w:tcPr>
            <w:tcW w:w="2070" w:type="dxa"/>
          </w:tcPr>
          <w:p w14:paraId="389B0750" w14:textId="77777777" w:rsidR="00BC2499" w:rsidRDefault="00BC2499" w:rsidP="00FE068E">
            <w:r>
              <w:t>bar</w:t>
            </w:r>
          </w:p>
        </w:tc>
        <w:tc>
          <w:tcPr>
            <w:tcW w:w="2124" w:type="dxa"/>
          </w:tcPr>
          <w:p w14:paraId="2E745F81" w14:textId="77777777" w:rsidR="00BC2499" w:rsidRDefault="00BC2499" w:rsidP="00FE068E">
            <w:r>
              <w:t>Density</w:t>
            </w:r>
          </w:p>
        </w:tc>
        <w:tc>
          <w:tcPr>
            <w:tcW w:w="2394" w:type="dxa"/>
          </w:tcPr>
          <w:p w14:paraId="4180B0BA" w14:textId="77777777" w:rsidR="00BC2499" w:rsidRPr="007820DA" w:rsidRDefault="00BC2499" w:rsidP="00FE068E">
            <w:pPr>
              <w:rPr>
                <w:vertAlign w:val="superscript"/>
              </w:rPr>
            </w:pPr>
            <w:r>
              <w:t>Kg/m</w:t>
            </w:r>
            <w:r>
              <w:rPr>
                <w:vertAlign w:val="superscript"/>
              </w:rPr>
              <w:t>3</w:t>
            </w:r>
          </w:p>
        </w:tc>
      </w:tr>
      <w:tr w:rsidR="00BC2499" w14:paraId="0C522A3E" w14:textId="77777777" w:rsidTr="00FE068E">
        <w:tc>
          <w:tcPr>
            <w:tcW w:w="2988" w:type="dxa"/>
          </w:tcPr>
          <w:p w14:paraId="46CA96A0" w14:textId="77777777" w:rsidR="00BC2499" w:rsidRDefault="00BC2499" w:rsidP="00FE068E">
            <w:r>
              <w:t>Heat of vaporization</w:t>
            </w:r>
          </w:p>
        </w:tc>
        <w:tc>
          <w:tcPr>
            <w:tcW w:w="2070" w:type="dxa"/>
          </w:tcPr>
          <w:p w14:paraId="6501417B" w14:textId="77777777" w:rsidR="00BC2499" w:rsidRDefault="00BC2499" w:rsidP="00FE068E">
            <w:r>
              <w:t>KJ/</w:t>
            </w:r>
            <w:proofErr w:type="spellStart"/>
            <w:r>
              <w:t>mol</w:t>
            </w:r>
            <w:proofErr w:type="spellEnd"/>
          </w:p>
        </w:tc>
        <w:tc>
          <w:tcPr>
            <w:tcW w:w="2124" w:type="dxa"/>
          </w:tcPr>
          <w:p w14:paraId="7C39EA51" w14:textId="77777777" w:rsidR="00BC2499" w:rsidRDefault="00BC2499" w:rsidP="00FE068E">
            <w:r>
              <w:t>Surface Tension</w:t>
            </w:r>
          </w:p>
        </w:tc>
        <w:tc>
          <w:tcPr>
            <w:tcW w:w="2394" w:type="dxa"/>
          </w:tcPr>
          <w:p w14:paraId="54DF0F13" w14:textId="77777777" w:rsidR="00BC2499" w:rsidRDefault="00BC2499" w:rsidP="00FE068E">
            <w:proofErr w:type="spellStart"/>
            <w:r>
              <w:t>mN</w:t>
            </w:r>
            <w:proofErr w:type="spellEnd"/>
            <w:r>
              <w:t>/m</w:t>
            </w:r>
          </w:p>
        </w:tc>
      </w:tr>
    </w:tbl>
    <w:commentRangeEnd w:id="54"/>
    <w:p w14:paraId="472B33F0" w14:textId="77777777" w:rsidR="00BC2499" w:rsidRPr="009A1973" w:rsidRDefault="00BC2499" w:rsidP="00BC2499">
      <w:r>
        <w:rPr>
          <w:rStyle w:val="CommentReference"/>
        </w:rPr>
        <w:commentReference w:id="54"/>
      </w:r>
    </w:p>
    <w:p w14:paraId="5F74467E" w14:textId="77777777" w:rsidR="00BC2499" w:rsidRDefault="00BC2499" w:rsidP="00BC2499">
      <w:pPr>
        <w:outlineLvl w:val="0"/>
      </w:pPr>
      <w:r>
        <w:rPr>
          <w:i/>
          <w:u w:val="single"/>
        </w:rPr>
        <w:t>Console Output</w:t>
      </w:r>
    </w:p>
    <w:p w14:paraId="0AC1347B" w14:textId="77777777" w:rsidR="00BC2499" w:rsidRDefault="00BC2499" w:rsidP="00BC2499">
      <w:pPr>
        <w:jc w:val="both"/>
      </w:pPr>
      <w:r>
        <w:t>A variety of useful information relating to instantaneous statistical and thermodynamic data (move trials, acceptance rates, file I/O messages warnings, and other kinds of information) is printed to the STDIO, which, in Linux, will typically be displayed in the terminal.  This output can be redirected into a log file in Linux using the ‘&gt;’ operator.</w:t>
      </w:r>
    </w:p>
    <w:p w14:paraId="31070AF5" w14:textId="77777777" w:rsidR="00BC2499" w:rsidRDefault="00BC2499" w:rsidP="00BC2499">
      <w:r>
        <w:t>Statistical and thermodynamic information is provided in console output.</w:t>
      </w:r>
    </w:p>
    <w:p w14:paraId="763C1C49" w14:textId="77777777" w:rsidR="00BC2499" w:rsidRDefault="00BC2499" w:rsidP="0063031F">
      <w:pPr>
        <w:pStyle w:val="ListParagraph"/>
        <w:numPr>
          <w:ilvl w:val="0"/>
          <w:numId w:val="13"/>
        </w:numPr>
      </w:pPr>
      <w:r>
        <w:t>Energy</w:t>
      </w:r>
    </w:p>
    <w:p w14:paraId="7B162110" w14:textId="77777777" w:rsidR="00BC2499" w:rsidRPr="004D227E" w:rsidRDefault="00BC2499" w:rsidP="0063031F">
      <w:pPr>
        <w:pStyle w:val="ListParagraph"/>
        <w:numPr>
          <w:ilvl w:val="1"/>
          <w:numId w:val="13"/>
        </w:numPr>
        <w:rPr>
          <w:color w:val="000000" w:themeColor="text1"/>
        </w:rPr>
      </w:pPr>
      <w:r w:rsidRPr="004D227E">
        <w:rPr>
          <w:color w:val="000000" w:themeColor="text1"/>
        </w:rPr>
        <w:t>Intermolecular (L</w:t>
      </w:r>
      <w:r>
        <w:rPr>
          <w:color w:val="000000" w:themeColor="text1"/>
        </w:rPr>
        <w:t>J</w:t>
      </w:r>
      <w:r w:rsidRPr="004D227E">
        <w:rPr>
          <w:color w:val="000000" w:themeColor="text1"/>
        </w:rPr>
        <w:t>)</w:t>
      </w:r>
    </w:p>
    <w:p w14:paraId="1AFF6F75" w14:textId="77777777" w:rsidR="00BC2499" w:rsidRPr="004D227E" w:rsidRDefault="00BC2499" w:rsidP="0063031F">
      <w:pPr>
        <w:pStyle w:val="ListParagraph"/>
        <w:numPr>
          <w:ilvl w:val="1"/>
          <w:numId w:val="13"/>
        </w:numPr>
        <w:rPr>
          <w:color w:val="000000" w:themeColor="text1"/>
        </w:rPr>
      </w:pPr>
      <w:r w:rsidRPr="004D227E">
        <w:rPr>
          <w:color w:val="000000" w:themeColor="text1"/>
        </w:rPr>
        <w:t>Intramolecular bonded</w:t>
      </w:r>
    </w:p>
    <w:p w14:paraId="54638CBB" w14:textId="77777777" w:rsidR="00BC2499" w:rsidRPr="004D227E" w:rsidRDefault="00BC2499" w:rsidP="0063031F">
      <w:pPr>
        <w:pStyle w:val="ListParagraph"/>
        <w:numPr>
          <w:ilvl w:val="1"/>
          <w:numId w:val="13"/>
        </w:numPr>
        <w:rPr>
          <w:color w:val="000000" w:themeColor="text1"/>
        </w:rPr>
      </w:pPr>
      <w:r w:rsidRPr="004D227E">
        <w:rPr>
          <w:color w:val="000000" w:themeColor="text1"/>
        </w:rPr>
        <w:t xml:space="preserve">Intramolecular </w:t>
      </w:r>
      <w:proofErr w:type="spellStart"/>
      <w:r w:rsidRPr="004D227E">
        <w:rPr>
          <w:color w:val="000000" w:themeColor="text1"/>
        </w:rPr>
        <w:t>nonbonded</w:t>
      </w:r>
      <w:proofErr w:type="spellEnd"/>
    </w:p>
    <w:p w14:paraId="0A1AC8BD" w14:textId="77777777" w:rsidR="00BC2499" w:rsidRPr="004D227E" w:rsidRDefault="00BC2499" w:rsidP="0063031F">
      <w:pPr>
        <w:pStyle w:val="ListParagraph"/>
        <w:numPr>
          <w:ilvl w:val="1"/>
          <w:numId w:val="13"/>
        </w:numPr>
        <w:rPr>
          <w:color w:val="000000" w:themeColor="text1"/>
        </w:rPr>
      </w:pPr>
      <w:r w:rsidRPr="004D227E">
        <w:rPr>
          <w:color w:val="000000" w:themeColor="text1"/>
        </w:rPr>
        <w:t>Tail corrections</w:t>
      </w:r>
    </w:p>
    <w:p w14:paraId="4093B63A" w14:textId="77777777" w:rsidR="00BC2499" w:rsidRPr="004D227E" w:rsidRDefault="00BC2499" w:rsidP="0063031F">
      <w:pPr>
        <w:pStyle w:val="ListParagraph"/>
        <w:numPr>
          <w:ilvl w:val="1"/>
          <w:numId w:val="13"/>
        </w:numPr>
        <w:rPr>
          <w:color w:val="000000" w:themeColor="text1"/>
        </w:rPr>
      </w:pPr>
      <w:r w:rsidRPr="004D227E">
        <w:rPr>
          <w:color w:val="000000" w:themeColor="text1"/>
        </w:rPr>
        <w:t>Electrostatic real</w:t>
      </w:r>
    </w:p>
    <w:p w14:paraId="7DC2B86B" w14:textId="77777777" w:rsidR="00BC2499" w:rsidRDefault="00BC2499" w:rsidP="0063031F">
      <w:pPr>
        <w:pStyle w:val="ListParagraph"/>
        <w:numPr>
          <w:ilvl w:val="1"/>
          <w:numId w:val="13"/>
        </w:numPr>
        <w:rPr>
          <w:color w:val="000000" w:themeColor="text1"/>
        </w:rPr>
      </w:pPr>
      <w:r w:rsidRPr="004D227E">
        <w:rPr>
          <w:color w:val="000000" w:themeColor="text1"/>
        </w:rPr>
        <w:t>Electrostatic Reciprocal</w:t>
      </w:r>
    </w:p>
    <w:p w14:paraId="3229C98C" w14:textId="77777777" w:rsidR="00BC2499" w:rsidRDefault="00BC2499" w:rsidP="0063031F">
      <w:pPr>
        <w:pStyle w:val="ListParagraph"/>
        <w:numPr>
          <w:ilvl w:val="1"/>
          <w:numId w:val="13"/>
        </w:numPr>
        <w:rPr>
          <w:color w:val="000000" w:themeColor="text1"/>
        </w:rPr>
      </w:pPr>
      <w:r>
        <w:rPr>
          <w:color w:val="000000" w:themeColor="text1"/>
        </w:rPr>
        <w:t>Electrostatic self</w:t>
      </w:r>
    </w:p>
    <w:p w14:paraId="0825D043" w14:textId="77777777" w:rsidR="00BC2499" w:rsidRDefault="00BC2499" w:rsidP="0063031F">
      <w:pPr>
        <w:pStyle w:val="ListParagraph"/>
        <w:numPr>
          <w:ilvl w:val="1"/>
          <w:numId w:val="13"/>
        </w:numPr>
        <w:rPr>
          <w:color w:val="000000" w:themeColor="text1"/>
        </w:rPr>
      </w:pPr>
      <w:r>
        <w:rPr>
          <w:color w:val="000000" w:themeColor="text1"/>
        </w:rPr>
        <w:t>Electrostatic correction</w:t>
      </w:r>
    </w:p>
    <w:p w14:paraId="2DB349FF" w14:textId="77777777" w:rsidR="00BC2499" w:rsidRPr="004D227E" w:rsidRDefault="00BC2499" w:rsidP="0063031F">
      <w:pPr>
        <w:pStyle w:val="ListParagraph"/>
        <w:numPr>
          <w:ilvl w:val="1"/>
          <w:numId w:val="13"/>
        </w:numPr>
        <w:rPr>
          <w:color w:val="000000" w:themeColor="text1"/>
        </w:rPr>
      </w:pPr>
      <w:r>
        <w:rPr>
          <w:color w:val="000000" w:themeColor="text1"/>
        </w:rPr>
        <w:t>Total electrostatic energy (sum of real, reciprocal, self, and correction)</w:t>
      </w:r>
    </w:p>
    <w:p w14:paraId="522A8331" w14:textId="77777777" w:rsidR="00BC2499" w:rsidRPr="004D227E" w:rsidRDefault="00BC2499" w:rsidP="0063031F">
      <w:pPr>
        <w:pStyle w:val="ListParagraph"/>
        <w:numPr>
          <w:ilvl w:val="1"/>
          <w:numId w:val="13"/>
        </w:numPr>
        <w:rPr>
          <w:color w:val="000000" w:themeColor="text1"/>
        </w:rPr>
      </w:pPr>
      <w:r w:rsidRPr="004D227E">
        <w:rPr>
          <w:color w:val="000000" w:themeColor="text1"/>
        </w:rPr>
        <w:t>Total Energy (sum of the all energies)</w:t>
      </w:r>
    </w:p>
    <w:p w14:paraId="43F7DA8C" w14:textId="096E31DD" w:rsidR="00BC2499" w:rsidRDefault="00BC2499" w:rsidP="0063031F">
      <w:pPr>
        <w:pStyle w:val="ListParagraph"/>
        <w:numPr>
          <w:ilvl w:val="0"/>
          <w:numId w:val="13"/>
        </w:numPr>
        <w:rPr>
          <w:color w:val="000000" w:themeColor="text1"/>
        </w:rPr>
      </w:pPr>
      <w:r w:rsidRPr="004D227E">
        <w:rPr>
          <w:color w:val="000000" w:themeColor="text1"/>
        </w:rPr>
        <w:t>Pressure</w:t>
      </w:r>
      <w:r>
        <w:rPr>
          <w:color w:val="000000" w:themeColor="text1"/>
        </w:rPr>
        <w:t>, Pressure Tensor</w:t>
      </w:r>
      <w:r w:rsidR="005B4332">
        <w:rPr>
          <w:color w:val="000000" w:themeColor="text1"/>
        </w:rPr>
        <w:t xml:space="preserve"> (</w:t>
      </w:r>
      <w:proofErr w:type="spellStart"/>
      <w:r w:rsidR="005B4332">
        <w:rPr>
          <w:color w:val="000000" w:themeColor="text1"/>
        </w:rPr>
        <w:t>P</w:t>
      </w:r>
      <w:r w:rsidR="005B4332">
        <w:rPr>
          <w:color w:val="000000" w:themeColor="text1"/>
          <w:vertAlign w:val="subscript"/>
        </w:rPr>
        <w:t>xx</w:t>
      </w:r>
      <w:proofErr w:type="spellEnd"/>
      <w:r w:rsidR="005B4332">
        <w:rPr>
          <w:color w:val="000000" w:themeColor="text1"/>
        </w:rPr>
        <w:t xml:space="preserve">, </w:t>
      </w:r>
      <w:proofErr w:type="spellStart"/>
      <w:r w:rsidR="005B4332">
        <w:rPr>
          <w:color w:val="000000" w:themeColor="text1"/>
        </w:rPr>
        <w:t>P</w:t>
      </w:r>
      <w:r w:rsidR="005B4332">
        <w:rPr>
          <w:color w:val="000000" w:themeColor="text1"/>
          <w:vertAlign w:val="subscript"/>
        </w:rPr>
        <w:t>yy</w:t>
      </w:r>
      <w:proofErr w:type="spellEnd"/>
      <w:r w:rsidR="005B4332">
        <w:rPr>
          <w:color w:val="000000" w:themeColor="text1"/>
        </w:rPr>
        <w:t xml:space="preserve">, </w:t>
      </w:r>
      <w:proofErr w:type="spellStart"/>
      <w:r w:rsidR="005B4332">
        <w:rPr>
          <w:color w:val="000000" w:themeColor="text1"/>
        </w:rPr>
        <w:t>P</w:t>
      </w:r>
      <w:r w:rsidR="005B4332">
        <w:rPr>
          <w:color w:val="000000" w:themeColor="text1"/>
          <w:vertAlign w:val="subscript"/>
        </w:rPr>
        <w:t>zz</w:t>
      </w:r>
      <w:proofErr w:type="spellEnd"/>
      <w:r w:rsidR="005B4332">
        <w:rPr>
          <w:color w:val="000000" w:themeColor="text1"/>
        </w:rPr>
        <w:t>).</w:t>
      </w:r>
    </w:p>
    <w:p w14:paraId="16880E58" w14:textId="77777777" w:rsidR="00BC2499" w:rsidRPr="004D227E" w:rsidRDefault="00BC2499" w:rsidP="0063031F">
      <w:pPr>
        <w:pStyle w:val="ListParagraph"/>
        <w:numPr>
          <w:ilvl w:val="0"/>
          <w:numId w:val="13"/>
        </w:numPr>
        <w:rPr>
          <w:color w:val="000000" w:themeColor="text1"/>
        </w:rPr>
      </w:pPr>
      <w:r w:rsidRPr="004D227E">
        <w:rPr>
          <w:color w:val="000000" w:themeColor="text1"/>
        </w:rPr>
        <w:t>Volume</w:t>
      </w:r>
    </w:p>
    <w:p w14:paraId="7C9B0581" w14:textId="77777777" w:rsidR="00BC2499" w:rsidRPr="004D227E" w:rsidRDefault="00BC2499" w:rsidP="0063031F">
      <w:pPr>
        <w:pStyle w:val="ListParagraph"/>
        <w:numPr>
          <w:ilvl w:val="0"/>
          <w:numId w:val="13"/>
        </w:numPr>
        <w:rPr>
          <w:color w:val="000000" w:themeColor="text1"/>
        </w:rPr>
      </w:pPr>
      <w:r w:rsidRPr="004D227E">
        <w:rPr>
          <w:color w:val="000000" w:themeColor="text1"/>
        </w:rPr>
        <w:lastRenderedPageBreak/>
        <w:t>Total molecule number</w:t>
      </w:r>
    </w:p>
    <w:p w14:paraId="622F2743" w14:textId="77777777" w:rsidR="00BC2499" w:rsidRDefault="00BC2499" w:rsidP="0063031F">
      <w:pPr>
        <w:pStyle w:val="ListParagraph"/>
        <w:numPr>
          <w:ilvl w:val="0"/>
          <w:numId w:val="13"/>
        </w:numPr>
        <w:rPr>
          <w:color w:val="000000" w:themeColor="text1"/>
        </w:rPr>
      </w:pPr>
      <w:r w:rsidRPr="004D227E">
        <w:rPr>
          <w:color w:val="000000" w:themeColor="text1"/>
        </w:rPr>
        <w:t>Total Density</w:t>
      </w:r>
    </w:p>
    <w:p w14:paraId="460229DA" w14:textId="77777777" w:rsidR="00BC2499" w:rsidRPr="004D227E" w:rsidRDefault="00BC2499" w:rsidP="0063031F">
      <w:pPr>
        <w:pStyle w:val="ListParagraph"/>
        <w:numPr>
          <w:ilvl w:val="0"/>
          <w:numId w:val="13"/>
        </w:numPr>
        <w:rPr>
          <w:color w:val="000000" w:themeColor="text1"/>
        </w:rPr>
      </w:pPr>
      <w:r>
        <w:rPr>
          <w:color w:val="000000" w:themeColor="text1"/>
        </w:rPr>
        <w:t>Surface Tension</w:t>
      </w:r>
    </w:p>
    <w:p w14:paraId="61E67068" w14:textId="77777777" w:rsidR="005B4332" w:rsidRDefault="00BC2499" w:rsidP="0063031F">
      <w:pPr>
        <w:pStyle w:val="ListParagraph"/>
        <w:numPr>
          <w:ilvl w:val="0"/>
          <w:numId w:val="13"/>
        </w:numPr>
      </w:pPr>
      <w:r w:rsidRPr="004D227E">
        <w:rPr>
          <w:color w:val="000000" w:themeColor="text1"/>
        </w:rPr>
        <w:t>Mole fraction of each species</w:t>
      </w:r>
    </w:p>
    <w:p w14:paraId="3E488923" w14:textId="77777777" w:rsidR="005B4332" w:rsidRDefault="005B4332" w:rsidP="005B4332">
      <w:pPr>
        <w:pStyle w:val="ListParagraph"/>
      </w:pPr>
    </w:p>
    <w:p w14:paraId="65E4AF11" w14:textId="70CEB46B" w:rsidR="00BC2499" w:rsidRDefault="005B4332" w:rsidP="005B4332">
      <w:r>
        <w:t>Detai</w:t>
      </w:r>
      <w:r w:rsidR="009F14E0">
        <w:t>l</w:t>
      </w:r>
      <w:r>
        <w:t>ed</w:t>
      </w:r>
      <w:r w:rsidR="00BC2499">
        <w:t xml:space="preserve"> move, energy, and statistical or thermodynamic information for each simulation box will be printed in three different sections. Each section’s title will start with </w:t>
      </w:r>
      <w:r w:rsidR="00BC2499" w:rsidRPr="005B4332">
        <w:rPr>
          <w:rFonts w:ascii="Menlo" w:hAnsi="Menlo" w:cs="Menlo"/>
          <w:color w:val="000000"/>
          <w:sz w:val="20"/>
          <w:szCs w:val="20"/>
          <w:highlight w:val="lightGray"/>
        </w:rPr>
        <w:t>MTITLE</w:t>
      </w:r>
      <w:r w:rsidR="00BC2499">
        <w:t>,</w:t>
      </w:r>
      <w:r w:rsidR="00BC2499" w:rsidRPr="005B4332">
        <w:rPr>
          <w:rFonts w:ascii="Menlo" w:hAnsi="Menlo" w:cs="Menlo"/>
          <w:color w:val="000000"/>
          <w:sz w:val="20"/>
          <w:szCs w:val="20"/>
        </w:rPr>
        <w:t xml:space="preserve"> </w:t>
      </w:r>
      <w:r w:rsidR="00BC2499" w:rsidRPr="005B4332">
        <w:rPr>
          <w:rFonts w:ascii="Menlo" w:hAnsi="Menlo" w:cs="Menlo"/>
          <w:color w:val="000000"/>
          <w:sz w:val="20"/>
          <w:szCs w:val="20"/>
          <w:highlight w:val="lightGray"/>
        </w:rPr>
        <w:t>ETITLE</w:t>
      </w:r>
      <w:r w:rsidR="00BC2499">
        <w:t>, and</w:t>
      </w:r>
      <w:r w:rsidR="00BC2499" w:rsidRPr="005B4332">
        <w:rPr>
          <w:rFonts w:ascii="Menlo" w:hAnsi="Menlo" w:cs="Menlo"/>
          <w:color w:val="000000"/>
          <w:sz w:val="20"/>
          <w:szCs w:val="20"/>
        </w:rPr>
        <w:t xml:space="preserve"> </w:t>
      </w:r>
      <w:r w:rsidR="00BC2499" w:rsidRPr="005B4332">
        <w:rPr>
          <w:rFonts w:ascii="Menlo" w:hAnsi="Menlo" w:cs="Menlo"/>
          <w:color w:val="000000"/>
          <w:sz w:val="20"/>
          <w:szCs w:val="20"/>
          <w:highlight w:val="lightGray"/>
        </w:rPr>
        <w:t xml:space="preserve">STITLE </w:t>
      </w:r>
      <w:r w:rsidR="00BC2499">
        <w:t xml:space="preserve">for move, energy, and statistical information, respectively. The instantaneous values for each section will start with </w:t>
      </w:r>
      <w:r w:rsidR="00BC2499" w:rsidRPr="005B4332">
        <w:rPr>
          <w:rFonts w:ascii="Menlo" w:hAnsi="Menlo" w:cs="Menlo"/>
          <w:color w:val="000000"/>
          <w:sz w:val="20"/>
          <w:szCs w:val="20"/>
          <w:highlight w:val="lightGray"/>
        </w:rPr>
        <w:t>MOVE_#</w:t>
      </w:r>
      <w:r w:rsidR="00BC2499">
        <w:t>,</w:t>
      </w:r>
      <w:r w:rsidR="00BC2499" w:rsidRPr="005B4332">
        <w:rPr>
          <w:rFonts w:ascii="Menlo" w:hAnsi="Menlo" w:cs="Menlo"/>
          <w:color w:val="000000"/>
          <w:sz w:val="20"/>
          <w:szCs w:val="20"/>
        </w:rPr>
        <w:t xml:space="preserve"> </w:t>
      </w:r>
      <w:r w:rsidR="00BC2499" w:rsidRPr="005B4332">
        <w:rPr>
          <w:rFonts w:ascii="Menlo" w:hAnsi="Menlo" w:cs="Menlo"/>
          <w:color w:val="000000"/>
          <w:sz w:val="20"/>
          <w:szCs w:val="20"/>
          <w:highlight w:val="lightGray"/>
        </w:rPr>
        <w:t>ENER_#</w:t>
      </w:r>
      <w:r w:rsidR="00BC2499">
        <w:t>, and</w:t>
      </w:r>
      <w:r w:rsidR="00BC2499" w:rsidRPr="005B4332">
        <w:rPr>
          <w:rFonts w:ascii="Menlo" w:hAnsi="Menlo" w:cs="Menlo"/>
          <w:color w:val="000000"/>
          <w:sz w:val="20"/>
          <w:szCs w:val="20"/>
        </w:rPr>
        <w:t xml:space="preserve"> </w:t>
      </w:r>
      <w:r w:rsidR="00BC2499" w:rsidRPr="005B4332">
        <w:rPr>
          <w:rFonts w:ascii="Menlo" w:hAnsi="Menlo" w:cs="Menlo"/>
          <w:color w:val="000000"/>
          <w:sz w:val="20"/>
          <w:szCs w:val="20"/>
          <w:highlight w:val="lightGray"/>
        </w:rPr>
        <w:t>STAT_#</w:t>
      </w:r>
      <w:r w:rsidR="00BC2499">
        <w:t xml:space="preserve"> for move, energy, and statistical values, respectively.</w:t>
      </w:r>
      <w:r w:rsidR="00BC2499" w:rsidRPr="00964412">
        <w:t xml:space="preserve"> </w:t>
      </w:r>
      <w:r w:rsidR="00BC2499">
        <w:t xml:space="preserve">Where, </w:t>
      </w:r>
      <w:r w:rsidR="00BC2499" w:rsidRPr="005B4332">
        <w:rPr>
          <w:rFonts w:ascii="Menlo" w:hAnsi="Menlo" w:cs="Menlo"/>
          <w:color w:val="000000"/>
          <w:sz w:val="20"/>
          <w:szCs w:val="20"/>
          <w:highlight w:val="lightGray"/>
        </w:rPr>
        <w:t>#</w:t>
      </w:r>
      <w:r w:rsidR="00BC2499">
        <w:t xml:space="preserve"> is the simulation box number.  </w:t>
      </w:r>
      <w:r w:rsidR="00985583">
        <w:t xml:space="preserve">In addition, if pressure calculation is activated and enabled to print, pressure tensor will be printed in </w:t>
      </w:r>
      <w:r w:rsidR="00696C34">
        <w:t xml:space="preserve">the </w:t>
      </w:r>
      <w:r w:rsidR="00985583">
        <w:t>console output</w:t>
      </w:r>
      <w:r w:rsidR="00696C34">
        <w:t xml:space="preserve"> file.  This section starts with </w:t>
      </w:r>
      <w:r w:rsidR="00696C34">
        <w:rPr>
          <w:rFonts w:ascii="Menlo" w:hAnsi="Menlo" w:cs="Menlo"/>
          <w:color w:val="000000"/>
          <w:sz w:val="20"/>
          <w:szCs w:val="20"/>
          <w:highlight w:val="lightGray"/>
        </w:rPr>
        <w:t>PRES</w:t>
      </w:r>
      <w:r w:rsidR="00696C34" w:rsidRPr="005B4332">
        <w:rPr>
          <w:rFonts w:ascii="Menlo" w:hAnsi="Menlo" w:cs="Menlo"/>
          <w:color w:val="000000"/>
          <w:sz w:val="20"/>
          <w:szCs w:val="20"/>
          <w:highlight w:val="lightGray"/>
        </w:rPr>
        <w:t>_#</w:t>
      </w:r>
      <w:r w:rsidR="00696C34">
        <w:t xml:space="preserve"> and print the diagonal value of pressure tensor </w:t>
      </w:r>
      <w:proofErr w:type="spellStart"/>
      <w:r w:rsidR="00696C34">
        <w:rPr>
          <w:color w:val="000000" w:themeColor="text1"/>
        </w:rPr>
        <w:t>P</w:t>
      </w:r>
      <w:r w:rsidR="00696C34">
        <w:rPr>
          <w:color w:val="000000" w:themeColor="text1"/>
          <w:vertAlign w:val="subscript"/>
        </w:rPr>
        <w:t>xx</w:t>
      </w:r>
      <w:proofErr w:type="spellEnd"/>
      <w:r w:rsidR="00696C34">
        <w:rPr>
          <w:color w:val="000000" w:themeColor="text1"/>
        </w:rPr>
        <w:t xml:space="preserve">, </w:t>
      </w:r>
      <w:proofErr w:type="spellStart"/>
      <w:r w:rsidR="00696C34">
        <w:rPr>
          <w:color w:val="000000" w:themeColor="text1"/>
        </w:rPr>
        <w:t>P</w:t>
      </w:r>
      <w:r w:rsidR="00696C34">
        <w:rPr>
          <w:color w:val="000000" w:themeColor="text1"/>
          <w:vertAlign w:val="subscript"/>
        </w:rPr>
        <w:t>yy</w:t>
      </w:r>
      <w:proofErr w:type="spellEnd"/>
      <w:r w:rsidR="00696C34">
        <w:rPr>
          <w:color w:val="000000" w:themeColor="text1"/>
        </w:rPr>
        <w:t xml:space="preserve">, and </w:t>
      </w:r>
      <w:proofErr w:type="spellStart"/>
      <w:r w:rsidR="00696C34">
        <w:rPr>
          <w:color w:val="000000" w:themeColor="text1"/>
        </w:rPr>
        <w:t>P</w:t>
      </w:r>
      <w:r w:rsidR="00696C34">
        <w:rPr>
          <w:color w:val="000000" w:themeColor="text1"/>
          <w:vertAlign w:val="subscript"/>
        </w:rPr>
        <w:t>zz</w:t>
      </w:r>
      <w:proofErr w:type="spellEnd"/>
      <w:r w:rsidR="00696C34">
        <w:rPr>
          <w:color w:val="000000" w:themeColor="text1"/>
        </w:rPr>
        <w:t>, respectively.</w:t>
      </w:r>
      <w:r w:rsidR="00696C34">
        <w:t xml:space="preserve">  </w:t>
      </w:r>
      <w:r w:rsidR="00BC2499">
        <w:t>The second element after the title of each section is the step number.</w:t>
      </w:r>
    </w:p>
    <w:p w14:paraId="111CFFB0" w14:textId="77777777" w:rsidR="00BC2499" w:rsidRDefault="00BC2499" w:rsidP="00BC2499">
      <w:pPr>
        <w:jc w:val="both"/>
      </w:pPr>
      <w:r>
        <w:rPr>
          <w:noProof/>
        </w:rPr>
        <mc:AlternateContent>
          <mc:Choice Requires="wps">
            <w:drawing>
              <wp:anchor distT="0" distB="0" distL="114300" distR="114300" simplePos="0" relativeHeight="251691008" behindDoc="0" locked="0" layoutInCell="1" allowOverlap="1" wp14:anchorId="19059FB8" wp14:editId="07CD0341">
                <wp:simplePos x="0" y="0"/>
                <wp:positionH relativeFrom="column">
                  <wp:posOffset>51435</wp:posOffset>
                </wp:positionH>
                <wp:positionV relativeFrom="paragraph">
                  <wp:posOffset>658045</wp:posOffset>
                </wp:positionV>
                <wp:extent cx="5194935" cy="293370"/>
                <wp:effectExtent l="0" t="0" r="37465" b="36830"/>
                <wp:wrapNone/>
                <wp:docPr id="72" name="Rectangle 72"/>
                <wp:cNvGraphicFramePr/>
                <a:graphic xmlns:a="http://schemas.openxmlformats.org/drawingml/2006/main">
                  <a:graphicData uri="http://schemas.microsoft.com/office/word/2010/wordprocessingShape">
                    <wps:wsp>
                      <wps:cNvSpPr/>
                      <wps:spPr>
                        <a:xfrm>
                          <a:off x="0" y="0"/>
                          <a:ext cx="5194935" cy="293370"/>
                        </a:xfrm>
                        <a:prstGeom prst="rect">
                          <a:avLst/>
                        </a:prstGeom>
                        <a:solidFill>
                          <a:schemeClr val="accent1">
                            <a:lumMod val="20000"/>
                            <a:lumOff val="80000"/>
                          </a:schemeClr>
                        </a:solidFill>
                        <a:ln>
                          <a:solidFill>
                            <a:schemeClr val="accent1">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74299585" w14:textId="77777777" w:rsidR="00587CB2" w:rsidRPr="001A3B65" w:rsidRDefault="00587CB2" w:rsidP="00BC2499">
                            <w:pPr>
                              <w:jc w:val="both"/>
                              <w:rPr>
                                <w:sz w:val="24"/>
                              </w:rPr>
                            </w:pPr>
                            <w:r w:rsidRPr="001A3B65">
                              <w:rPr>
                                <w:rFonts w:cs="Menlo"/>
                                <w:color w:val="000000"/>
                                <w:szCs w:val="20"/>
                              </w:rPr>
                              <w:t>g</w:t>
                            </w:r>
                            <w:r>
                              <w:rPr>
                                <w:rFonts w:cs="Menlo"/>
                                <w:color w:val="000000"/>
                                <w:szCs w:val="20"/>
                              </w:rPr>
                              <w:t>rep “ENER_</w:t>
                            </w:r>
                            <w:proofErr w:type="gramStart"/>
                            <w:r>
                              <w:rPr>
                                <w:rFonts w:cs="Menlo"/>
                                <w:color w:val="000000"/>
                                <w:szCs w:val="20"/>
                              </w:rPr>
                              <w:t xml:space="preserve">0”   </w:t>
                            </w:r>
                            <w:proofErr w:type="gramEnd"/>
                            <w:r>
                              <w:rPr>
                                <w:rFonts w:cs="Menlo"/>
                                <w:color w:val="000000"/>
                                <w:szCs w:val="20"/>
                              </w:rPr>
                              <w:t>o</w:t>
                            </w:r>
                            <w:r w:rsidRPr="001A3B65">
                              <w:rPr>
                                <w:rFonts w:cs="Menlo"/>
                                <w:color w:val="000000"/>
                                <w:szCs w:val="20"/>
                              </w:rPr>
                              <w:t>ut</w:t>
                            </w:r>
                            <w:r>
                              <w:rPr>
                                <w:rFonts w:cs="Menlo"/>
                                <w:color w:val="000000"/>
                                <w:szCs w:val="20"/>
                              </w:rPr>
                              <w:t>put_console</w:t>
                            </w:r>
                            <w:r w:rsidRPr="001A3B65">
                              <w:rPr>
                                <w:rFonts w:cs="Menlo"/>
                                <w:color w:val="000000"/>
                                <w:szCs w:val="20"/>
                              </w:rPr>
                              <w:t xml:space="preserve">.log | </w:t>
                            </w:r>
                            <w:proofErr w:type="spellStart"/>
                            <w:r w:rsidRPr="001A3B65">
                              <w:rPr>
                                <w:rFonts w:cs="Menlo"/>
                                <w:color w:val="000000"/>
                                <w:szCs w:val="20"/>
                              </w:rPr>
                              <w:t>awk</w:t>
                            </w:r>
                            <w:proofErr w:type="spellEnd"/>
                            <w:r w:rsidRPr="001A3B65">
                              <w:rPr>
                                <w:rFonts w:cs="Menlo"/>
                                <w:color w:val="000000"/>
                                <w:szCs w:val="20"/>
                              </w:rPr>
                              <w:t xml:space="preserve"> '{print $</w:t>
                            </w:r>
                            <w:r>
                              <w:rPr>
                                <w:rFonts w:cs="Menlo"/>
                                <w:color w:val="000000"/>
                                <w:szCs w:val="20"/>
                              </w:rPr>
                              <w:t>3</w:t>
                            </w:r>
                            <w:r w:rsidRPr="001A3B65">
                              <w:rPr>
                                <w:rFonts w:cs="Menlo"/>
                                <w:color w:val="000000"/>
                                <w:szCs w:val="20"/>
                              </w:rPr>
                              <w:t>}'</w:t>
                            </w:r>
                          </w:p>
                          <w:p w14:paraId="7A59FD28" w14:textId="77777777" w:rsidR="00587CB2" w:rsidRDefault="00587CB2" w:rsidP="00BC249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59FB8" id="Rectangle 72" o:spid="_x0000_s1041" style="position:absolute;left:0;text-align:left;margin-left:4.05pt;margin-top:51.8pt;width:409.05pt;height:23.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" fillcolor="#deeaf6 [660]" strokecolor="#deeaf6 [660]" strokeweight="1pt">
                <v:textbox>
                  <w:txbxContent>
                    <w:p w14:paraId="74299585" w14:textId="77777777" w:rsidR="00587CB2" w:rsidRPr="001A3B65" w:rsidRDefault="00587CB2" w:rsidP="00BC2499">
                      <w:pPr>
                        <w:jc w:val="both"/>
                        <w:rPr>
                          <w:sz w:val="24"/>
                        </w:rPr>
                      </w:pPr>
                      <w:r w:rsidRPr="001A3B65">
                        <w:rPr>
                          <w:rFonts w:cs="Menlo"/>
                          <w:color w:val="000000"/>
                          <w:szCs w:val="20"/>
                        </w:rPr>
                        <w:t>g</w:t>
                      </w:r>
                      <w:r>
                        <w:rPr>
                          <w:rFonts w:cs="Menlo"/>
                          <w:color w:val="000000"/>
                          <w:szCs w:val="20"/>
                        </w:rPr>
                        <w:t>rep “ENER_</w:t>
                      </w:r>
                      <w:proofErr w:type="gramStart"/>
                      <w:r>
                        <w:rPr>
                          <w:rFonts w:cs="Menlo"/>
                          <w:color w:val="000000"/>
                          <w:szCs w:val="20"/>
                        </w:rPr>
                        <w:t xml:space="preserve">0”   </w:t>
                      </w:r>
                      <w:proofErr w:type="gramEnd"/>
                      <w:r>
                        <w:rPr>
                          <w:rFonts w:cs="Menlo"/>
                          <w:color w:val="000000"/>
                          <w:szCs w:val="20"/>
                        </w:rPr>
                        <w:t>o</w:t>
                      </w:r>
                      <w:r w:rsidRPr="001A3B65">
                        <w:rPr>
                          <w:rFonts w:cs="Menlo"/>
                          <w:color w:val="000000"/>
                          <w:szCs w:val="20"/>
                        </w:rPr>
                        <w:t>ut</w:t>
                      </w:r>
                      <w:r>
                        <w:rPr>
                          <w:rFonts w:cs="Menlo"/>
                          <w:color w:val="000000"/>
                          <w:szCs w:val="20"/>
                        </w:rPr>
                        <w:t>put_console</w:t>
                      </w:r>
                      <w:r w:rsidRPr="001A3B65">
                        <w:rPr>
                          <w:rFonts w:cs="Menlo"/>
                          <w:color w:val="000000"/>
                          <w:szCs w:val="20"/>
                        </w:rPr>
                        <w:t xml:space="preserve">.log | </w:t>
                      </w:r>
                      <w:proofErr w:type="spellStart"/>
                      <w:r w:rsidRPr="001A3B65">
                        <w:rPr>
                          <w:rFonts w:cs="Menlo"/>
                          <w:color w:val="000000"/>
                          <w:szCs w:val="20"/>
                        </w:rPr>
                        <w:t>awk</w:t>
                      </w:r>
                      <w:proofErr w:type="spellEnd"/>
                      <w:r w:rsidRPr="001A3B65">
                        <w:rPr>
                          <w:rFonts w:cs="Menlo"/>
                          <w:color w:val="000000"/>
                          <w:szCs w:val="20"/>
                        </w:rPr>
                        <w:t xml:space="preserve"> '{print $</w:t>
                      </w:r>
                      <w:r>
                        <w:rPr>
                          <w:rFonts w:cs="Menlo"/>
                          <w:color w:val="000000"/>
                          <w:szCs w:val="20"/>
                        </w:rPr>
                        <w:t>3</w:t>
                      </w:r>
                      <w:r w:rsidRPr="001A3B65">
                        <w:rPr>
                          <w:rFonts w:cs="Menlo"/>
                          <w:color w:val="000000"/>
                          <w:szCs w:val="20"/>
                        </w:rPr>
                        <w:t>}'</w:t>
                      </w:r>
                    </w:p>
                    <w:p w14:paraId="7A59FD28" w14:textId="77777777" w:rsidR="00587CB2" w:rsidRDefault="00587CB2" w:rsidP="00BC2499"/>
                  </w:txbxContent>
                </v:textbox>
              </v:rect>
            </w:pict>
          </mc:Fallback>
        </mc:AlternateContent>
      </w:r>
      <w:r>
        <w:t>In order to extract the desired information from the console file, “grep” and “</w:t>
      </w:r>
      <w:proofErr w:type="spellStart"/>
      <w:r>
        <w:t>awk</w:t>
      </w:r>
      <w:proofErr w:type="spellEnd"/>
      <w:r>
        <w:t>” commands can be used with a proper title section. For example, in order to extract total energy of the system, the following command needs to be executed in terminal:</w:t>
      </w:r>
    </w:p>
    <w:p w14:paraId="2089B49E" w14:textId="77777777" w:rsidR="00BC2499" w:rsidRDefault="00BC2499" w:rsidP="00BC2499">
      <w:pPr>
        <w:jc w:val="both"/>
      </w:pPr>
    </w:p>
    <w:p w14:paraId="5DE2D548" w14:textId="77777777" w:rsidR="00BC2499" w:rsidRDefault="00BC2499" w:rsidP="00BC2499">
      <w:pPr>
        <w:jc w:val="both"/>
      </w:pPr>
      <w:r>
        <w:t>Here, “</w:t>
      </w:r>
      <w:r>
        <w:rPr>
          <w:rFonts w:cs="Menlo"/>
          <w:color w:val="000000"/>
          <w:szCs w:val="20"/>
        </w:rPr>
        <w:t>o</w:t>
      </w:r>
      <w:r w:rsidRPr="001A3B65">
        <w:rPr>
          <w:rFonts w:cs="Menlo"/>
          <w:color w:val="000000"/>
          <w:szCs w:val="20"/>
        </w:rPr>
        <w:t>ut</w:t>
      </w:r>
      <w:r>
        <w:rPr>
          <w:rFonts w:cs="Menlo"/>
          <w:color w:val="000000"/>
          <w:szCs w:val="20"/>
        </w:rPr>
        <w:t>put_console</w:t>
      </w:r>
      <w:r w:rsidRPr="001A3B65">
        <w:rPr>
          <w:rFonts w:cs="Menlo"/>
          <w:color w:val="000000"/>
          <w:szCs w:val="20"/>
        </w:rPr>
        <w:t>.log</w:t>
      </w:r>
      <w:r>
        <w:t>” is the console output file and “$3” represents the second element of the “</w:t>
      </w:r>
      <w:r>
        <w:rPr>
          <w:rFonts w:cs="Menlo"/>
          <w:color w:val="000000"/>
          <w:szCs w:val="20"/>
        </w:rPr>
        <w:t>ENERGY_BOX_0</w:t>
      </w:r>
      <w:r>
        <w:t>” section.</w:t>
      </w:r>
    </w:p>
    <w:p w14:paraId="621D1AB9" w14:textId="77777777" w:rsidR="00BC2499" w:rsidRDefault="00BC2499" w:rsidP="00BC2499">
      <w:pPr>
        <w:jc w:val="both"/>
      </w:pPr>
      <w:r>
        <w:t>The first section of this console output typically includes some info relating to the system, CPU, and RAM. In continue, console output includes information regarding the input file (configuration file) reading, force field reading, summary of the topology of the molecule, and minimum and maximum coordinate of molecules. This output is important; it may contain text relating to issues encountered if there was an error in the current run (e.g. a bad parameter, unknown keyword, missing parameters in the configuration file, etc.)</w:t>
      </w:r>
    </w:p>
    <w:p w14:paraId="119716CF" w14:textId="77777777" w:rsidR="00BC2499" w:rsidRDefault="00BC2499" w:rsidP="00BC2499">
      <w:r>
        <w:rPr>
          <w:noProof/>
        </w:rPr>
        <w:lastRenderedPageBreak/>
        <mc:AlternateContent>
          <mc:Choice Requires="wps">
            <w:drawing>
              <wp:anchor distT="0" distB="0" distL="114300" distR="114300" simplePos="0" relativeHeight="251694080" behindDoc="0" locked="0" layoutInCell="1" allowOverlap="1" wp14:anchorId="5F028AEF" wp14:editId="7F98E71C">
                <wp:simplePos x="0" y="0"/>
                <wp:positionH relativeFrom="column">
                  <wp:posOffset>737345</wp:posOffset>
                </wp:positionH>
                <wp:positionV relativeFrom="paragraph">
                  <wp:posOffset>232410</wp:posOffset>
                </wp:positionV>
                <wp:extent cx="1714500" cy="182880"/>
                <wp:effectExtent l="0" t="0" r="12700" b="0"/>
                <wp:wrapNone/>
                <wp:docPr id="47" name="Rectangle 47"/>
                <wp:cNvGraphicFramePr/>
                <a:graphic xmlns:a="http://schemas.openxmlformats.org/drawingml/2006/main">
                  <a:graphicData uri="http://schemas.microsoft.com/office/word/2010/wordprocessingShape">
                    <wps:wsp>
                      <wps:cNvSpPr/>
                      <wps:spPr>
                        <a:xfrm>
                          <a:off x="0" y="0"/>
                          <a:ext cx="1714500" cy="1828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1D58F0" id="Rectangle 47" o:spid="_x0000_s1026" style="position:absolute;margin-left:58.05pt;margin-top:18.3pt;width:135pt;height:14.4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" fillcolor="white [3212]" stroked="f" strokeweight="1pt"/>
            </w:pict>
          </mc:Fallback>
        </mc:AlternateContent>
      </w:r>
      <w:r>
        <w:rPr>
          <w:noProof/>
        </w:rPr>
        <w:drawing>
          <wp:inline distT="0" distB="0" distL="0" distR="0" wp14:anchorId="27E719C8" wp14:editId="67D4C3D4">
            <wp:extent cx="4937760" cy="44803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7-04-23 at 11.27.21 PM.png"/>
                    <pic:cNvPicPr/>
                  </pic:nvPicPr>
                  <pic:blipFill>
                    <a:blip r:embed="rId56">
                      <a:extLst>
                        <a:ext uri="{28A0092B-C50C-407E-A947-70E740481C1C}">
                          <a14:useLocalDpi xmlns:a14="http://schemas.microsoft.com/office/drawing/2010/main" val="0"/>
                        </a:ext>
                      </a:extLst>
                    </a:blip>
                    <a:stretch>
                      <a:fillRect/>
                    </a:stretch>
                  </pic:blipFill>
                  <pic:spPr>
                    <a:xfrm>
                      <a:off x="0" y="0"/>
                      <a:ext cx="4937760" cy="4480385"/>
                    </a:xfrm>
                    <a:prstGeom prst="rect">
                      <a:avLst/>
                    </a:prstGeom>
                  </pic:spPr>
                </pic:pic>
              </a:graphicData>
            </a:graphic>
          </wp:inline>
        </w:drawing>
      </w:r>
    </w:p>
    <w:p w14:paraId="6C52B061" w14:textId="77777777" w:rsidR="00BC2499" w:rsidRDefault="00BC2499" w:rsidP="00BC2499">
      <w:r>
        <w:rPr>
          <w:noProof/>
        </w:rPr>
        <w:drawing>
          <wp:inline distT="0" distB="0" distL="0" distR="0" wp14:anchorId="6869825E" wp14:editId="32BB2EA2">
            <wp:extent cx="4937760" cy="23174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7-04-23 at 11.27.46 PM.png"/>
                    <pic:cNvPicPr/>
                  </pic:nvPicPr>
                  <pic:blipFill>
                    <a:blip r:embed="rId57">
                      <a:extLst>
                        <a:ext uri="{28A0092B-C50C-407E-A947-70E740481C1C}">
                          <a14:useLocalDpi xmlns:a14="http://schemas.microsoft.com/office/drawing/2010/main" val="0"/>
                        </a:ext>
                      </a:extLst>
                    </a:blip>
                    <a:stretch>
                      <a:fillRect/>
                    </a:stretch>
                  </pic:blipFill>
                  <pic:spPr>
                    <a:xfrm>
                      <a:off x="0" y="0"/>
                      <a:ext cx="4937760" cy="2317479"/>
                    </a:xfrm>
                    <a:prstGeom prst="rect">
                      <a:avLst/>
                    </a:prstGeom>
                  </pic:spPr>
                </pic:pic>
              </a:graphicData>
            </a:graphic>
          </wp:inline>
        </w:drawing>
      </w:r>
    </w:p>
    <w:p w14:paraId="5A5C09C6" w14:textId="77777777" w:rsidR="00696C34" w:rsidRDefault="00696C34" w:rsidP="00BC2499"/>
    <w:p w14:paraId="17EFDF9A" w14:textId="77777777" w:rsidR="00696C34" w:rsidRDefault="00696C34" w:rsidP="00BC2499"/>
    <w:p w14:paraId="6861D549" w14:textId="77777777" w:rsidR="00696C34" w:rsidRDefault="00696C34" w:rsidP="00BC2499"/>
    <w:p w14:paraId="44EC55B2" w14:textId="77777777" w:rsidR="00696C34" w:rsidRDefault="00BC2499" w:rsidP="00BC2499">
      <w:r>
        <w:lastRenderedPageBreak/>
        <w:t>Next, the energy title and initial energy of the system’s starting configuration will print:</w:t>
      </w:r>
    </w:p>
    <w:p w14:paraId="3B456762" w14:textId="39A06C00" w:rsidR="00BC2499" w:rsidRDefault="00BC2499" w:rsidP="00BC2499">
      <w:r>
        <w:rPr>
          <w:rFonts w:ascii="PMingLiU" w:eastAsia="PMingLiU" w:hAnsi="PMingLiU" w:cs="PMingLiU"/>
        </w:rPr>
        <w:br/>
      </w:r>
      <w:r>
        <w:rPr>
          <w:noProof/>
        </w:rPr>
        <w:drawing>
          <wp:inline distT="0" distB="0" distL="0" distR="0" wp14:anchorId="51F8D890" wp14:editId="5298F2BD">
            <wp:extent cx="4937760" cy="207481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4-23 at 11.21.33 PM.png"/>
                    <pic:cNvPicPr/>
                  </pic:nvPicPr>
                  <pic:blipFill>
                    <a:blip r:embed="rId58">
                      <a:extLst>
                        <a:ext uri="{28A0092B-C50C-407E-A947-70E740481C1C}">
                          <a14:useLocalDpi xmlns:a14="http://schemas.microsoft.com/office/drawing/2010/main" val="0"/>
                        </a:ext>
                      </a:extLst>
                    </a:blip>
                    <a:stretch>
                      <a:fillRect/>
                    </a:stretch>
                  </pic:blipFill>
                  <pic:spPr>
                    <a:xfrm>
                      <a:off x="0" y="0"/>
                      <a:ext cx="4937760" cy="2074810"/>
                    </a:xfrm>
                    <a:prstGeom prst="rect">
                      <a:avLst/>
                    </a:prstGeom>
                  </pic:spPr>
                </pic:pic>
              </a:graphicData>
            </a:graphic>
          </wp:inline>
        </w:drawing>
      </w:r>
    </w:p>
    <w:p w14:paraId="158431D2" w14:textId="77777777" w:rsidR="00696C34" w:rsidRDefault="00696C34" w:rsidP="00BC2499">
      <w:pPr>
        <w:jc w:val="both"/>
      </w:pPr>
    </w:p>
    <w:p w14:paraId="709BF50A" w14:textId="77777777" w:rsidR="00BC2499" w:rsidRDefault="00BC2499" w:rsidP="00BC2499">
      <w:pPr>
        <w:jc w:val="both"/>
      </w:pPr>
      <w:r>
        <w:t>After the simulation starts, move, energy, and statistical title, followed by their values for each simulation box, will print:</w:t>
      </w:r>
    </w:p>
    <w:p w14:paraId="0C403028" w14:textId="77777777" w:rsidR="00696C34" w:rsidRDefault="00696C34" w:rsidP="00BC2499">
      <w:pPr>
        <w:jc w:val="both"/>
      </w:pPr>
    </w:p>
    <w:p w14:paraId="2A1463B1" w14:textId="77777777" w:rsidR="00BC2499" w:rsidRDefault="00BC2499" w:rsidP="00BC2499">
      <w:r>
        <w:rPr>
          <w:noProof/>
        </w:rPr>
        <w:drawing>
          <wp:inline distT="0" distB="0" distL="0" distR="0" wp14:anchorId="50A5221D" wp14:editId="6A1A8A20">
            <wp:extent cx="4937760" cy="3987659"/>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7-04-23 at 11.23.20 PM.png"/>
                    <pic:cNvPicPr/>
                  </pic:nvPicPr>
                  <pic:blipFill>
                    <a:blip r:embed="rId59">
                      <a:extLst>
                        <a:ext uri="{28A0092B-C50C-407E-A947-70E740481C1C}">
                          <a14:useLocalDpi xmlns:a14="http://schemas.microsoft.com/office/drawing/2010/main" val="0"/>
                        </a:ext>
                      </a:extLst>
                    </a:blip>
                    <a:stretch>
                      <a:fillRect/>
                    </a:stretch>
                  </pic:blipFill>
                  <pic:spPr>
                    <a:xfrm>
                      <a:off x="0" y="0"/>
                      <a:ext cx="4937760" cy="3987659"/>
                    </a:xfrm>
                    <a:prstGeom prst="rect">
                      <a:avLst/>
                    </a:prstGeom>
                  </pic:spPr>
                </pic:pic>
              </a:graphicData>
            </a:graphic>
          </wp:inline>
        </w:drawing>
      </w:r>
    </w:p>
    <w:p w14:paraId="44DEB504" w14:textId="77777777" w:rsidR="00BC2499" w:rsidRDefault="00BC2499" w:rsidP="00BC2499">
      <w:r>
        <w:lastRenderedPageBreak/>
        <w:t>At the end of the run, timing information and other wrap up info will be printed.</w:t>
      </w:r>
    </w:p>
    <w:p w14:paraId="2ED33B09" w14:textId="77777777" w:rsidR="00BC2499" w:rsidRPr="006413D5" w:rsidRDefault="00BC2499" w:rsidP="00BC2499">
      <w:pPr>
        <w:rPr>
          <w:highlight w:val="yellow"/>
        </w:rPr>
      </w:pPr>
      <w:r w:rsidRPr="001149D9">
        <w:rPr>
          <w:i/>
          <w:highlight w:val="yellow"/>
        </w:rPr>
        <w:t>Note:</w:t>
      </w:r>
      <w:r>
        <w:rPr>
          <w:highlight w:val="yellow"/>
        </w:rPr>
        <w:br/>
      </w:r>
      <w:r w:rsidRPr="001149D9">
        <w:rPr>
          <w:highlight w:val="yellow"/>
        </w:rPr>
        <w:t xml:space="preserve"> </w:t>
      </w:r>
      <w:r>
        <w:rPr>
          <w:highlight w:val="yellow"/>
        </w:rPr>
        <w:t xml:space="preserve">Printed energy and statistical values are </w:t>
      </w:r>
      <w:commentRangeStart w:id="55"/>
      <w:r>
        <w:rPr>
          <w:highlight w:val="yellow"/>
        </w:rPr>
        <w:t xml:space="preserve">instantaneous </w:t>
      </w:r>
      <w:commentRangeEnd w:id="55"/>
      <w:r>
        <w:rPr>
          <w:rStyle w:val="CommentReference"/>
        </w:rPr>
        <w:commentReference w:id="55"/>
      </w:r>
      <w:r>
        <w:rPr>
          <w:highlight w:val="yellow"/>
        </w:rPr>
        <w:t>values.</w:t>
      </w:r>
    </w:p>
    <w:p w14:paraId="788CA747" w14:textId="77777777" w:rsidR="00BC2499" w:rsidRDefault="00BC2499" w:rsidP="00BC2499">
      <w:pPr>
        <w:jc w:val="both"/>
      </w:pPr>
      <w:r w:rsidRPr="001149D9">
        <w:rPr>
          <w:i/>
          <w:highlight w:val="yellow"/>
        </w:rPr>
        <w:t>Note:</w:t>
      </w:r>
      <w:r>
        <w:rPr>
          <w:highlight w:val="yellow"/>
        </w:rPr>
        <w:br/>
      </w:r>
      <w:r w:rsidRPr="001149D9">
        <w:rPr>
          <w:highlight w:val="yellow"/>
        </w:rPr>
        <w:t xml:space="preserve"> It’s important to watch the acceptance rates and adjust the move percentages and CBMC trial amounts to get the desired rate of move acceptance.</w:t>
      </w:r>
    </w:p>
    <w:p w14:paraId="46FA34EC" w14:textId="77777777" w:rsidR="00BC2499" w:rsidRDefault="00BC2499" w:rsidP="00BC2499">
      <w:pPr>
        <w:rPr>
          <w:i/>
          <w:u w:val="single"/>
        </w:rPr>
      </w:pPr>
    </w:p>
    <w:p w14:paraId="07CD0B65" w14:textId="77777777" w:rsidR="00BC2499" w:rsidRDefault="00BC2499" w:rsidP="00BC2499">
      <w:r w:rsidRPr="008562CD">
        <w:rPr>
          <w:i/>
          <w:u w:val="single"/>
        </w:rPr>
        <w:t>PDB and PSF Files</w:t>
      </w:r>
      <w:r>
        <w:br/>
      </w:r>
      <w:r>
        <w:br/>
        <w:t xml:space="preserve">The PDB and PSF output (merging of atom entries) has already been mentioned/explained in previous sections.  To recap: The PDB file’s </w:t>
      </w:r>
      <w:r w:rsidRPr="008562CD">
        <w:rPr>
          <w:rFonts w:ascii="Inconsolata" w:hAnsi="Inconsolata"/>
          <w:b/>
          <w:color w:val="7F7F7F" w:themeColor="text1" w:themeTint="80"/>
          <w:sz w:val="28"/>
        </w:rPr>
        <w:t>ATOM</w:t>
      </w:r>
      <w:r>
        <w:rPr>
          <w:rFonts w:ascii="Inconsolata" w:hAnsi="Inconsolata"/>
          <w:b/>
          <w:color w:val="7F7F7F" w:themeColor="text1" w:themeTint="80"/>
          <w:sz w:val="28"/>
        </w:rPr>
        <w:t xml:space="preserve"> </w:t>
      </w:r>
      <w:r>
        <w:t xml:space="preserve">entries’ occupancy is used to represent the box the molecule is in for the current frame.  All molecules are listed in order in which they were read (i.e. if box 0 has </w:t>
      </w:r>
      <w:proofErr w:type="gramStart"/>
      <w:r>
        <w:t>1..</w:t>
      </w:r>
      <w:proofErr w:type="gramEnd"/>
      <w:r>
        <w:t>N</w:t>
      </w:r>
      <w:r>
        <w:rPr>
          <w:vertAlign w:val="subscript"/>
        </w:rPr>
        <w:t>1</w:t>
      </w:r>
      <w:r>
        <w:t xml:space="preserve"> molecules and box 1 has 1..N</w:t>
      </w:r>
      <w:r>
        <w:softHyphen/>
      </w:r>
      <w:r>
        <w:rPr>
          <w:vertAlign w:val="subscript"/>
        </w:rPr>
        <w:t>2</w:t>
      </w:r>
      <w:r>
        <w:t xml:space="preserve"> molecules, then all of the molecules in box 0 are listed first and all the molecules in box 1, i.e. 1..N</w:t>
      </w:r>
      <w:r>
        <w:rPr>
          <w:vertAlign w:val="subscript"/>
        </w:rPr>
        <w:t>1</w:t>
      </w:r>
      <w:r>
        <w:t>, N</w:t>
      </w:r>
      <w:r w:rsidRPr="008562CD">
        <w:rPr>
          <w:vertAlign w:val="subscript"/>
        </w:rPr>
        <w:t>1</w:t>
      </w:r>
      <w:r>
        <w:t>+1..N</w:t>
      </w:r>
      <w:r w:rsidRPr="008562CD">
        <w:rPr>
          <w:vertAlign w:val="subscript"/>
        </w:rPr>
        <w:t>1</w:t>
      </w:r>
      <w:r>
        <w:t>+N</w:t>
      </w:r>
      <w:r w:rsidRPr="008562CD">
        <w:rPr>
          <w:vertAlign w:val="subscript"/>
        </w:rPr>
        <w:t>2</w:t>
      </w:r>
      <w:r>
        <w:t>).  PDB frames are written as standard PDBs to consecutive file frames.</w:t>
      </w:r>
    </w:p>
    <w:p w14:paraId="603AC402" w14:textId="77777777" w:rsidR="00BC2499" w:rsidRDefault="00BC2499" w:rsidP="00BC2499">
      <w:pPr>
        <w:jc w:val="both"/>
      </w:pPr>
      <w:r>
        <w:rPr>
          <w:noProof/>
        </w:rPr>
        <mc:AlternateContent>
          <mc:Choice Requires="wps">
            <w:drawing>
              <wp:anchor distT="0" distB="0" distL="114300" distR="114300" simplePos="0" relativeHeight="251681792" behindDoc="0" locked="0" layoutInCell="1" allowOverlap="1" wp14:anchorId="1731D46E" wp14:editId="6DAF3B87">
                <wp:simplePos x="0" y="0"/>
                <wp:positionH relativeFrom="column">
                  <wp:posOffset>21771</wp:posOffset>
                </wp:positionH>
                <wp:positionV relativeFrom="paragraph">
                  <wp:posOffset>348343</wp:posOffset>
                </wp:positionV>
                <wp:extent cx="4071258" cy="293370"/>
                <wp:effectExtent l="0" t="0" r="24765" b="11430"/>
                <wp:wrapNone/>
                <wp:docPr id="8" name="Rectangle 8"/>
                <wp:cNvGraphicFramePr/>
                <a:graphic xmlns:a="http://schemas.openxmlformats.org/drawingml/2006/main">
                  <a:graphicData uri="http://schemas.microsoft.com/office/word/2010/wordprocessingShape">
                    <wps:wsp>
                      <wps:cNvSpPr/>
                      <wps:spPr>
                        <a:xfrm>
                          <a:off x="0" y="0"/>
                          <a:ext cx="4071258" cy="293370"/>
                        </a:xfrm>
                        <a:prstGeom prst="rect">
                          <a:avLst/>
                        </a:prstGeom>
                        <a:solidFill>
                          <a:schemeClr val="accent1">
                            <a:lumMod val="20000"/>
                            <a:lumOff val="80000"/>
                          </a:schemeClr>
                        </a:solidFill>
                        <a:ln>
                          <a:solidFill>
                            <a:schemeClr val="accent1">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07DD55E8" w14:textId="77777777" w:rsidR="00587CB2" w:rsidRDefault="00587CB2" w:rsidP="00BC2499">
                            <w:proofErr w:type="spellStart"/>
                            <w:r>
                              <w:t>pbc</w:t>
                            </w:r>
                            <w:proofErr w:type="spellEnd"/>
                            <w:r>
                              <w:t xml:space="preserve"> join connected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1D46E" id="Rectangle 8" o:spid="_x0000_s1042" style="position:absolute;left:0;text-align:left;margin-left:1.7pt;margin-top:27.45pt;width:320.55pt;height:23.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" fillcolor="#deeaf6 [660]" strokecolor="#deeaf6 [660]" strokeweight="1pt">
                <v:textbox>
                  <w:txbxContent>
                    <w:p w14:paraId="07DD55E8" w14:textId="77777777" w:rsidR="00587CB2" w:rsidRDefault="00587CB2" w:rsidP="00BC2499">
                      <w:proofErr w:type="spellStart"/>
                      <w:r>
                        <w:t>pbc</w:t>
                      </w:r>
                      <w:proofErr w:type="spellEnd"/>
                      <w:r>
                        <w:t xml:space="preserve"> join connected</w:t>
                      </w:r>
                    </w:p>
                  </w:txbxContent>
                </v:textbox>
              </v:rect>
            </w:pict>
          </mc:Fallback>
        </mc:AlternateContent>
      </w:r>
      <w:r>
        <w:t xml:space="preserve">To visualize, open the PDB and PSF files </w:t>
      </w:r>
      <w:proofErr w:type="spellStart"/>
      <w:r>
        <w:t>outpout</w:t>
      </w:r>
      <w:proofErr w:type="spellEnd"/>
      <w:r>
        <w:t xml:space="preserve"> by VMD and use the command in the terminal:</w:t>
      </w:r>
      <w:r>
        <w:br/>
      </w:r>
      <w:r>
        <w:br/>
      </w:r>
      <w:r>
        <w:br/>
      </w:r>
      <w:r>
        <w:br/>
        <w:t xml:space="preserve">Use the </w:t>
      </w:r>
      <w:proofErr w:type="spellStart"/>
      <w:r>
        <w:t>TKConsole</w:t>
      </w:r>
      <w:proofErr w:type="spellEnd"/>
      <w:r>
        <w:t xml:space="preserve"> to get the current frame to obey the periodicity.  Some peculiarities will still be observed, so please review the PDB file if anything looks odd (e.g. bonds will sometimes not show up in later frames).  The GOMC team is in the process of improving VMD compatibility, but this may require changes to VMD to allow the files output to be read properly.</w:t>
      </w:r>
    </w:p>
    <w:p w14:paraId="497E61E9" w14:textId="77777777" w:rsidR="00BC2499" w:rsidRDefault="00BC2499" w:rsidP="00BC2499">
      <w:r>
        <w:rPr>
          <w:noProof/>
        </w:rPr>
        <mc:AlternateContent>
          <mc:Choice Requires="wps">
            <w:drawing>
              <wp:anchor distT="0" distB="0" distL="114300" distR="114300" simplePos="0" relativeHeight="251683840" behindDoc="0" locked="0" layoutInCell="1" allowOverlap="1" wp14:anchorId="768B9364" wp14:editId="63A24C27">
                <wp:simplePos x="0" y="0"/>
                <wp:positionH relativeFrom="column">
                  <wp:posOffset>21660</wp:posOffset>
                </wp:positionH>
                <wp:positionV relativeFrom="paragraph">
                  <wp:posOffset>1170940</wp:posOffset>
                </wp:positionV>
                <wp:extent cx="5290185" cy="293370"/>
                <wp:effectExtent l="0" t="0" r="18415" b="36830"/>
                <wp:wrapNone/>
                <wp:docPr id="19" name="Rectangle 19"/>
                <wp:cNvGraphicFramePr/>
                <a:graphic xmlns:a="http://schemas.openxmlformats.org/drawingml/2006/main">
                  <a:graphicData uri="http://schemas.microsoft.com/office/word/2010/wordprocessingShape">
                    <wps:wsp>
                      <wps:cNvSpPr/>
                      <wps:spPr>
                        <a:xfrm>
                          <a:off x="0" y="0"/>
                          <a:ext cx="5290185" cy="293370"/>
                        </a:xfrm>
                        <a:prstGeom prst="rect">
                          <a:avLst/>
                        </a:prstGeom>
                        <a:solidFill>
                          <a:schemeClr val="accent1">
                            <a:lumMod val="20000"/>
                            <a:lumOff val="80000"/>
                          </a:schemeClr>
                        </a:solidFill>
                        <a:ln>
                          <a:solidFill>
                            <a:schemeClr val="accent1">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082A6A2D" w14:textId="77777777" w:rsidR="00587CB2" w:rsidRDefault="00587CB2" w:rsidP="00BC2499">
                            <w:proofErr w:type="spellStart"/>
                            <w:r>
                              <w:t>vmd</w:t>
                            </w:r>
                            <w:proofErr w:type="spellEnd"/>
                            <w:r>
                              <w:t xml:space="preserve"> ISB_T_330.00_K_Run_0_MIE_BOX_1.pdb ISB_T_330.00_K_Run_0_MIE_merged.pdb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B9364" id="Rectangle 19" o:spid="_x0000_s1043" style="position:absolute;margin-left:1.7pt;margin-top:92.2pt;width:416.55pt;height:23.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" fillcolor="#deeaf6 [660]" strokecolor="#deeaf6 [660]" strokeweight="1pt">
                <v:textbox>
                  <w:txbxContent>
                    <w:p w14:paraId="082A6A2D" w14:textId="77777777" w:rsidR="00587CB2" w:rsidRDefault="00587CB2" w:rsidP="00BC2499">
                      <w:proofErr w:type="spellStart"/>
                      <w:r>
                        <w:t>vmd</w:t>
                      </w:r>
                      <w:proofErr w:type="spellEnd"/>
                      <w:r>
                        <w:t xml:space="preserve"> ISB_T_330.00_K_Run_0_MIE_BOX_1.pdb ISB_T_330.00_K_Run_0_MIE_merged.pdb</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64505280" wp14:editId="7879ECA3">
                <wp:simplePos x="0" y="0"/>
                <wp:positionH relativeFrom="column">
                  <wp:posOffset>22295</wp:posOffset>
                </wp:positionH>
                <wp:positionV relativeFrom="paragraph">
                  <wp:posOffset>422275</wp:posOffset>
                </wp:positionV>
                <wp:extent cx="5290458" cy="293370"/>
                <wp:effectExtent l="0" t="0" r="18415" b="36830"/>
                <wp:wrapNone/>
                <wp:docPr id="11" name="Rectangle 11"/>
                <wp:cNvGraphicFramePr/>
                <a:graphic xmlns:a="http://schemas.openxmlformats.org/drawingml/2006/main">
                  <a:graphicData uri="http://schemas.microsoft.com/office/word/2010/wordprocessingShape">
                    <wps:wsp>
                      <wps:cNvSpPr/>
                      <wps:spPr>
                        <a:xfrm>
                          <a:off x="0" y="0"/>
                          <a:ext cx="5290458" cy="293370"/>
                        </a:xfrm>
                        <a:prstGeom prst="rect">
                          <a:avLst/>
                        </a:prstGeom>
                        <a:solidFill>
                          <a:schemeClr val="accent1">
                            <a:lumMod val="20000"/>
                            <a:lumOff val="80000"/>
                          </a:schemeClr>
                        </a:solidFill>
                        <a:ln>
                          <a:solidFill>
                            <a:schemeClr val="accent1">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23E51393" w14:textId="77777777" w:rsidR="00587CB2" w:rsidRDefault="00587CB2" w:rsidP="00BC2499">
                            <w:proofErr w:type="spellStart"/>
                            <w:r>
                              <w:t>vmd</w:t>
                            </w:r>
                            <w:proofErr w:type="spellEnd"/>
                            <w:r>
                              <w:t xml:space="preserve"> ISB_T_330.00_K_Run_0_MIE_BOX_0.pdb ISB_T_330.00_K_Run_0_MIE_merged.pdb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05280" id="Rectangle 11" o:spid="_x0000_s1044" style="position:absolute;margin-left:1.75pt;margin-top:33.25pt;width:416.55pt;height:23.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" fillcolor="#deeaf6 [660]" strokecolor="#deeaf6 [660]" strokeweight="1pt">
                <v:textbox>
                  <w:txbxContent>
                    <w:p w14:paraId="23E51393" w14:textId="77777777" w:rsidR="00587CB2" w:rsidRDefault="00587CB2" w:rsidP="00BC2499">
                      <w:proofErr w:type="spellStart"/>
                      <w:r>
                        <w:t>vmd</w:t>
                      </w:r>
                      <w:proofErr w:type="spellEnd"/>
                      <w:r>
                        <w:t xml:space="preserve"> ISB_T_330.00_K_Run_0_MIE_BOX_0.pdb ISB_T_330.00_K_Run_0_MIE_merged.pdb</w:t>
                      </w:r>
                    </w:p>
                  </w:txbxContent>
                </v:textbox>
              </v:rect>
            </w:pict>
          </mc:Fallback>
        </mc:AlternateContent>
      </w:r>
      <w:r>
        <w:br/>
        <w:t>For Gibbs ensemble, the same PSF will be used to visualize either box, i.e.</w:t>
      </w:r>
      <w:r>
        <w:br/>
      </w:r>
      <w:r>
        <w:br/>
      </w:r>
      <w:r>
        <w:br/>
        <w:t>…for visualizing the first box and…</w:t>
      </w:r>
      <w:r>
        <w:rPr>
          <w:rFonts w:ascii="PMingLiU" w:eastAsia="PMingLiU" w:hAnsi="PMingLiU" w:cs="PMingLiU"/>
        </w:rPr>
        <w:br/>
      </w:r>
      <w:r>
        <w:rPr>
          <w:rFonts w:ascii="PMingLiU" w:eastAsia="PMingLiU" w:hAnsi="PMingLiU" w:cs="PMingLiU"/>
        </w:rPr>
        <w:br/>
      </w:r>
    </w:p>
    <w:p w14:paraId="107EF1AD" w14:textId="77777777" w:rsidR="00BC2499" w:rsidRDefault="00BC2499" w:rsidP="00BC2499">
      <w:r>
        <w:t>... for visualizing the second box.</w:t>
      </w:r>
    </w:p>
    <w:p w14:paraId="710A3F01" w14:textId="77777777" w:rsidR="00BC2499" w:rsidRDefault="00BC2499" w:rsidP="00BC2499">
      <w:pPr>
        <w:rPr>
          <w:i/>
          <w:u w:val="single"/>
        </w:rPr>
      </w:pPr>
      <w:r>
        <w:rPr>
          <w:i/>
          <w:u w:val="single"/>
        </w:rPr>
        <w:br w:type="page"/>
      </w:r>
    </w:p>
    <w:p w14:paraId="311FFC4E" w14:textId="77777777" w:rsidR="00BC2499" w:rsidRPr="008562CD" w:rsidRDefault="00BC2499" w:rsidP="00BC2499">
      <w:pPr>
        <w:outlineLvl w:val="0"/>
      </w:pPr>
      <w:r>
        <w:rPr>
          <w:i/>
          <w:u w:val="single"/>
        </w:rPr>
        <w:lastRenderedPageBreak/>
        <w:t xml:space="preserve">Block Output </w:t>
      </w:r>
      <w:r w:rsidRPr="008562CD">
        <w:rPr>
          <w:i/>
          <w:u w:val="single"/>
        </w:rPr>
        <w:t>Files</w:t>
      </w:r>
    </w:p>
    <w:p w14:paraId="331F0864" w14:textId="77777777" w:rsidR="00BC2499" w:rsidRDefault="00BC2499" w:rsidP="00BC2499">
      <w:pPr>
        <w:jc w:val="both"/>
      </w:pPr>
      <w:r>
        <w:t>GOMC tracks a number of thermodynamic variables of interest during the simulation and prints them all in one file for each box.</w:t>
      </w:r>
    </w:p>
    <w:p w14:paraId="4891A5D1" w14:textId="77777777" w:rsidR="00BC2499" w:rsidRDefault="00BC2499" w:rsidP="0063031F">
      <w:pPr>
        <w:pStyle w:val="ListParagraph"/>
        <w:numPr>
          <w:ilvl w:val="0"/>
          <w:numId w:val="13"/>
        </w:numPr>
      </w:pPr>
      <w:r>
        <w:t>Energy</w:t>
      </w:r>
    </w:p>
    <w:p w14:paraId="16931354" w14:textId="77777777" w:rsidR="00BC2499" w:rsidRPr="004D227E" w:rsidRDefault="00BC2499" w:rsidP="0063031F">
      <w:pPr>
        <w:pStyle w:val="ListParagraph"/>
        <w:numPr>
          <w:ilvl w:val="1"/>
          <w:numId w:val="13"/>
        </w:numPr>
        <w:rPr>
          <w:color w:val="000000" w:themeColor="text1"/>
        </w:rPr>
      </w:pPr>
      <w:r w:rsidRPr="004D227E">
        <w:rPr>
          <w:color w:val="000000" w:themeColor="text1"/>
        </w:rPr>
        <w:t>Intermolecular (LJ)</w:t>
      </w:r>
    </w:p>
    <w:p w14:paraId="23592D2C" w14:textId="77777777" w:rsidR="00BC2499" w:rsidRPr="004D227E" w:rsidRDefault="00BC2499" w:rsidP="0063031F">
      <w:pPr>
        <w:pStyle w:val="ListParagraph"/>
        <w:numPr>
          <w:ilvl w:val="1"/>
          <w:numId w:val="13"/>
        </w:numPr>
        <w:rPr>
          <w:color w:val="000000" w:themeColor="text1"/>
        </w:rPr>
      </w:pPr>
      <w:r w:rsidRPr="004D227E">
        <w:rPr>
          <w:color w:val="000000" w:themeColor="text1"/>
        </w:rPr>
        <w:t>Intramolecular bonded</w:t>
      </w:r>
    </w:p>
    <w:p w14:paraId="2F26B88B" w14:textId="77777777" w:rsidR="00BC2499" w:rsidRPr="004D227E" w:rsidRDefault="00BC2499" w:rsidP="0063031F">
      <w:pPr>
        <w:pStyle w:val="ListParagraph"/>
        <w:numPr>
          <w:ilvl w:val="1"/>
          <w:numId w:val="13"/>
        </w:numPr>
        <w:rPr>
          <w:color w:val="000000" w:themeColor="text1"/>
        </w:rPr>
      </w:pPr>
      <w:r w:rsidRPr="004D227E">
        <w:rPr>
          <w:color w:val="000000" w:themeColor="text1"/>
        </w:rPr>
        <w:t xml:space="preserve">Intramolecular </w:t>
      </w:r>
      <w:proofErr w:type="spellStart"/>
      <w:r w:rsidRPr="004D227E">
        <w:rPr>
          <w:color w:val="000000" w:themeColor="text1"/>
        </w:rPr>
        <w:t>nonbonded</w:t>
      </w:r>
      <w:proofErr w:type="spellEnd"/>
    </w:p>
    <w:p w14:paraId="7B8271E0" w14:textId="77777777" w:rsidR="00BC2499" w:rsidRPr="004D227E" w:rsidRDefault="00BC2499" w:rsidP="0063031F">
      <w:pPr>
        <w:pStyle w:val="ListParagraph"/>
        <w:numPr>
          <w:ilvl w:val="1"/>
          <w:numId w:val="13"/>
        </w:numPr>
        <w:rPr>
          <w:color w:val="000000" w:themeColor="text1"/>
        </w:rPr>
      </w:pPr>
      <w:r w:rsidRPr="004D227E">
        <w:rPr>
          <w:color w:val="000000" w:themeColor="text1"/>
        </w:rPr>
        <w:t>Tail corrections</w:t>
      </w:r>
    </w:p>
    <w:p w14:paraId="5657A638" w14:textId="77777777" w:rsidR="00BC2499" w:rsidRPr="004D227E" w:rsidRDefault="00BC2499" w:rsidP="0063031F">
      <w:pPr>
        <w:pStyle w:val="ListParagraph"/>
        <w:numPr>
          <w:ilvl w:val="1"/>
          <w:numId w:val="13"/>
        </w:numPr>
        <w:rPr>
          <w:color w:val="000000" w:themeColor="text1"/>
        </w:rPr>
      </w:pPr>
      <w:r w:rsidRPr="004D227E">
        <w:rPr>
          <w:color w:val="000000" w:themeColor="text1"/>
        </w:rPr>
        <w:t>Electrostatic real</w:t>
      </w:r>
    </w:p>
    <w:p w14:paraId="7B909851" w14:textId="77777777" w:rsidR="00BC2499" w:rsidRPr="004D227E" w:rsidRDefault="00BC2499" w:rsidP="0063031F">
      <w:pPr>
        <w:pStyle w:val="ListParagraph"/>
        <w:numPr>
          <w:ilvl w:val="1"/>
          <w:numId w:val="13"/>
        </w:numPr>
        <w:rPr>
          <w:color w:val="000000" w:themeColor="text1"/>
        </w:rPr>
      </w:pPr>
      <w:r w:rsidRPr="004D227E">
        <w:rPr>
          <w:color w:val="000000" w:themeColor="text1"/>
        </w:rPr>
        <w:t>Electrostatic Reciprocal</w:t>
      </w:r>
    </w:p>
    <w:p w14:paraId="753063CB" w14:textId="77777777" w:rsidR="00BC2499" w:rsidRPr="004D227E" w:rsidRDefault="00BC2499" w:rsidP="0063031F">
      <w:pPr>
        <w:pStyle w:val="ListParagraph"/>
        <w:numPr>
          <w:ilvl w:val="1"/>
          <w:numId w:val="13"/>
        </w:numPr>
        <w:rPr>
          <w:color w:val="000000" w:themeColor="text1"/>
        </w:rPr>
      </w:pPr>
      <w:r w:rsidRPr="004D227E">
        <w:rPr>
          <w:color w:val="000000" w:themeColor="text1"/>
        </w:rPr>
        <w:t>Total Energy (sum of the all energies)</w:t>
      </w:r>
    </w:p>
    <w:p w14:paraId="5C715310" w14:textId="77777777" w:rsidR="00BC2499" w:rsidRPr="004D227E" w:rsidRDefault="00BC2499" w:rsidP="0063031F">
      <w:pPr>
        <w:pStyle w:val="ListParagraph"/>
        <w:numPr>
          <w:ilvl w:val="0"/>
          <w:numId w:val="13"/>
        </w:numPr>
        <w:rPr>
          <w:color w:val="000000" w:themeColor="text1"/>
        </w:rPr>
      </w:pPr>
      <w:r w:rsidRPr="004D227E">
        <w:rPr>
          <w:color w:val="000000" w:themeColor="text1"/>
        </w:rPr>
        <w:t>Virial</w:t>
      </w:r>
    </w:p>
    <w:p w14:paraId="028C7172" w14:textId="77777777" w:rsidR="00BC2499" w:rsidRDefault="00BC2499" w:rsidP="0063031F">
      <w:pPr>
        <w:pStyle w:val="ListParagraph"/>
        <w:numPr>
          <w:ilvl w:val="0"/>
          <w:numId w:val="13"/>
        </w:numPr>
        <w:rPr>
          <w:color w:val="000000" w:themeColor="text1"/>
        </w:rPr>
      </w:pPr>
      <w:r>
        <w:rPr>
          <w:color w:val="000000" w:themeColor="text1"/>
        </w:rPr>
        <w:t xml:space="preserve">Pressure </w:t>
      </w:r>
    </w:p>
    <w:p w14:paraId="60E8D3B7" w14:textId="77777777" w:rsidR="00BC2499" w:rsidRPr="004D227E" w:rsidRDefault="00BC2499" w:rsidP="0063031F">
      <w:pPr>
        <w:pStyle w:val="ListParagraph"/>
        <w:numPr>
          <w:ilvl w:val="0"/>
          <w:numId w:val="13"/>
        </w:numPr>
        <w:rPr>
          <w:color w:val="000000" w:themeColor="text1"/>
        </w:rPr>
      </w:pPr>
      <w:r>
        <w:rPr>
          <w:color w:val="000000" w:themeColor="text1"/>
        </w:rPr>
        <w:t>Surface Tension (using virial method)</w:t>
      </w:r>
    </w:p>
    <w:p w14:paraId="5F0F0140" w14:textId="77777777" w:rsidR="00BC2499" w:rsidRPr="004D227E" w:rsidRDefault="00BC2499" w:rsidP="0063031F">
      <w:pPr>
        <w:pStyle w:val="ListParagraph"/>
        <w:numPr>
          <w:ilvl w:val="0"/>
          <w:numId w:val="13"/>
        </w:numPr>
        <w:rPr>
          <w:color w:val="000000" w:themeColor="text1"/>
        </w:rPr>
      </w:pPr>
      <w:r w:rsidRPr="004D227E">
        <w:rPr>
          <w:color w:val="000000" w:themeColor="text1"/>
        </w:rPr>
        <w:t>Volume</w:t>
      </w:r>
    </w:p>
    <w:p w14:paraId="5DAFE910" w14:textId="77777777" w:rsidR="00BC2499" w:rsidRPr="004D227E" w:rsidRDefault="00BC2499" w:rsidP="0063031F">
      <w:pPr>
        <w:pStyle w:val="ListParagraph"/>
        <w:numPr>
          <w:ilvl w:val="0"/>
          <w:numId w:val="13"/>
        </w:numPr>
        <w:rPr>
          <w:color w:val="000000" w:themeColor="text1"/>
        </w:rPr>
      </w:pPr>
      <w:r w:rsidRPr="004D227E">
        <w:rPr>
          <w:color w:val="000000" w:themeColor="text1"/>
        </w:rPr>
        <w:t>Total molecule number</w:t>
      </w:r>
    </w:p>
    <w:p w14:paraId="408CEB78" w14:textId="77777777" w:rsidR="00BC2499" w:rsidRPr="004D227E" w:rsidRDefault="00BC2499" w:rsidP="0063031F">
      <w:pPr>
        <w:pStyle w:val="ListParagraph"/>
        <w:numPr>
          <w:ilvl w:val="0"/>
          <w:numId w:val="13"/>
        </w:numPr>
        <w:rPr>
          <w:color w:val="000000" w:themeColor="text1"/>
        </w:rPr>
      </w:pPr>
      <w:r w:rsidRPr="004D227E">
        <w:rPr>
          <w:color w:val="000000" w:themeColor="text1"/>
        </w:rPr>
        <w:t>Total Density</w:t>
      </w:r>
    </w:p>
    <w:p w14:paraId="79324091" w14:textId="77777777" w:rsidR="00BC2499" w:rsidRPr="004D227E" w:rsidRDefault="00BC2499" w:rsidP="0063031F">
      <w:pPr>
        <w:pStyle w:val="ListParagraph"/>
        <w:numPr>
          <w:ilvl w:val="0"/>
          <w:numId w:val="13"/>
        </w:numPr>
        <w:rPr>
          <w:color w:val="000000" w:themeColor="text1"/>
        </w:rPr>
      </w:pPr>
      <w:r w:rsidRPr="004D227E">
        <w:rPr>
          <w:color w:val="000000" w:themeColor="text1"/>
        </w:rPr>
        <w:t>Mole fraction of each species</w:t>
      </w:r>
    </w:p>
    <w:p w14:paraId="17E4030C" w14:textId="77777777" w:rsidR="00BC2499" w:rsidRPr="004D227E" w:rsidRDefault="00BC2499" w:rsidP="0063031F">
      <w:pPr>
        <w:pStyle w:val="ListParagraph"/>
        <w:numPr>
          <w:ilvl w:val="0"/>
          <w:numId w:val="13"/>
        </w:numPr>
        <w:rPr>
          <w:color w:val="000000" w:themeColor="text1"/>
        </w:rPr>
      </w:pPr>
      <w:r w:rsidRPr="004D227E">
        <w:rPr>
          <w:color w:val="000000" w:themeColor="text1"/>
        </w:rPr>
        <w:t>Heat of vaporization</w:t>
      </w:r>
    </w:p>
    <w:p w14:paraId="2155AD51" w14:textId="77777777" w:rsidR="00BC2499" w:rsidRDefault="00BC2499" w:rsidP="00BC2499">
      <w:pPr>
        <w:jc w:val="both"/>
      </w:pPr>
      <w:r>
        <w:t>At the beginning of each file, the title of each property followed by their average values is printed. Desired data can be extracted, as explained before, using the “</w:t>
      </w:r>
      <w:proofErr w:type="spellStart"/>
      <w:r>
        <w:t>awk</w:t>
      </w:r>
      <w:proofErr w:type="spellEnd"/>
      <w:r>
        <w:t>” command. For example, in order to extract total density of the system, the following command need to be executed in terminal:</w:t>
      </w:r>
    </w:p>
    <w:p w14:paraId="6EE6BA9D" w14:textId="77777777" w:rsidR="00BC2499" w:rsidRDefault="00BC2499" w:rsidP="00BC2499">
      <w:pPr>
        <w:jc w:val="both"/>
      </w:pPr>
      <w:r>
        <w:rPr>
          <w:noProof/>
        </w:rPr>
        <mc:AlternateContent>
          <mc:Choice Requires="wps">
            <w:drawing>
              <wp:anchor distT="0" distB="0" distL="114300" distR="114300" simplePos="0" relativeHeight="251692032" behindDoc="0" locked="0" layoutInCell="1" allowOverlap="1" wp14:anchorId="787817E1" wp14:editId="32391DE2">
                <wp:simplePos x="0" y="0"/>
                <wp:positionH relativeFrom="column">
                  <wp:posOffset>0</wp:posOffset>
                </wp:positionH>
                <wp:positionV relativeFrom="paragraph">
                  <wp:posOffset>0</wp:posOffset>
                </wp:positionV>
                <wp:extent cx="5194935" cy="293370"/>
                <wp:effectExtent l="0" t="0" r="37465" b="36830"/>
                <wp:wrapNone/>
                <wp:docPr id="81" name="Rectangle 81"/>
                <wp:cNvGraphicFramePr/>
                <a:graphic xmlns:a="http://schemas.openxmlformats.org/drawingml/2006/main">
                  <a:graphicData uri="http://schemas.microsoft.com/office/word/2010/wordprocessingShape">
                    <wps:wsp>
                      <wps:cNvSpPr/>
                      <wps:spPr>
                        <a:xfrm>
                          <a:off x="0" y="0"/>
                          <a:ext cx="5194935" cy="293370"/>
                        </a:xfrm>
                        <a:prstGeom prst="rect">
                          <a:avLst/>
                        </a:prstGeom>
                        <a:solidFill>
                          <a:schemeClr val="accent1">
                            <a:lumMod val="20000"/>
                            <a:lumOff val="80000"/>
                          </a:schemeClr>
                        </a:solidFill>
                        <a:ln>
                          <a:solidFill>
                            <a:schemeClr val="accent1">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1E4FEC9B" w14:textId="77777777" w:rsidR="00587CB2" w:rsidRPr="001A3B65" w:rsidRDefault="00587CB2" w:rsidP="00BC2499">
                            <w:pPr>
                              <w:jc w:val="both"/>
                              <w:rPr>
                                <w:sz w:val="24"/>
                              </w:rPr>
                            </w:pPr>
                            <w:r>
                              <w:rPr>
                                <w:rFonts w:cs="Menlo"/>
                                <w:color w:val="000000"/>
                                <w:szCs w:val="20"/>
                              </w:rPr>
                              <w:t xml:space="preserve">cat   Blk_OUTPUTNAME_BOX_0.dat | </w:t>
                            </w:r>
                            <w:proofErr w:type="spellStart"/>
                            <w:r>
                              <w:rPr>
                                <w:rFonts w:cs="Menlo"/>
                                <w:color w:val="000000"/>
                                <w:szCs w:val="20"/>
                              </w:rPr>
                              <w:t>awk</w:t>
                            </w:r>
                            <w:proofErr w:type="spellEnd"/>
                            <w:r>
                              <w:rPr>
                                <w:rFonts w:cs="Menlo"/>
                                <w:color w:val="000000"/>
                                <w:szCs w:val="20"/>
                              </w:rPr>
                              <w:t xml:space="preserve"> '{print $13</w:t>
                            </w:r>
                            <w:r w:rsidRPr="001A3B65">
                              <w:rPr>
                                <w:rFonts w:cs="Menlo"/>
                                <w:color w:val="000000"/>
                                <w:szCs w:val="20"/>
                              </w:rPr>
                              <w:t>}'</w:t>
                            </w:r>
                          </w:p>
                          <w:p w14:paraId="7B34A8A8" w14:textId="77777777" w:rsidR="00587CB2" w:rsidRDefault="00587CB2" w:rsidP="00BC249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817E1" id="Rectangle 81" o:spid="_x0000_s1045" style="position:absolute;left:0;text-align:left;margin-left:0;margin-top:0;width:409.05pt;height:23.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" fillcolor="#deeaf6 [660]" strokecolor="#deeaf6 [660]" strokeweight="1pt">
                <v:textbox>
                  <w:txbxContent>
                    <w:p w14:paraId="1E4FEC9B" w14:textId="77777777" w:rsidR="00587CB2" w:rsidRPr="001A3B65" w:rsidRDefault="00587CB2" w:rsidP="00BC2499">
                      <w:pPr>
                        <w:jc w:val="both"/>
                        <w:rPr>
                          <w:sz w:val="24"/>
                        </w:rPr>
                      </w:pPr>
                      <w:r>
                        <w:rPr>
                          <w:rFonts w:cs="Menlo"/>
                          <w:color w:val="000000"/>
                          <w:szCs w:val="20"/>
                        </w:rPr>
                        <w:t xml:space="preserve">cat   Blk_OUTPUTNAME_BOX_0.dat | </w:t>
                      </w:r>
                      <w:proofErr w:type="spellStart"/>
                      <w:r>
                        <w:rPr>
                          <w:rFonts w:cs="Menlo"/>
                          <w:color w:val="000000"/>
                          <w:szCs w:val="20"/>
                        </w:rPr>
                        <w:t>awk</w:t>
                      </w:r>
                      <w:proofErr w:type="spellEnd"/>
                      <w:r>
                        <w:rPr>
                          <w:rFonts w:cs="Menlo"/>
                          <w:color w:val="000000"/>
                          <w:szCs w:val="20"/>
                        </w:rPr>
                        <w:t xml:space="preserve"> '{print $13</w:t>
                      </w:r>
                      <w:r w:rsidRPr="001A3B65">
                        <w:rPr>
                          <w:rFonts w:cs="Menlo"/>
                          <w:color w:val="000000"/>
                          <w:szCs w:val="20"/>
                        </w:rPr>
                        <w:t>}'</w:t>
                      </w:r>
                    </w:p>
                    <w:p w14:paraId="7B34A8A8" w14:textId="77777777" w:rsidR="00587CB2" w:rsidRDefault="00587CB2" w:rsidP="00BC2499"/>
                  </w:txbxContent>
                </v:textbox>
              </v:rect>
            </w:pict>
          </mc:Fallback>
        </mc:AlternateContent>
      </w:r>
    </w:p>
    <w:p w14:paraId="24921019" w14:textId="77777777" w:rsidR="00BC2499" w:rsidRDefault="00BC2499" w:rsidP="00BC2499">
      <w:pPr>
        <w:jc w:val="both"/>
      </w:pPr>
      <w:r>
        <w:t>Here, “</w:t>
      </w:r>
      <w:r>
        <w:rPr>
          <w:rFonts w:cs="Menlo"/>
          <w:color w:val="000000"/>
          <w:szCs w:val="20"/>
        </w:rPr>
        <w:t>Blk_OUTPUTNAME_BOX_0.dat</w:t>
      </w:r>
      <w:r>
        <w:t>” is the block-average file for simulation box 0 and “$13” represents the 13</w:t>
      </w:r>
      <w:r w:rsidRPr="009518E4">
        <w:rPr>
          <w:vertAlign w:val="superscript"/>
        </w:rPr>
        <w:t>th</w:t>
      </w:r>
      <w:r>
        <w:t xml:space="preserve"> column of the block file.</w:t>
      </w:r>
    </w:p>
    <w:p w14:paraId="12805AB0" w14:textId="77777777" w:rsidR="00BC2499" w:rsidRPr="0092214B" w:rsidRDefault="00BC2499" w:rsidP="00BC2499"/>
    <w:p w14:paraId="6123CFFA" w14:textId="77777777" w:rsidR="00BC2499" w:rsidRDefault="00BC2499" w:rsidP="00BC2499">
      <w:pPr>
        <w:rPr>
          <w:b/>
          <w:sz w:val="28"/>
        </w:rPr>
      </w:pPr>
    </w:p>
    <w:p w14:paraId="35EE92F2" w14:textId="77777777" w:rsidR="00BC2499" w:rsidRDefault="00BC2499" w:rsidP="00BC2499">
      <w:pPr>
        <w:rPr>
          <w:b/>
          <w:sz w:val="28"/>
        </w:rPr>
      </w:pPr>
      <w:r>
        <w:rPr>
          <w:b/>
          <w:sz w:val="28"/>
        </w:rPr>
        <w:br w:type="page"/>
      </w:r>
    </w:p>
    <w:p w14:paraId="1C8821B0" w14:textId="77777777" w:rsidR="00BC2499" w:rsidRPr="00C76DBA" w:rsidRDefault="00BC2499" w:rsidP="00BC2499">
      <w:pPr>
        <w:outlineLvl w:val="0"/>
        <w:rPr>
          <w:b/>
          <w:sz w:val="28"/>
        </w:rPr>
      </w:pPr>
      <w:r>
        <w:rPr>
          <w:b/>
          <w:sz w:val="28"/>
        </w:rPr>
        <w:lastRenderedPageBreak/>
        <w:t>Putting it all Together: Running a GOMC Simulation</w:t>
      </w:r>
    </w:p>
    <w:p w14:paraId="2D811343" w14:textId="77777777" w:rsidR="00BC2499" w:rsidRDefault="00BC2499" w:rsidP="00BC2499">
      <w:r>
        <w:t xml:space="preserve">It is strongly recommended that you download the test system provided at </w:t>
      </w:r>
      <w:hyperlink r:id="rId60" w:history="1">
        <w:r w:rsidRPr="002E4210">
          <w:rPr>
            <w:rStyle w:val="Hyperlink"/>
          </w:rPr>
          <w:t>http://gomc.eng.wayne.edu/downloads.html</w:t>
        </w:r>
      </w:hyperlink>
      <w:r>
        <w:rPr>
          <w:rStyle w:val="Hyperlink"/>
        </w:rPr>
        <w:t xml:space="preserve"> </w:t>
      </w:r>
      <w:r>
        <w:rPr>
          <w:rStyle w:val="Hyperlink"/>
          <w:color w:val="000000" w:themeColor="text1"/>
          <w:u w:val="none"/>
        </w:rPr>
        <w:t>or</w:t>
      </w:r>
    </w:p>
    <w:p w14:paraId="4BCCBF44" w14:textId="77777777" w:rsidR="00BC2499" w:rsidRDefault="00587CB2" w:rsidP="00BC2499">
      <w:hyperlink r:id="rId61" w:history="1">
        <w:r w:rsidR="00BC2499" w:rsidRPr="00757E39">
          <w:rPr>
            <w:rStyle w:val="Hyperlink"/>
          </w:rPr>
          <w:t>https://github.com/GOMC-WSU/GOMC_Examples/tree/master</w:t>
        </w:r>
      </w:hyperlink>
      <w:r w:rsidR="00BC2499">
        <w:t xml:space="preserve"> </w:t>
      </w:r>
    </w:p>
    <w:p w14:paraId="08D269F3" w14:textId="77777777" w:rsidR="00BC2499" w:rsidRDefault="00BC2499" w:rsidP="00BC2499">
      <w:r>
        <w:t>run different simulation types in order to become more familiar with different parameter and configuration files (</w:t>
      </w:r>
      <w:proofErr w:type="gramStart"/>
      <w:r>
        <w:t>*.</w:t>
      </w:r>
      <w:proofErr w:type="spellStart"/>
      <w:r>
        <w:t>conf</w:t>
      </w:r>
      <w:proofErr w:type="spellEnd"/>
      <w:proofErr w:type="gramEnd"/>
      <w:r>
        <w:t>).</w:t>
      </w:r>
    </w:p>
    <w:p w14:paraId="0B374561" w14:textId="77777777" w:rsidR="00BC2499" w:rsidRDefault="00BC2499" w:rsidP="00BC2499">
      <w:pPr>
        <w:jc w:val="both"/>
      </w:pPr>
      <w:r>
        <w:t xml:space="preserve">To recap the previous examples, a simulation of isobutane will be completed for a single temperature point on the saturated vapor-liquid coexistence curve.  </w:t>
      </w:r>
    </w:p>
    <w:p w14:paraId="626D5342" w14:textId="77777777" w:rsidR="00BC2499" w:rsidRPr="002E4210" w:rsidRDefault="00BC2499" w:rsidP="00BC2499">
      <w:pPr>
        <w:rPr>
          <w:highlight w:val="yellow"/>
        </w:rPr>
      </w:pPr>
      <w:commentRangeStart w:id="56"/>
      <w:r w:rsidRPr="002E4210">
        <w:rPr>
          <w:highlight w:val="yellow"/>
        </w:rPr>
        <w:t>The general plan for running the simulation is:</w:t>
      </w:r>
    </w:p>
    <w:p w14:paraId="171FED96" w14:textId="77777777" w:rsidR="00BC2499" w:rsidRPr="002E4210" w:rsidRDefault="00BC2499" w:rsidP="0063031F">
      <w:pPr>
        <w:pStyle w:val="ListParagraph"/>
        <w:numPr>
          <w:ilvl w:val="0"/>
          <w:numId w:val="14"/>
        </w:numPr>
        <w:rPr>
          <w:highlight w:val="yellow"/>
        </w:rPr>
      </w:pPr>
      <w:r w:rsidRPr="002E4210">
        <w:rPr>
          <w:highlight w:val="yellow"/>
        </w:rPr>
        <w:t>Build GOMC (if not done already)</w:t>
      </w:r>
    </w:p>
    <w:p w14:paraId="3EEA4878" w14:textId="77777777" w:rsidR="00BC2499" w:rsidRPr="002E4210" w:rsidRDefault="00BC2499" w:rsidP="0063031F">
      <w:pPr>
        <w:pStyle w:val="ListParagraph"/>
        <w:numPr>
          <w:ilvl w:val="0"/>
          <w:numId w:val="14"/>
        </w:numPr>
        <w:rPr>
          <w:highlight w:val="yellow"/>
        </w:rPr>
      </w:pPr>
      <w:r w:rsidRPr="002E4210">
        <w:rPr>
          <w:highlight w:val="yellow"/>
        </w:rPr>
        <w:t>Copy GOMC executable to build directory</w:t>
      </w:r>
    </w:p>
    <w:p w14:paraId="3CEAE72E" w14:textId="77777777" w:rsidR="00BC2499" w:rsidRPr="002E4210" w:rsidRDefault="00BC2499" w:rsidP="0063031F">
      <w:pPr>
        <w:pStyle w:val="ListParagraph"/>
        <w:numPr>
          <w:ilvl w:val="0"/>
          <w:numId w:val="14"/>
        </w:numPr>
        <w:jc w:val="both"/>
        <w:rPr>
          <w:highlight w:val="yellow"/>
        </w:rPr>
      </w:pPr>
      <w:r w:rsidRPr="002E4210">
        <w:rPr>
          <w:highlight w:val="yellow"/>
        </w:rPr>
        <w:t>Create scripts, PDB, and topology file to build the system, plus in.dat file and parameter files to prepare for runtime</w:t>
      </w:r>
    </w:p>
    <w:p w14:paraId="1AB3A369" w14:textId="77777777" w:rsidR="00BC2499" w:rsidRPr="002E4210" w:rsidRDefault="00BC2499" w:rsidP="0063031F">
      <w:pPr>
        <w:pStyle w:val="ListParagraph"/>
        <w:numPr>
          <w:ilvl w:val="0"/>
          <w:numId w:val="14"/>
        </w:numPr>
        <w:rPr>
          <w:highlight w:val="yellow"/>
        </w:rPr>
      </w:pPr>
      <w:r w:rsidRPr="002E4210">
        <w:rPr>
          <w:highlight w:val="yellow"/>
        </w:rPr>
        <w:t>Build finished PDBs and PSFs using the simulation.</w:t>
      </w:r>
    </w:p>
    <w:p w14:paraId="7890A27F" w14:textId="77777777" w:rsidR="00BC2499" w:rsidRPr="002E4210" w:rsidRDefault="00BC2499" w:rsidP="0063031F">
      <w:pPr>
        <w:pStyle w:val="ListParagraph"/>
        <w:numPr>
          <w:ilvl w:val="0"/>
          <w:numId w:val="14"/>
        </w:numPr>
        <w:rPr>
          <w:highlight w:val="yellow"/>
        </w:rPr>
      </w:pPr>
      <w:r w:rsidRPr="002E4210">
        <w:rPr>
          <w:highlight w:val="yellow"/>
        </w:rPr>
        <w:t>Run the simulation in the terminal.</w:t>
      </w:r>
    </w:p>
    <w:p w14:paraId="5FB6DA8B" w14:textId="77777777" w:rsidR="00BC2499" w:rsidRDefault="00BC2499" w:rsidP="0063031F">
      <w:pPr>
        <w:pStyle w:val="ListParagraph"/>
        <w:numPr>
          <w:ilvl w:val="0"/>
          <w:numId w:val="14"/>
        </w:numPr>
      </w:pPr>
      <w:r w:rsidRPr="002E4210">
        <w:rPr>
          <w:highlight w:val="yellow"/>
        </w:rPr>
        <w:t>Analyze the output.</w:t>
      </w:r>
    </w:p>
    <w:commentRangeEnd w:id="56"/>
    <w:p w14:paraId="04EB02CE" w14:textId="77777777" w:rsidR="00BC2499" w:rsidRDefault="00BC2499" w:rsidP="00BC2499">
      <w:pPr>
        <w:jc w:val="both"/>
      </w:pPr>
      <w:r>
        <w:rPr>
          <w:rStyle w:val="CommentReference"/>
        </w:rPr>
        <w:commentReference w:id="56"/>
      </w:r>
      <w:r>
        <w:t>Please, complete steps 1 and 2; then, traverse to the directory, which should now contain a single file “</w:t>
      </w:r>
      <w:proofErr w:type="spellStart"/>
      <w:r>
        <w:t>GOMC_Serial_GEMC</w:t>
      </w:r>
      <w:proofErr w:type="spellEnd"/>
      <w:r>
        <w:t>”.</w:t>
      </w:r>
    </w:p>
    <w:p w14:paraId="46D7596D" w14:textId="77777777" w:rsidR="00BC2499" w:rsidRDefault="00BC2499" w:rsidP="00BC2499">
      <w:r>
        <w:t>Next, six files need to be made:</w:t>
      </w:r>
    </w:p>
    <w:p w14:paraId="4E8E741A" w14:textId="77777777" w:rsidR="00BC2499" w:rsidRDefault="00BC2499" w:rsidP="0063031F">
      <w:pPr>
        <w:pStyle w:val="ListParagraph"/>
        <w:numPr>
          <w:ilvl w:val="0"/>
          <w:numId w:val="15"/>
        </w:numPr>
      </w:pPr>
      <w:r>
        <w:t>PDB file for isobutane</w:t>
      </w:r>
    </w:p>
    <w:p w14:paraId="4A08EA8D" w14:textId="77777777" w:rsidR="00BC2499" w:rsidRDefault="00BC2499" w:rsidP="0063031F">
      <w:pPr>
        <w:pStyle w:val="ListParagraph"/>
        <w:numPr>
          <w:ilvl w:val="0"/>
          <w:numId w:val="15"/>
        </w:numPr>
      </w:pPr>
      <w:r>
        <w:t>Topology file describing isobutane residue</w:t>
      </w:r>
    </w:p>
    <w:p w14:paraId="531B0CA5" w14:textId="77777777" w:rsidR="00BC2499" w:rsidRDefault="00BC2499" w:rsidP="0063031F">
      <w:pPr>
        <w:pStyle w:val="ListParagraph"/>
        <w:numPr>
          <w:ilvl w:val="0"/>
          <w:numId w:val="15"/>
        </w:numPr>
      </w:pPr>
      <w:r>
        <w:t>Two *.</w:t>
      </w:r>
      <w:proofErr w:type="spellStart"/>
      <w:r>
        <w:t>inp</w:t>
      </w:r>
      <w:proofErr w:type="spellEnd"/>
      <w:r>
        <w:t xml:space="preserve"> </w:t>
      </w:r>
      <w:proofErr w:type="spellStart"/>
      <w:r>
        <w:t>packmol</w:t>
      </w:r>
      <w:proofErr w:type="spellEnd"/>
      <w:r>
        <w:t xml:space="preserve"> scripts to pack two system boxes</w:t>
      </w:r>
    </w:p>
    <w:p w14:paraId="4FC10595" w14:textId="77777777" w:rsidR="00BC2499" w:rsidRDefault="00BC2499" w:rsidP="0063031F">
      <w:pPr>
        <w:pStyle w:val="ListParagraph"/>
        <w:numPr>
          <w:ilvl w:val="0"/>
          <w:numId w:val="15"/>
        </w:numPr>
      </w:pPr>
      <w:r>
        <w:t xml:space="preserve">Two TCL scripts to input into </w:t>
      </w:r>
      <w:proofErr w:type="spellStart"/>
      <w:r>
        <w:t>PSFGen</w:t>
      </w:r>
      <w:proofErr w:type="spellEnd"/>
      <w:r>
        <w:t xml:space="preserve"> to generate the final configuration</w:t>
      </w:r>
    </w:p>
    <w:p w14:paraId="3B0017B2" w14:textId="77777777" w:rsidR="00BC2499" w:rsidRDefault="00BC2499" w:rsidP="00BC2499"/>
    <w:p w14:paraId="0D99D717" w14:textId="77777777" w:rsidR="00BC2499" w:rsidRDefault="00BC2499" w:rsidP="00BC2499">
      <w:proofErr w:type="gramStart"/>
      <w:r>
        <w:t>isobutane.pdb :</w:t>
      </w:r>
      <w:proofErr w:type="gramEnd"/>
    </w:p>
    <w:p w14:paraId="61DD5582" w14:textId="77777777" w:rsidR="00BC2499" w:rsidRDefault="00BC2499" w:rsidP="00BC2499">
      <w:r w:rsidRPr="00CF1DAD">
        <w:rPr>
          <w:rFonts w:ascii="Inconsolata" w:hAnsi="Inconsolata"/>
          <w:highlight w:val="lightGray"/>
        </w:rPr>
        <w:t xml:space="preserve">REMARK   1 File created by </w:t>
      </w:r>
      <w:proofErr w:type="spellStart"/>
      <w:r w:rsidRPr="00CF1DAD">
        <w:rPr>
          <w:rFonts w:ascii="Inconsolata" w:hAnsi="Inconsolata"/>
          <w:highlight w:val="lightGray"/>
        </w:rPr>
        <w:t>GaussView</w:t>
      </w:r>
      <w:proofErr w:type="spellEnd"/>
      <w:r w:rsidRPr="00CF1DAD">
        <w:rPr>
          <w:rFonts w:ascii="Inconsolata" w:hAnsi="Inconsolata"/>
          <w:highlight w:val="lightGray"/>
        </w:rPr>
        <w:t xml:space="preserve"> 5.0.</w:t>
      </w:r>
      <w:r>
        <w:rPr>
          <w:rFonts w:ascii="Inconsolata" w:hAnsi="Inconsolata"/>
          <w:highlight w:val="lightGray"/>
        </w:rPr>
        <w:t>8</w:t>
      </w:r>
      <w:r>
        <w:rPr>
          <w:rFonts w:ascii="Inconsolata" w:hAnsi="Inconsolata"/>
          <w:highlight w:val="lightGray"/>
        </w:rPr>
        <w:br/>
        <w:t xml:space="preserve">ATOM      1 C1   ISB     1    </w:t>
      </w:r>
      <w:r w:rsidRPr="00CF1DAD">
        <w:rPr>
          <w:rFonts w:ascii="Inconsolata" w:hAnsi="Inconsolata"/>
          <w:highlight w:val="lightGray"/>
        </w:rPr>
        <w:t xml:space="preserve">   0.911  -0.31</w:t>
      </w:r>
      <w:r>
        <w:rPr>
          <w:rFonts w:ascii="Inconsolata" w:hAnsi="Inconsolata"/>
          <w:highlight w:val="lightGray"/>
        </w:rPr>
        <w:t>3   0.000</w:t>
      </w:r>
      <w:r>
        <w:rPr>
          <w:rFonts w:ascii="Inconsolata" w:hAnsi="Inconsolata"/>
          <w:highlight w:val="lightGray"/>
        </w:rPr>
        <w:tab/>
      </w:r>
      <w:r>
        <w:rPr>
          <w:rFonts w:ascii="Inconsolata" w:hAnsi="Inconsolata"/>
          <w:highlight w:val="lightGray"/>
        </w:rPr>
        <w:tab/>
      </w:r>
      <w:r w:rsidRPr="00CF1DAD">
        <w:rPr>
          <w:rFonts w:ascii="Inconsolata" w:hAnsi="Inconsolata"/>
          <w:highlight w:val="lightGray"/>
        </w:rPr>
        <w:t>C</w:t>
      </w:r>
      <w:r w:rsidRPr="00CF1DAD">
        <w:rPr>
          <w:rFonts w:ascii="Inconsolata" w:hAnsi="Inconsolata"/>
          <w:highlight w:val="lightGray"/>
        </w:rPr>
        <w:br/>
        <w:t>ATOM      2 C2   ISB     1       1.424  -1.765   0.000</w:t>
      </w:r>
      <w:r>
        <w:rPr>
          <w:rFonts w:ascii="Inconsolata" w:hAnsi="Inconsolata"/>
          <w:highlight w:val="lightGray"/>
        </w:rPr>
        <w:tab/>
      </w:r>
      <w:r>
        <w:rPr>
          <w:rFonts w:ascii="Inconsolata" w:hAnsi="Inconsolata"/>
          <w:highlight w:val="lightGray"/>
        </w:rPr>
        <w:tab/>
      </w:r>
      <w:r w:rsidRPr="00CF1DAD">
        <w:rPr>
          <w:rFonts w:ascii="Inconsolata" w:hAnsi="Inconsolata"/>
          <w:highlight w:val="lightGray"/>
        </w:rPr>
        <w:t>C</w:t>
      </w:r>
      <w:r w:rsidRPr="00CF1DAD">
        <w:rPr>
          <w:rFonts w:ascii="Inconsolata" w:hAnsi="Inconsolata"/>
          <w:highlight w:val="lightGray"/>
        </w:rPr>
        <w:br/>
        <w:t>ATOM      3 C3   ISB     1      -0.629  -0.313   0.000</w:t>
      </w:r>
      <w:r>
        <w:rPr>
          <w:rFonts w:ascii="Inconsolata" w:hAnsi="Inconsolata"/>
          <w:highlight w:val="lightGray"/>
        </w:rPr>
        <w:tab/>
      </w:r>
      <w:r>
        <w:rPr>
          <w:rFonts w:ascii="Inconsolata" w:hAnsi="Inconsolata"/>
          <w:highlight w:val="lightGray"/>
        </w:rPr>
        <w:tab/>
      </w:r>
      <w:r w:rsidRPr="00CF1DAD">
        <w:rPr>
          <w:rFonts w:ascii="Inconsolata" w:hAnsi="Inconsolata"/>
          <w:highlight w:val="lightGray"/>
        </w:rPr>
        <w:t>C</w:t>
      </w:r>
      <w:r w:rsidRPr="00CF1DAD">
        <w:rPr>
          <w:rFonts w:ascii="Inconsolata" w:hAnsi="Inconsolata"/>
          <w:highlight w:val="lightGray"/>
        </w:rPr>
        <w:br/>
        <w:t>ATOM      4 C4   ISB     1       1.424   0.413  -1.257</w:t>
      </w:r>
      <w:r>
        <w:rPr>
          <w:rFonts w:ascii="Inconsolata" w:hAnsi="Inconsolata"/>
          <w:highlight w:val="lightGray"/>
        </w:rPr>
        <w:tab/>
      </w:r>
      <w:r>
        <w:rPr>
          <w:rFonts w:ascii="Inconsolata" w:hAnsi="Inconsolata"/>
          <w:highlight w:val="lightGray"/>
        </w:rPr>
        <w:tab/>
      </w:r>
      <w:r w:rsidRPr="00CF1DAD">
        <w:rPr>
          <w:rFonts w:ascii="Inconsolata" w:hAnsi="Inconsolata"/>
          <w:highlight w:val="lightGray"/>
        </w:rPr>
        <w:t>C</w:t>
      </w:r>
      <w:r w:rsidRPr="00CF1DAD">
        <w:rPr>
          <w:rFonts w:ascii="Inconsolata" w:hAnsi="Inconsolata"/>
          <w:highlight w:val="lightGray"/>
        </w:rPr>
        <w:br/>
        <w:t>END</w:t>
      </w:r>
    </w:p>
    <w:p w14:paraId="0326595C" w14:textId="77777777" w:rsidR="00BC2499" w:rsidRDefault="00BC2499" w:rsidP="00BC2499"/>
    <w:p w14:paraId="713EDEEF" w14:textId="77777777" w:rsidR="00BC2499" w:rsidRDefault="00BC2499" w:rsidP="00BC2499"/>
    <w:p w14:paraId="13FB5FBB" w14:textId="77777777" w:rsidR="00BC2499" w:rsidRDefault="00BC2499" w:rsidP="00BC2499">
      <w:proofErr w:type="spellStart"/>
      <w:r>
        <w:lastRenderedPageBreak/>
        <w:t>Top_Branched_Alkane.inp</w:t>
      </w:r>
      <w:proofErr w:type="spellEnd"/>
      <w:r>
        <w:t>:</w:t>
      </w:r>
    </w:p>
    <w:p w14:paraId="2D943884" w14:textId="77777777" w:rsidR="00BC2499" w:rsidRPr="006B02C6" w:rsidRDefault="00BC2499" w:rsidP="00BC2499">
      <w:pPr>
        <w:rPr>
          <w:rFonts w:ascii="Inconsolata" w:hAnsi="Inconsolata"/>
          <w:highlight w:val="lightGray"/>
        </w:rPr>
      </w:pPr>
      <w:r w:rsidRPr="0018793C">
        <w:rPr>
          <w:rFonts w:ascii="Inconsolata" w:hAnsi="Inconsolata"/>
          <w:highlight w:val="lightGray"/>
        </w:rPr>
        <w:br/>
        <w:t>* Custom top f</w:t>
      </w:r>
      <w:r>
        <w:rPr>
          <w:rFonts w:ascii="Inconsolata" w:hAnsi="Inconsolata"/>
          <w:highlight w:val="lightGray"/>
        </w:rPr>
        <w:t>ile -- branched alkanes</w:t>
      </w:r>
      <w:r>
        <w:rPr>
          <w:rFonts w:ascii="Inconsolata" w:hAnsi="Inconsolata"/>
          <w:highlight w:val="lightGray"/>
        </w:rPr>
        <w:br/>
        <w:t>*</w:t>
      </w:r>
    </w:p>
    <w:p w14:paraId="2A48E08B" w14:textId="77777777" w:rsidR="00BC2499" w:rsidRPr="006B02C6" w:rsidRDefault="00BC2499" w:rsidP="00BC2499">
      <w:pPr>
        <w:spacing w:after="0"/>
        <w:rPr>
          <w:rFonts w:ascii="Inconsolata" w:hAnsi="Inconsolata"/>
          <w:highlight w:val="lightGray"/>
        </w:rPr>
      </w:pPr>
      <w:r w:rsidRPr="006B02C6">
        <w:rPr>
          <w:rFonts w:ascii="Inconsolata" w:hAnsi="Inconsolata"/>
          <w:highlight w:val="lightGray"/>
        </w:rPr>
        <w:t xml:space="preserve">MASS   </w:t>
      </w:r>
      <w:proofErr w:type="gramStart"/>
      <w:r w:rsidRPr="006B02C6">
        <w:rPr>
          <w:rFonts w:ascii="Inconsolata" w:hAnsi="Inconsolata"/>
          <w:highlight w:val="lightGray"/>
        </w:rPr>
        <w:t>1  CH</w:t>
      </w:r>
      <w:proofErr w:type="gramEnd"/>
      <w:r w:rsidRPr="006B02C6">
        <w:rPr>
          <w:rFonts w:ascii="Inconsolata" w:hAnsi="Inconsolata"/>
          <w:highlight w:val="lightGray"/>
        </w:rPr>
        <w:t>3    15.035 C  !</w:t>
      </w:r>
    </w:p>
    <w:p w14:paraId="48DAFE00" w14:textId="77777777" w:rsidR="00BC2499" w:rsidRPr="00EB6C61" w:rsidRDefault="00BC2499" w:rsidP="00BC2499">
      <w:pPr>
        <w:spacing w:after="0"/>
        <w:rPr>
          <w:noProof/>
        </w:rPr>
      </w:pPr>
      <w:r w:rsidRPr="006B02C6">
        <w:rPr>
          <w:rFonts w:ascii="Inconsolata" w:hAnsi="Inconsolata"/>
          <w:highlight w:val="lightGray"/>
        </w:rPr>
        <w:t xml:space="preserve">MASS   </w:t>
      </w:r>
      <w:proofErr w:type="gramStart"/>
      <w:r w:rsidRPr="006B02C6">
        <w:rPr>
          <w:rFonts w:ascii="Inconsolata" w:hAnsi="Inconsolata"/>
          <w:highlight w:val="lightGray"/>
        </w:rPr>
        <w:t>3  CH</w:t>
      </w:r>
      <w:proofErr w:type="gramEnd"/>
      <w:r w:rsidRPr="006B02C6">
        <w:rPr>
          <w:rFonts w:ascii="Inconsolata" w:hAnsi="Inconsolata"/>
          <w:highlight w:val="lightGray"/>
        </w:rPr>
        <w:t>1    13.019 C  !</w:t>
      </w:r>
    </w:p>
    <w:p w14:paraId="144F271C" w14:textId="77777777" w:rsidR="00BC2499" w:rsidRPr="002E4210" w:rsidRDefault="00BC2499" w:rsidP="00BC2499">
      <w:pPr>
        <w:rPr>
          <w:rFonts w:ascii="Inconsolata" w:hAnsi="Inconsolata"/>
          <w:highlight w:val="lightGray"/>
        </w:rPr>
      </w:pPr>
      <w:r w:rsidRPr="00EB6C61">
        <w:rPr>
          <w:noProof/>
        </w:rPr>
        <w:t xml:space="preserve"> </w:t>
      </w:r>
      <w:r w:rsidRPr="0018793C">
        <w:rPr>
          <w:rFonts w:ascii="Inconsolata" w:hAnsi="Inconsolata"/>
          <w:highlight w:val="lightGray"/>
        </w:rPr>
        <w:br/>
      </w:r>
      <w:r w:rsidRPr="00827E7E">
        <w:rPr>
          <w:rFonts w:ascii="Inconsolata" w:hAnsi="Inconsolata"/>
          <w:highlight w:val="lightGray"/>
        </w:rPr>
        <w:t xml:space="preserve">RESI ISB        0.00 ! isobutane </w:t>
      </w:r>
      <w:r w:rsidRPr="00827E7E">
        <w:rPr>
          <w:rFonts w:ascii="Courier New" w:hAnsi="Courier New" w:cs="Courier New"/>
          <w:highlight w:val="lightGray"/>
        </w:rPr>
        <w:t>–</w:t>
      </w:r>
      <w:r w:rsidRPr="00827E7E">
        <w:rPr>
          <w:rFonts w:ascii="Inconsolata" w:hAnsi="Inconsolata"/>
          <w:highlight w:val="lightGray"/>
        </w:rPr>
        <w:t xml:space="preserve"> </w:t>
      </w:r>
      <w:proofErr w:type="spellStart"/>
      <w:r w:rsidRPr="00827E7E">
        <w:rPr>
          <w:rFonts w:ascii="Inconsolata" w:hAnsi="Inconsolata"/>
          <w:highlight w:val="lightGray"/>
        </w:rPr>
        <w:t>TraPPE</w:t>
      </w:r>
      <w:proofErr w:type="spellEnd"/>
      <w:r w:rsidRPr="00827E7E">
        <w:rPr>
          <w:rFonts w:ascii="Inconsolata" w:hAnsi="Inconsolata"/>
          <w:highlight w:val="lightGray"/>
        </w:rPr>
        <w:br/>
        <w:t>GROUP</w:t>
      </w:r>
      <w:r w:rsidRPr="00827E7E">
        <w:rPr>
          <w:rFonts w:ascii="Inconsolata" w:hAnsi="Inconsolata"/>
          <w:highlight w:val="lightGray"/>
        </w:rPr>
        <w:br/>
        <w:t>ATOM C1 CH1     0.00 !      C3</w:t>
      </w:r>
      <w:r w:rsidRPr="00827E7E">
        <w:rPr>
          <w:rFonts w:ascii="Inconsolata" w:hAnsi="Inconsolata"/>
          <w:highlight w:val="lightGray"/>
        </w:rPr>
        <w:br/>
        <w:t>ATOM C2 CH3     0.00 ! C2-C1</w:t>
      </w:r>
      <w:r w:rsidRPr="00827E7E">
        <w:rPr>
          <w:rFonts w:ascii="Inconsolata" w:hAnsi="Inconsolata"/>
          <w:highlight w:val="lightGray"/>
        </w:rPr>
        <w:br/>
        <w:t>ATOM C3 CH3     0.00 !      C4</w:t>
      </w:r>
      <w:r w:rsidRPr="00827E7E">
        <w:rPr>
          <w:rFonts w:ascii="Inconsolata" w:hAnsi="Inconsolata"/>
          <w:highlight w:val="lightGray"/>
        </w:rPr>
        <w:br/>
        <w:t>ATOM C4 CH3     0.00 !</w:t>
      </w:r>
      <w:r w:rsidRPr="00827E7E">
        <w:rPr>
          <w:rFonts w:ascii="Inconsolata" w:hAnsi="Inconsolata"/>
          <w:highlight w:val="lightGray"/>
        </w:rPr>
        <w:br/>
        <w:t>BOND C1 C2 C1 C3 C1 C4</w:t>
      </w:r>
      <w:r w:rsidRPr="00827E7E">
        <w:rPr>
          <w:rFonts w:ascii="Inconsolata" w:hAnsi="Inconsolata"/>
          <w:highlight w:val="lightGray"/>
        </w:rPr>
        <w:br/>
        <w:t>PATCHING FIRS NONE LAST NONE</w:t>
      </w:r>
      <w:r>
        <w:rPr>
          <w:rFonts w:ascii="Inconsolata" w:hAnsi="Inconsolata"/>
          <w:highlight w:val="lightGray"/>
        </w:rPr>
        <w:br/>
      </w:r>
      <w:r w:rsidRPr="0018793C">
        <w:rPr>
          <w:rFonts w:ascii="Inconsolata" w:hAnsi="Inconsolata"/>
          <w:highlight w:val="lightGray"/>
        </w:rPr>
        <w:t>END</w:t>
      </w:r>
    </w:p>
    <w:p w14:paraId="3B9C203C" w14:textId="77777777" w:rsidR="00BC2499" w:rsidRDefault="00BC2499" w:rsidP="00BC2499"/>
    <w:p w14:paraId="6F8D6713" w14:textId="77777777" w:rsidR="00BC2499" w:rsidRDefault="00BC2499" w:rsidP="00BC2499">
      <w:r>
        <w:t>pack_box_0.inp:</w:t>
      </w:r>
      <w:r w:rsidRPr="006B02C6">
        <w:t xml:space="preserve"> </w:t>
      </w:r>
    </w:p>
    <w:p w14:paraId="1EB83678" w14:textId="77777777" w:rsidR="00BC2499" w:rsidRPr="00FB55D1" w:rsidRDefault="00BC2499" w:rsidP="00BC2499">
      <w:pPr>
        <w:rPr>
          <w:rFonts w:ascii="Inconsolata" w:hAnsi="Inconsolata"/>
          <w:highlight w:val="lightGray"/>
        </w:rPr>
      </w:pPr>
      <w:r w:rsidRPr="008D5D80">
        <w:rPr>
          <w:rFonts w:ascii="Inconsolata" w:hAnsi="Inconsolata"/>
          <w:highlight w:val="lightGray"/>
        </w:rPr>
        <w:t>tolerance 3.0</w:t>
      </w:r>
      <w:r w:rsidRPr="008D5D80">
        <w:rPr>
          <w:rFonts w:ascii="Inconsolata" w:hAnsi="Inconsolata"/>
          <w:highlight w:val="lightGray"/>
        </w:rPr>
        <w:br/>
      </w:r>
      <w:proofErr w:type="spellStart"/>
      <w:r w:rsidRPr="008D5D80">
        <w:rPr>
          <w:rFonts w:ascii="Inconsolata" w:hAnsi="Inconsolata"/>
          <w:highlight w:val="lightGray"/>
        </w:rPr>
        <w:t>filetype</w:t>
      </w:r>
      <w:proofErr w:type="spellEnd"/>
      <w:r w:rsidRPr="008D5D80">
        <w:rPr>
          <w:rFonts w:ascii="Inconsolata" w:hAnsi="Inconsolata"/>
          <w:highlight w:val="lightGray"/>
        </w:rPr>
        <w:t xml:space="preserve"> </w:t>
      </w:r>
      <w:proofErr w:type="spellStart"/>
      <w:r w:rsidRPr="008D5D80">
        <w:rPr>
          <w:rFonts w:ascii="Inconsolata" w:hAnsi="Inconsolata"/>
          <w:highlight w:val="lightGray"/>
        </w:rPr>
        <w:t>pdb</w:t>
      </w:r>
      <w:proofErr w:type="spellEnd"/>
      <w:r w:rsidRPr="008D5D80">
        <w:rPr>
          <w:rFonts w:ascii="Inconsolata" w:hAnsi="Inconsolata"/>
          <w:highlight w:val="lightGray"/>
        </w:rPr>
        <w:br/>
        <w:t>ou</w:t>
      </w:r>
      <w:r>
        <w:rPr>
          <w:rFonts w:ascii="Inconsolata" w:hAnsi="Inconsolata"/>
          <w:highlight w:val="lightGray"/>
        </w:rPr>
        <w:t>tput STEP2_ISB_packed_BOX_0.pdb</w:t>
      </w:r>
      <w:r>
        <w:rPr>
          <w:rFonts w:ascii="Inconsolata" w:hAnsi="Inconsolata"/>
          <w:highlight w:val="lightGray"/>
        </w:rPr>
        <w:br/>
      </w:r>
      <w:r>
        <w:rPr>
          <w:rFonts w:ascii="Inconsolata" w:hAnsi="Inconsolata"/>
          <w:highlight w:val="lightGray"/>
        </w:rPr>
        <w:br/>
      </w:r>
      <w:r w:rsidRPr="008D5D80">
        <w:rPr>
          <w:rFonts w:ascii="Inconsolata" w:hAnsi="Inconsolata"/>
          <w:highlight w:val="lightGray"/>
        </w:rPr>
        <w:t>structure isobutane.pdb</w:t>
      </w:r>
      <w:r w:rsidRPr="008D5D80">
        <w:rPr>
          <w:rFonts w:ascii="Inconsolata" w:hAnsi="Inconsolata"/>
          <w:highlight w:val="lightGray"/>
        </w:rPr>
        <w:br/>
        <w:t>number 1000</w:t>
      </w:r>
      <w:r w:rsidRPr="00FB55D1">
        <w:rPr>
          <w:rFonts w:ascii="Inconsolata" w:hAnsi="Inconsolata"/>
          <w:highlight w:val="lightGray"/>
        </w:rPr>
        <w:t xml:space="preserve"> </w:t>
      </w:r>
      <w:r w:rsidRPr="008D5D80">
        <w:rPr>
          <w:rFonts w:ascii="Inconsolata" w:hAnsi="Inconsolata"/>
          <w:highlight w:val="lightGray"/>
        </w:rPr>
        <w:br/>
        <w:t>inside box 0. 0. 0</w:t>
      </w:r>
      <w:r>
        <w:rPr>
          <w:rFonts w:ascii="Inconsolata" w:hAnsi="Inconsolata"/>
          <w:highlight w:val="lightGray"/>
        </w:rPr>
        <w:t>. 68.00 68.00 68.0</w:t>
      </w:r>
      <w:r w:rsidRPr="008D5D80">
        <w:rPr>
          <w:rFonts w:ascii="Inconsolata" w:hAnsi="Inconsolata"/>
          <w:highlight w:val="lightGray"/>
        </w:rPr>
        <w:t>0</w:t>
      </w:r>
      <w:r>
        <w:rPr>
          <w:rFonts w:ascii="Inconsolata" w:hAnsi="Inconsolata"/>
          <w:highlight w:val="lightGray"/>
        </w:rPr>
        <w:br/>
        <w:t>end structure</w:t>
      </w:r>
    </w:p>
    <w:p w14:paraId="1C0E6918" w14:textId="77777777" w:rsidR="00BC2499" w:rsidRDefault="00BC2499" w:rsidP="00BC2499"/>
    <w:p w14:paraId="6FE28CD7" w14:textId="77777777" w:rsidR="00BC2499" w:rsidRPr="00EE3CD5" w:rsidRDefault="00BC2499" w:rsidP="00BC2499">
      <w:pPr>
        <w:rPr>
          <w:rFonts w:ascii="Inconsolata" w:hAnsi="Inconsolata"/>
          <w:highlight w:val="lightGray"/>
        </w:rPr>
      </w:pPr>
      <w:r>
        <w:t>pack_box_1.inp:</w:t>
      </w:r>
      <w:r w:rsidRPr="006B02C6">
        <w:t xml:space="preserve"> </w:t>
      </w:r>
      <w:r>
        <w:br/>
      </w:r>
      <w:r>
        <w:rPr>
          <w:rFonts w:ascii="Inconsolata" w:hAnsi="Inconsolata"/>
          <w:highlight w:val="lightGray"/>
        </w:rPr>
        <w:br/>
      </w:r>
      <w:r w:rsidRPr="008D5D80">
        <w:rPr>
          <w:rFonts w:ascii="Inconsolata" w:hAnsi="Inconsolata"/>
          <w:highlight w:val="lightGray"/>
        </w:rPr>
        <w:t>tolerance 3.0</w:t>
      </w:r>
      <w:r w:rsidRPr="008D5D80">
        <w:rPr>
          <w:rFonts w:ascii="Inconsolata" w:hAnsi="Inconsolata"/>
          <w:highlight w:val="lightGray"/>
        </w:rPr>
        <w:br/>
      </w:r>
      <w:proofErr w:type="spellStart"/>
      <w:r w:rsidRPr="008D5D80">
        <w:rPr>
          <w:rFonts w:ascii="Inconsolata" w:hAnsi="Inconsolata"/>
          <w:highlight w:val="lightGray"/>
        </w:rPr>
        <w:t>filetype</w:t>
      </w:r>
      <w:proofErr w:type="spellEnd"/>
      <w:r w:rsidRPr="008D5D80">
        <w:rPr>
          <w:rFonts w:ascii="Inconsolata" w:hAnsi="Inconsolata"/>
          <w:highlight w:val="lightGray"/>
        </w:rPr>
        <w:t xml:space="preserve"> </w:t>
      </w:r>
      <w:proofErr w:type="spellStart"/>
      <w:r w:rsidRPr="008D5D80">
        <w:rPr>
          <w:rFonts w:ascii="Inconsolata" w:hAnsi="Inconsolata"/>
          <w:highlight w:val="lightGray"/>
        </w:rPr>
        <w:t>pdb</w:t>
      </w:r>
      <w:proofErr w:type="spellEnd"/>
      <w:r w:rsidRPr="008D5D80">
        <w:rPr>
          <w:rFonts w:ascii="Inconsolata" w:hAnsi="Inconsolata"/>
          <w:highlight w:val="lightGray"/>
        </w:rPr>
        <w:br/>
        <w:t>ou</w:t>
      </w:r>
      <w:r>
        <w:rPr>
          <w:rFonts w:ascii="Inconsolata" w:hAnsi="Inconsolata"/>
          <w:highlight w:val="lightGray"/>
        </w:rPr>
        <w:t>tput STEP2_ISB_packed_BOX_1.pdb</w:t>
      </w:r>
      <w:r>
        <w:rPr>
          <w:rFonts w:ascii="Inconsolata" w:hAnsi="Inconsolata"/>
          <w:highlight w:val="lightGray"/>
        </w:rPr>
        <w:br/>
      </w:r>
      <w:r>
        <w:rPr>
          <w:rFonts w:ascii="Inconsolata" w:hAnsi="Inconsolata"/>
          <w:highlight w:val="lightGray"/>
        </w:rPr>
        <w:br/>
      </w:r>
      <w:r w:rsidRPr="008D5D80">
        <w:rPr>
          <w:rFonts w:ascii="Inconsolata" w:hAnsi="Inconsolata"/>
          <w:highlight w:val="lightGray"/>
        </w:rPr>
        <w:t>structure isobutane.pdb</w:t>
      </w:r>
      <w:r w:rsidRPr="008D5D80">
        <w:rPr>
          <w:rFonts w:ascii="Inconsolata" w:hAnsi="Inconsolata"/>
          <w:highlight w:val="lightGray"/>
        </w:rPr>
        <w:br/>
        <w:t>number 1000</w:t>
      </w:r>
      <w:r w:rsidRPr="008D5D80">
        <w:rPr>
          <w:rFonts w:ascii="Inconsolata" w:hAnsi="Inconsolata"/>
          <w:highlight w:val="lightGray"/>
        </w:rPr>
        <w:br/>
        <w:t>inside box 0. 0. 0</w:t>
      </w:r>
      <w:r>
        <w:rPr>
          <w:rFonts w:ascii="Inconsolata" w:hAnsi="Inconsolata"/>
          <w:highlight w:val="lightGray"/>
        </w:rPr>
        <w:t>. 68.00 68.00 68.0</w:t>
      </w:r>
      <w:r w:rsidRPr="008D5D80">
        <w:rPr>
          <w:rFonts w:ascii="Inconsolata" w:hAnsi="Inconsolata"/>
          <w:highlight w:val="lightGray"/>
        </w:rPr>
        <w:t>0</w:t>
      </w:r>
      <w:r w:rsidRPr="008D5D80">
        <w:rPr>
          <w:rFonts w:ascii="Inconsolata" w:hAnsi="Inconsolata"/>
          <w:highlight w:val="lightGray"/>
        </w:rPr>
        <w:br/>
        <w:t>end structure</w:t>
      </w:r>
    </w:p>
    <w:p w14:paraId="61420D1D" w14:textId="77777777" w:rsidR="00BC2499" w:rsidRDefault="00BC2499" w:rsidP="00BC2499"/>
    <w:p w14:paraId="3DFDF8DD" w14:textId="77777777" w:rsidR="00BC2499" w:rsidRDefault="00BC2499" w:rsidP="00BC2499"/>
    <w:p w14:paraId="5340FC44" w14:textId="77777777" w:rsidR="00BC2499" w:rsidRDefault="00BC2499" w:rsidP="00BC2499"/>
    <w:p w14:paraId="7F1AAF91" w14:textId="77777777" w:rsidR="00BC2499" w:rsidRDefault="00BC2499" w:rsidP="00BC2499">
      <w:r>
        <w:lastRenderedPageBreak/>
        <w:t>build_box_0.inp:</w:t>
      </w:r>
      <w:r w:rsidRPr="006B02C6">
        <w:t xml:space="preserve"> </w:t>
      </w:r>
    </w:p>
    <w:p w14:paraId="3DCE38F9" w14:textId="77777777" w:rsidR="00BC2499" w:rsidRPr="00827E7E" w:rsidRDefault="00BC2499" w:rsidP="00BC2499">
      <w:pPr>
        <w:rPr>
          <w:rFonts w:ascii="Inconsolata" w:hAnsi="Inconsolata"/>
          <w:highlight w:val="lightGray"/>
        </w:rPr>
      </w:pPr>
      <w:proofErr w:type="spellStart"/>
      <w:r w:rsidRPr="00827E7E">
        <w:rPr>
          <w:rFonts w:ascii="Inconsolata" w:hAnsi="Inconsolata"/>
          <w:highlight w:val="lightGray"/>
        </w:rPr>
        <w:t>psfgen</w:t>
      </w:r>
      <w:proofErr w:type="spellEnd"/>
      <w:r w:rsidRPr="00827E7E">
        <w:rPr>
          <w:rFonts w:ascii="Inconsolata" w:hAnsi="Inconsolata"/>
          <w:highlight w:val="lightGray"/>
        </w:rPr>
        <w:t xml:space="preserve"> &lt;&lt; ENDMOL</w:t>
      </w:r>
      <w:r w:rsidRPr="00827E7E">
        <w:rPr>
          <w:rFonts w:ascii="Inconsolata" w:hAnsi="Inconsolata"/>
          <w:highlight w:val="lightGray"/>
        </w:rPr>
        <w:br/>
        <w:t>topology ./</w:t>
      </w:r>
      <w:proofErr w:type="spellStart"/>
      <w:r w:rsidRPr="00827E7E">
        <w:rPr>
          <w:rFonts w:ascii="Inconsolata" w:hAnsi="Inconsolata"/>
          <w:highlight w:val="lightGray"/>
        </w:rPr>
        <w:t>Top</w:t>
      </w:r>
      <w:r>
        <w:rPr>
          <w:rFonts w:ascii="Inconsolata" w:hAnsi="Inconsolata"/>
          <w:highlight w:val="lightGray"/>
        </w:rPr>
        <w:t>_Branched_Alkane</w:t>
      </w:r>
      <w:r w:rsidRPr="00827E7E">
        <w:rPr>
          <w:rFonts w:ascii="Inconsolata" w:hAnsi="Inconsolata"/>
          <w:highlight w:val="lightGray"/>
        </w:rPr>
        <w:t>.inp</w:t>
      </w:r>
      <w:proofErr w:type="spellEnd"/>
      <w:r w:rsidRPr="00827E7E">
        <w:rPr>
          <w:rFonts w:ascii="Inconsolata" w:hAnsi="Inconsolata"/>
          <w:highlight w:val="lightGray"/>
        </w:rPr>
        <w:br/>
        <w:t>segment ISB {</w:t>
      </w:r>
      <w:r w:rsidRPr="00827E7E">
        <w:rPr>
          <w:rFonts w:ascii="Inconsolata" w:hAnsi="Inconsolata"/>
          <w:highlight w:val="lightGray"/>
        </w:rPr>
        <w:br/>
        <w:t xml:space="preserve">    </w:t>
      </w:r>
      <w:proofErr w:type="spellStart"/>
      <w:r w:rsidRPr="00827E7E">
        <w:rPr>
          <w:rFonts w:ascii="Inconsolata" w:hAnsi="Inconsolata"/>
          <w:highlight w:val="lightGray"/>
        </w:rPr>
        <w:t>pdb</w:t>
      </w:r>
      <w:proofErr w:type="spellEnd"/>
      <w:r w:rsidRPr="00827E7E">
        <w:rPr>
          <w:rFonts w:ascii="Inconsolata" w:hAnsi="Inconsolata"/>
          <w:highlight w:val="lightGray"/>
        </w:rPr>
        <w:t xml:space="preserve"> ./STEP2_ISB_packed_BOX_0.pdb</w:t>
      </w:r>
      <w:r w:rsidRPr="00827E7E">
        <w:rPr>
          <w:rFonts w:ascii="Inconsolata" w:hAnsi="Inconsolata"/>
          <w:highlight w:val="lightGray"/>
        </w:rPr>
        <w:br/>
        <w:t xml:space="preserve">    first none</w:t>
      </w:r>
      <w:r w:rsidRPr="00827E7E">
        <w:rPr>
          <w:rFonts w:ascii="Inconsolata" w:hAnsi="Inconsolata"/>
          <w:highlight w:val="lightGray"/>
        </w:rPr>
        <w:br/>
        <w:t xml:space="preserve">    last none</w:t>
      </w:r>
      <w:r w:rsidRPr="00827E7E">
        <w:rPr>
          <w:rFonts w:ascii="Inconsolata" w:hAnsi="Inconsolata"/>
          <w:highlight w:val="lightGray"/>
        </w:rPr>
        <w:br/>
        <w:t>}</w:t>
      </w:r>
    </w:p>
    <w:p w14:paraId="2B6C867E" w14:textId="77777777" w:rsidR="00BC2499" w:rsidRPr="00827E7E" w:rsidRDefault="00BC2499" w:rsidP="00BC2499">
      <w:pPr>
        <w:rPr>
          <w:rFonts w:ascii="Inconsolata" w:hAnsi="Inconsolata"/>
          <w:highlight w:val="lightGray"/>
        </w:rPr>
      </w:pPr>
      <w:proofErr w:type="spellStart"/>
      <w:r w:rsidRPr="00827E7E">
        <w:rPr>
          <w:rFonts w:ascii="Inconsolata" w:hAnsi="Inconsolata"/>
          <w:highlight w:val="lightGray"/>
        </w:rPr>
        <w:t>coordpdb</w:t>
      </w:r>
      <w:proofErr w:type="spellEnd"/>
      <w:r w:rsidRPr="00827E7E">
        <w:rPr>
          <w:rFonts w:ascii="Inconsolata" w:hAnsi="Inconsolata"/>
          <w:highlight w:val="lightGray"/>
        </w:rPr>
        <w:t xml:space="preserve"> ./STEP2_ISB_packed_BOX_0.pdb ISB</w:t>
      </w:r>
    </w:p>
    <w:p w14:paraId="7D706809" w14:textId="77777777" w:rsidR="00BC2499" w:rsidRPr="00830698" w:rsidRDefault="00BC2499" w:rsidP="00BC2499">
      <w:pPr>
        <w:rPr>
          <w:rFonts w:ascii="Inconsolata" w:hAnsi="Inconsolata"/>
        </w:rPr>
      </w:pPr>
      <w:proofErr w:type="spellStart"/>
      <w:r w:rsidRPr="00827E7E">
        <w:rPr>
          <w:rFonts w:ascii="Inconsolata" w:hAnsi="Inconsolata"/>
          <w:highlight w:val="lightGray"/>
        </w:rPr>
        <w:t>writepsf</w:t>
      </w:r>
      <w:proofErr w:type="spellEnd"/>
      <w:r w:rsidRPr="00827E7E">
        <w:rPr>
          <w:rFonts w:ascii="Inconsolata" w:hAnsi="Inconsolata"/>
          <w:highlight w:val="lightGray"/>
        </w:rPr>
        <w:t xml:space="preserve"> ./STEP3_START_ISB_sys_BOX_0.psf</w:t>
      </w:r>
      <w:r w:rsidRPr="00827E7E">
        <w:rPr>
          <w:rFonts w:ascii="Inconsolata" w:hAnsi="Inconsolata"/>
          <w:highlight w:val="lightGray"/>
        </w:rPr>
        <w:br/>
      </w:r>
      <w:proofErr w:type="spellStart"/>
      <w:r w:rsidRPr="00827E7E">
        <w:rPr>
          <w:rFonts w:ascii="Inconsolata" w:hAnsi="Inconsolata"/>
          <w:highlight w:val="lightGray"/>
        </w:rPr>
        <w:t>writepdb</w:t>
      </w:r>
      <w:proofErr w:type="spellEnd"/>
      <w:r w:rsidRPr="00827E7E">
        <w:rPr>
          <w:rFonts w:ascii="Inconsolata" w:hAnsi="Inconsolata"/>
          <w:highlight w:val="lightGray"/>
        </w:rPr>
        <w:t xml:space="preserve"> ./STEP3_START_ISB_sys_BOX_0.pdb</w:t>
      </w:r>
    </w:p>
    <w:p w14:paraId="5C54206C" w14:textId="77777777" w:rsidR="00BC2499" w:rsidRDefault="00BC2499" w:rsidP="00BC2499"/>
    <w:p w14:paraId="226CB284" w14:textId="77777777" w:rsidR="00BC2499" w:rsidRDefault="00BC2499" w:rsidP="00BC2499">
      <w:r>
        <w:t>build_box_1.inp:</w:t>
      </w:r>
    </w:p>
    <w:p w14:paraId="3F093F48" w14:textId="77777777" w:rsidR="00BC2499" w:rsidRPr="00827E7E" w:rsidRDefault="00BC2499" w:rsidP="00BC2499">
      <w:pPr>
        <w:rPr>
          <w:rFonts w:ascii="Inconsolata" w:hAnsi="Inconsolata"/>
          <w:highlight w:val="lightGray"/>
        </w:rPr>
      </w:pPr>
      <w:proofErr w:type="spellStart"/>
      <w:r w:rsidRPr="00827E7E">
        <w:rPr>
          <w:rFonts w:ascii="Inconsolata" w:hAnsi="Inconsolata"/>
          <w:highlight w:val="lightGray"/>
        </w:rPr>
        <w:t>psfgen</w:t>
      </w:r>
      <w:proofErr w:type="spellEnd"/>
      <w:r w:rsidRPr="00827E7E">
        <w:rPr>
          <w:rFonts w:ascii="Inconsolata" w:hAnsi="Inconsolata"/>
          <w:highlight w:val="lightGray"/>
        </w:rPr>
        <w:t xml:space="preserve"> &lt;&lt; ENDMOL</w:t>
      </w:r>
      <w:r w:rsidRPr="00827E7E">
        <w:rPr>
          <w:rFonts w:ascii="Inconsolata" w:hAnsi="Inconsolata"/>
          <w:highlight w:val="lightGray"/>
        </w:rPr>
        <w:br/>
        <w:t>topology ./</w:t>
      </w:r>
      <w:proofErr w:type="spellStart"/>
      <w:r w:rsidRPr="00827E7E">
        <w:rPr>
          <w:rFonts w:ascii="Inconsolata" w:hAnsi="Inconsolata"/>
          <w:highlight w:val="lightGray"/>
        </w:rPr>
        <w:t>Top</w:t>
      </w:r>
      <w:r>
        <w:rPr>
          <w:rFonts w:ascii="Inconsolata" w:hAnsi="Inconsolata"/>
          <w:highlight w:val="lightGray"/>
        </w:rPr>
        <w:t>_Branched_Alkane</w:t>
      </w:r>
      <w:r w:rsidRPr="00827E7E">
        <w:rPr>
          <w:rFonts w:ascii="Inconsolata" w:hAnsi="Inconsolata"/>
          <w:highlight w:val="lightGray"/>
        </w:rPr>
        <w:t>.inp</w:t>
      </w:r>
      <w:proofErr w:type="spellEnd"/>
      <w:r w:rsidRPr="00827E7E">
        <w:rPr>
          <w:rFonts w:ascii="Inconsolata" w:hAnsi="Inconsolata"/>
          <w:highlight w:val="lightGray"/>
        </w:rPr>
        <w:br/>
        <w:t>segment ISB {</w:t>
      </w:r>
      <w:r w:rsidRPr="00827E7E">
        <w:rPr>
          <w:rFonts w:ascii="Inconsolata" w:hAnsi="Inconsolata"/>
          <w:highlight w:val="lightGray"/>
        </w:rPr>
        <w:br/>
      </w:r>
      <w:r>
        <w:rPr>
          <w:rFonts w:ascii="Inconsolata" w:hAnsi="Inconsolata"/>
          <w:highlight w:val="lightGray"/>
        </w:rPr>
        <w:t xml:space="preserve">    </w:t>
      </w:r>
      <w:proofErr w:type="spellStart"/>
      <w:r>
        <w:rPr>
          <w:rFonts w:ascii="Inconsolata" w:hAnsi="Inconsolata"/>
          <w:highlight w:val="lightGray"/>
        </w:rPr>
        <w:t>pdb</w:t>
      </w:r>
      <w:proofErr w:type="spellEnd"/>
      <w:r>
        <w:rPr>
          <w:rFonts w:ascii="Inconsolata" w:hAnsi="Inconsolata"/>
          <w:highlight w:val="lightGray"/>
        </w:rPr>
        <w:t xml:space="preserve"> ./STEP2_ISB_packed_BOX_1</w:t>
      </w:r>
      <w:r w:rsidRPr="00827E7E">
        <w:rPr>
          <w:rFonts w:ascii="Inconsolata" w:hAnsi="Inconsolata"/>
          <w:highlight w:val="lightGray"/>
        </w:rPr>
        <w:t>.pdb</w:t>
      </w:r>
      <w:r w:rsidRPr="00827E7E">
        <w:rPr>
          <w:rFonts w:ascii="Inconsolata" w:hAnsi="Inconsolata"/>
          <w:highlight w:val="lightGray"/>
        </w:rPr>
        <w:br/>
        <w:t xml:space="preserve">    first none</w:t>
      </w:r>
      <w:r w:rsidRPr="00827E7E">
        <w:rPr>
          <w:rFonts w:ascii="Inconsolata" w:hAnsi="Inconsolata"/>
          <w:highlight w:val="lightGray"/>
        </w:rPr>
        <w:br/>
        <w:t xml:space="preserve">    last none</w:t>
      </w:r>
      <w:r w:rsidRPr="00827E7E">
        <w:rPr>
          <w:rFonts w:ascii="Inconsolata" w:hAnsi="Inconsolata"/>
          <w:highlight w:val="lightGray"/>
        </w:rPr>
        <w:br/>
        <w:t>}</w:t>
      </w:r>
    </w:p>
    <w:p w14:paraId="60CD7204" w14:textId="77777777" w:rsidR="00BC2499" w:rsidRPr="00827E7E" w:rsidRDefault="00BC2499" w:rsidP="00BC2499">
      <w:pPr>
        <w:rPr>
          <w:rFonts w:ascii="Inconsolata" w:hAnsi="Inconsolata"/>
          <w:highlight w:val="lightGray"/>
        </w:rPr>
      </w:pPr>
      <w:proofErr w:type="spellStart"/>
      <w:r w:rsidRPr="00827E7E">
        <w:rPr>
          <w:rFonts w:ascii="Inconsolata" w:hAnsi="Inconsolata"/>
          <w:highlight w:val="lightGray"/>
        </w:rPr>
        <w:t>coordpdb</w:t>
      </w:r>
      <w:proofErr w:type="spellEnd"/>
      <w:r w:rsidRPr="00827E7E">
        <w:rPr>
          <w:rFonts w:ascii="Inconsolata" w:hAnsi="Inconsolata"/>
          <w:highlight w:val="lightGray"/>
        </w:rPr>
        <w:t xml:space="preserve"> ./</w:t>
      </w:r>
      <w:r>
        <w:rPr>
          <w:rFonts w:ascii="Inconsolata" w:hAnsi="Inconsolata"/>
          <w:highlight w:val="lightGray"/>
        </w:rPr>
        <w:t>STEP2_ISB_packed_BOX_1</w:t>
      </w:r>
      <w:r w:rsidRPr="00827E7E">
        <w:rPr>
          <w:rFonts w:ascii="Inconsolata" w:hAnsi="Inconsolata"/>
          <w:highlight w:val="lightGray"/>
        </w:rPr>
        <w:t>.pdb ISB</w:t>
      </w:r>
    </w:p>
    <w:p w14:paraId="449BDA85" w14:textId="77777777" w:rsidR="00BC2499" w:rsidRPr="00FB55D1" w:rsidRDefault="00BC2499" w:rsidP="00BC2499">
      <w:pPr>
        <w:rPr>
          <w:rFonts w:ascii="Inconsolata" w:hAnsi="Inconsolata"/>
        </w:rPr>
      </w:pPr>
      <w:proofErr w:type="spellStart"/>
      <w:r w:rsidRPr="00827E7E">
        <w:rPr>
          <w:rFonts w:ascii="Inconsolata" w:hAnsi="Inconsolata"/>
          <w:highlight w:val="lightGray"/>
        </w:rPr>
        <w:t>writepsf</w:t>
      </w:r>
      <w:proofErr w:type="spellEnd"/>
      <w:r w:rsidRPr="00827E7E">
        <w:rPr>
          <w:rFonts w:ascii="Inconsolata" w:hAnsi="Inconsolata"/>
          <w:highlight w:val="lightGray"/>
        </w:rPr>
        <w:t xml:space="preserve"> ./STEP3_START_</w:t>
      </w:r>
      <w:r>
        <w:rPr>
          <w:rFonts w:ascii="Inconsolata" w:hAnsi="Inconsolata"/>
          <w:highlight w:val="lightGray"/>
        </w:rPr>
        <w:t>ISB_sys_BOX_1</w:t>
      </w:r>
      <w:r w:rsidRPr="00827E7E">
        <w:rPr>
          <w:rFonts w:ascii="Inconsolata" w:hAnsi="Inconsolata"/>
          <w:highlight w:val="lightGray"/>
        </w:rPr>
        <w:t>.psf</w:t>
      </w:r>
      <w:r w:rsidRPr="00827E7E">
        <w:rPr>
          <w:rFonts w:ascii="Inconsolata" w:hAnsi="Inconsolata"/>
          <w:highlight w:val="lightGray"/>
        </w:rPr>
        <w:br/>
      </w:r>
      <w:proofErr w:type="spellStart"/>
      <w:r w:rsidRPr="00827E7E">
        <w:rPr>
          <w:rFonts w:ascii="Inconsolata" w:hAnsi="Inconsolata"/>
          <w:highlight w:val="lightGray"/>
        </w:rPr>
        <w:t>writepdb</w:t>
      </w:r>
      <w:proofErr w:type="spellEnd"/>
      <w:r w:rsidRPr="00827E7E">
        <w:rPr>
          <w:rFonts w:ascii="Inconsolata" w:hAnsi="Inconsolata"/>
          <w:highlight w:val="lightGray"/>
        </w:rPr>
        <w:t xml:space="preserve"> ./STEP3_START_ISB_</w:t>
      </w:r>
      <w:r>
        <w:rPr>
          <w:rFonts w:ascii="Inconsolata" w:hAnsi="Inconsolata"/>
          <w:highlight w:val="lightGray"/>
        </w:rPr>
        <w:t>sys_BOX_1</w:t>
      </w:r>
      <w:r w:rsidRPr="00827E7E">
        <w:rPr>
          <w:rFonts w:ascii="Inconsolata" w:hAnsi="Inconsolata"/>
          <w:highlight w:val="lightGray"/>
        </w:rPr>
        <w:t>.pdb</w:t>
      </w:r>
    </w:p>
    <w:p w14:paraId="2A1AFCB4" w14:textId="77777777" w:rsidR="00BC2499" w:rsidRDefault="00BC2499" w:rsidP="00BC2499">
      <w:pPr>
        <w:jc w:val="both"/>
      </w:pPr>
    </w:p>
    <w:p w14:paraId="685D5DCE" w14:textId="77777777" w:rsidR="00BC2499" w:rsidRDefault="00BC2499" w:rsidP="00BC2499">
      <w:pPr>
        <w:jc w:val="both"/>
      </w:pPr>
      <w:r>
        <w:t>These files can be created with a standard Linux or Windows text editor.</w:t>
      </w:r>
      <w:r w:rsidRPr="00FB55D1">
        <w:t xml:space="preserve"> </w:t>
      </w:r>
      <w:r>
        <w:t xml:space="preserve"> Please, also copy a </w:t>
      </w:r>
      <w:proofErr w:type="spellStart"/>
      <w:r>
        <w:t>Packmol</w:t>
      </w:r>
      <w:proofErr w:type="spellEnd"/>
      <w:r>
        <w:t xml:space="preserve"> executable into the working directory. </w:t>
      </w:r>
    </w:p>
    <w:p w14:paraId="60E48E90" w14:textId="77777777" w:rsidR="00BC2499" w:rsidRDefault="00BC2499" w:rsidP="00BC2499">
      <w:commentRangeStart w:id="57"/>
      <w:r>
        <w:t>Once those files are created, run in the terminal:</w:t>
      </w:r>
      <w:commentRangeEnd w:id="57"/>
      <w:r>
        <w:rPr>
          <w:rStyle w:val="CommentReference"/>
        </w:rPr>
        <w:commentReference w:id="57"/>
      </w:r>
    </w:p>
    <w:p w14:paraId="3B3E0547" w14:textId="77777777" w:rsidR="00BC2499" w:rsidRDefault="00BC2499" w:rsidP="00BC2499">
      <w:r>
        <w:rPr>
          <w:noProof/>
        </w:rPr>
        <mc:AlternateContent>
          <mc:Choice Requires="wps">
            <w:drawing>
              <wp:anchor distT="0" distB="0" distL="114300" distR="114300" simplePos="0" relativeHeight="251684864" behindDoc="0" locked="0" layoutInCell="1" allowOverlap="1" wp14:anchorId="543C266A" wp14:editId="229A9D02">
                <wp:simplePos x="0" y="0"/>
                <wp:positionH relativeFrom="column">
                  <wp:posOffset>10887</wp:posOffset>
                </wp:positionH>
                <wp:positionV relativeFrom="paragraph">
                  <wp:posOffset>37102</wp:posOffset>
                </wp:positionV>
                <wp:extent cx="2656114" cy="500380"/>
                <wp:effectExtent l="0" t="0" r="11430" b="13970"/>
                <wp:wrapNone/>
                <wp:docPr id="54" name="Rectangle 54"/>
                <wp:cNvGraphicFramePr/>
                <a:graphic xmlns:a="http://schemas.openxmlformats.org/drawingml/2006/main">
                  <a:graphicData uri="http://schemas.microsoft.com/office/word/2010/wordprocessingShape">
                    <wps:wsp>
                      <wps:cNvSpPr/>
                      <wps:spPr>
                        <a:xfrm>
                          <a:off x="0" y="0"/>
                          <a:ext cx="2656114" cy="500380"/>
                        </a:xfrm>
                        <a:prstGeom prst="rect">
                          <a:avLst/>
                        </a:prstGeom>
                        <a:solidFill>
                          <a:schemeClr val="accent1">
                            <a:lumMod val="20000"/>
                            <a:lumOff val="80000"/>
                          </a:schemeClr>
                        </a:solidFill>
                        <a:ln>
                          <a:solidFill>
                            <a:schemeClr val="accent1">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175E0C68" w14:textId="77777777" w:rsidR="00587CB2" w:rsidRPr="00FB55D1" w:rsidRDefault="00587CB2" w:rsidP="00BC2499">
                            <w:r>
                              <w:rPr>
                                <w:rFonts w:ascii="Inconsolata" w:hAnsi="Inconsolata"/>
                              </w:rPr>
                              <w:t>./</w:t>
                            </w:r>
                            <w:proofErr w:type="spellStart"/>
                            <w:r>
                              <w:rPr>
                                <w:rFonts w:ascii="Inconsolata" w:hAnsi="Inconsolata"/>
                              </w:rPr>
                              <w:t>packmol</w:t>
                            </w:r>
                            <w:proofErr w:type="spellEnd"/>
                            <w:r>
                              <w:rPr>
                                <w:rFonts w:ascii="Inconsolata" w:hAnsi="Inconsolata"/>
                              </w:rPr>
                              <w:t xml:space="preserve"> </w:t>
                            </w:r>
                            <w:r>
                              <w:t xml:space="preserve">&lt; </w:t>
                            </w:r>
                            <w:r w:rsidRPr="002E4210">
                              <w:rPr>
                                <w:rFonts w:ascii="Inconsolata" w:hAnsi="Inconsolata"/>
                              </w:rPr>
                              <w:t>pack_box_0.inp</w:t>
                            </w:r>
                            <w:r>
                              <w:br/>
                            </w:r>
                            <w:r>
                              <w:rPr>
                                <w:rFonts w:ascii="Inconsolata" w:hAnsi="Inconsolata"/>
                              </w:rPr>
                              <w:t>./</w:t>
                            </w:r>
                            <w:proofErr w:type="spellStart"/>
                            <w:r>
                              <w:rPr>
                                <w:rFonts w:ascii="Inconsolata" w:hAnsi="Inconsolata"/>
                              </w:rPr>
                              <w:t>packmol</w:t>
                            </w:r>
                            <w:proofErr w:type="spellEnd"/>
                            <w:r>
                              <w:rPr>
                                <w:rFonts w:ascii="Inconsolata" w:hAnsi="Inconsolata"/>
                              </w:rPr>
                              <w:t xml:space="preserve"> &lt; pack_box_1.inp</w:t>
                            </w:r>
                          </w:p>
                          <w:p w14:paraId="0E0EC15C" w14:textId="77777777" w:rsidR="00587CB2" w:rsidRDefault="00587CB2" w:rsidP="00BC249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C266A" id="Rectangle 54" o:spid="_x0000_s1046" style="position:absolute;margin-left:.85pt;margin-top:2.9pt;width:209.15pt;height:39.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" fillcolor="#deeaf6 [660]" strokecolor="#deeaf6 [660]" strokeweight="1pt">
                <v:textbox>
                  <w:txbxContent>
                    <w:p w14:paraId="175E0C68" w14:textId="77777777" w:rsidR="00587CB2" w:rsidRPr="00FB55D1" w:rsidRDefault="00587CB2" w:rsidP="00BC2499">
                      <w:r>
                        <w:rPr>
                          <w:rFonts w:ascii="Inconsolata" w:hAnsi="Inconsolata"/>
                        </w:rPr>
                        <w:t>./</w:t>
                      </w:r>
                      <w:proofErr w:type="spellStart"/>
                      <w:r>
                        <w:rPr>
                          <w:rFonts w:ascii="Inconsolata" w:hAnsi="Inconsolata"/>
                        </w:rPr>
                        <w:t>packmol</w:t>
                      </w:r>
                      <w:proofErr w:type="spellEnd"/>
                      <w:r>
                        <w:rPr>
                          <w:rFonts w:ascii="Inconsolata" w:hAnsi="Inconsolata"/>
                        </w:rPr>
                        <w:t xml:space="preserve"> </w:t>
                      </w:r>
                      <w:r>
                        <w:t xml:space="preserve">&lt; </w:t>
                      </w:r>
                      <w:r w:rsidRPr="002E4210">
                        <w:rPr>
                          <w:rFonts w:ascii="Inconsolata" w:hAnsi="Inconsolata"/>
                        </w:rPr>
                        <w:t>pack_box_0.inp</w:t>
                      </w:r>
                      <w:r>
                        <w:br/>
                      </w:r>
                      <w:r>
                        <w:rPr>
                          <w:rFonts w:ascii="Inconsolata" w:hAnsi="Inconsolata"/>
                        </w:rPr>
                        <w:t>./</w:t>
                      </w:r>
                      <w:proofErr w:type="spellStart"/>
                      <w:r>
                        <w:rPr>
                          <w:rFonts w:ascii="Inconsolata" w:hAnsi="Inconsolata"/>
                        </w:rPr>
                        <w:t>packmol</w:t>
                      </w:r>
                      <w:proofErr w:type="spellEnd"/>
                      <w:r>
                        <w:rPr>
                          <w:rFonts w:ascii="Inconsolata" w:hAnsi="Inconsolata"/>
                        </w:rPr>
                        <w:t xml:space="preserve"> &lt; pack_box_1.inp</w:t>
                      </w:r>
                    </w:p>
                    <w:p w14:paraId="0E0EC15C" w14:textId="77777777" w:rsidR="00587CB2" w:rsidRDefault="00587CB2" w:rsidP="00BC2499"/>
                  </w:txbxContent>
                </v:textbox>
              </v:rect>
            </w:pict>
          </mc:Fallback>
        </mc:AlternateContent>
      </w:r>
    </w:p>
    <w:p w14:paraId="555D3BE6" w14:textId="77777777" w:rsidR="00BC2499" w:rsidRDefault="00BC2499" w:rsidP="00BC2499"/>
    <w:p w14:paraId="74CFCEDA" w14:textId="77777777" w:rsidR="00BC2499" w:rsidRDefault="00BC2499" w:rsidP="00BC2499">
      <w:pPr>
        <w:jc w:val="both"/>
      </w:pPr>
      <w:r>
        <w:t xml:space="preserve">This will create the intermediate PDBs.  </w:t>
      </w:r>
    </w:p>
    <w:p w14:paraId="633F7B67" w14:textId="77777777" w:rsidR="00BC2499" w:rsidRDefault="00BC2499" w:rsidP="00BC2499">
      <w:r>
        <w:rPr>
          <w:noProof/>
        </w:rPr>
        <mc:AlternateContent>
          <mc:Choice Requires="wps">
            <w:drawing>
              <wp:anchor distT="0" distB="0" distL="114300" distR="114300" simplePos="0" relativeHeight="251685888" behindDoc="0" locked="0" layoutInCell="1" allowOverlap="1" wp14:anchorId="208609CE" wp14:editId="5132E087">
                <wp:simplePos x="0" y="0"/>
                <wp:positionH relativeFrom="column">
                  <wp:posOffset>1</wp:posOffset>
                </wp:positionH>
                <wp:positionV relativeFrom="paragraph">
                  <wp:posOffset>250371</wp:posOffset>
                </wp:positionV>
                <wp:extent cx="2579914" cy="500380"/>
                <wp:effectExtent l="0" t="0" r="11430" b="13970"/>
                <wp:wrapNone/>
                <wp:docPr id="59" name="Rectangle 59"/>
                <wp:cNvGraphicFramePr/>
                <a:graphic xmlns:a="http://schemas.openxmlformats.org/drawingml/2006/main">
                  <a:graphicData uri="http://schemas.microsoft.com/office/word/2010/wordprocessingShape">
                    <wps:wsp>
                      <wps:cNvSpPr/>
                      <wps:spPr>
                        <a:xfrm>
                          <a:off x="0" y="0"/>
                          <a:ext cx="2579914" cy="500380"/>
                        </a:xfrm>
                        <a:prstGeom prst="rect">
                          <a:avLst/>
                        </a:prstGeom>
                        <a:solidFill>
                          <a:schemeClr val="accent1">
                            <a:lumMod val="20000"/>
                            <a:lumOff val="80000"/>
                          </a:schemeClr>
                        </a:solidFill>
                        <a:ln>
                          <a:solidFill>
                            <a:schemeClr val="accent1">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4EB924B1" w14:textId="77777777" w:rsidR="00587CB2" w:rsidRPr="00FB55D1" w:rsidRDefault="00587CB2" w:rsidP="00BC2499">
                            <w:r>
                              <w:rPr>
                                <w:rFonts w:ascii="Inconsolata" w:hAnsi="Inconsolata"/>
                              </w:rPr>
                              <w:t>VMD &lt; ./build_box_0.inp</w:t>
                            </w:r>
                            <w:r>
                              <w:br/>
                            </w:r>
                            <w:r>
                              <w:rPr>
                                <w:rFonts w:ascii="Inconsolata" w:hAnsi="Inconsolata"/>
                              </w:rPr>
                              <w:t>VMD &lt; ./build_box_1.inp</w:t>
                            </w:r>
                          </w:p>
                          <w:p w14:paraId="2FC181EE" w14:textId="77777777" w:rsidR="00587CB2" w:rsidRDefault="00587CB2" w:rsidP="00BC249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609CE" id="Rectangle 59" o:spid="_x0000_s1047" style="position:absolute;margin-left:0;margin-top:19.7pt;width:203.15pt;height:39.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" fillcolor="#deeaf6 [660]" strokecolor="#deeaf6 [660]" strokeweight="1pt">
                <v:textbox>
                  <w:txbxContent>
                    <w:p w14:paraId="4EB924B1" w14:textId="77777777" w:rsidR="00587CB2" w:rsidRPr="00FB55D1" w:rsidRDefault="00587CB2" w:rsidP="00BC2499">
                      <w:r>
                        <w:rPr>
                          <w:rFonts w:ascii="Inconsolata" w:hAnsi="Inconsolata"/>
                        </w:rPr>
                        <w:t>VMD &lt; ./build_box_0.inp</w:t>
                      </w:r>
                      <w:r>
                        <w:br/>
                      </w:r>
                      <w:r>
                        <w:rPr>
                          <w:rFonts w:ascii="Inconsolata" w:hAnsi="Inconsolata"/>
                        </w:rPr>
                        <w:t>VMD &lt; ./build_box_1.inp</w:t>
                      </w:r>
                    </w:p>
                    <w:p w14:paraId="2FC181EE" w14:textId="77777777" w:rsidR="00587CB2" w:rsidRDefault="00587CB2" w:rsidP="00BC2499"/>
                  </w:txbxContent>
                </v:textbox>
              </v:rect>
            </w:pict>
          </mc:Fallback>
        </mc:AlternateContent>
      </w:r>
      <w:r>
        <w:t xml:space="preserve">Then, run the </w:t>
      </w:r>
      <w:proofErr w:type="spellStart"/>
      <w:r>
        <w:t>PSFGen</w:t>
      </w:r>
      <w:proofErr w:type="spellEnd"/>
      <w:r>
        <w:t xml:space="preserve"> scripts to finish the system using the following commands:</w:t>
      </w:r>
    </w:p>
    <w:p w14:paraId="156E0227" w14:textId="77777777" w:rsidR="00BC2499" w:rsidRDefault="00BC2499" w:rsidP="00BC2499"/>
    <w:p w14:paraId="38553C94" w14:textId="77777777" w:rsidR="00BC2499" w:rsidRDefault="00BC2499" w:rsidP="00BC2499"/>
    <w:p w14:paraId="3901CC43" w14:textId="77777777" w:rsidR="00BC2499" w:rsidRDefault="00BC2499" w:rsidP="00BC2499">
      <w:pPr>
        <w:jc w:val="both"/>
      </w:pPr>
      <w:r>
        <w:t xml:space="preserve">This will create the intermediate PDBs.  </w:t>
      </w:r>
      <w:r>
        <w:br w:type="page"/>
      </w:r>
    </w:p>
    <w:p w14:paraId="1505FFA8" w14:textId="77777777" w:rsidR="00BC2499" w:rsidRDefault="00BC2499" w:rsidP="00BC2499">
      <w:r>
        <w:lastRenderedPageBreak/>
        <w:t>To run the code a few additional things will be needed:</w:t>
      </w:r>
    </w:p>
    <w:p w14:paraId="222D974A" w14:textId="77777777" w:rsidR="00BC2499" w:rsidRDefault="00BC2499" w:rsidP="0063031F">
      <w:pPr>
        <w:pStyle w:val="ListParagraph"/>
        <w:numPr>
          <w:ilvl w:val="0"/>
          <w:numId w:val="18"/>
        </w:numPr>
      </w:pPr>
      <w:r>
        <w:t>A GOMC Gibbs ensemble executable</w:t>
      </w:r>
    </w:p>
    <w:p w14:paraId="4A11C1C2" w14:textId="77777777" w:rsidR="00BC2499" w:rsidRDefault="00BC2499" w:rsidP="0063031F">
      <w:pPr>
        <w:pStyle w:val="ListParagraph"/>
        <w:numPr>
          <w:ilvl w:val="0"/>
          <w:numId w:val="18"/>
        </w:numPr>
      </w:pPr>
      <w:r>
        <w:t>A control file</w:t>
      </w:r>
    </w:p>
    <w:p w14:paraId="2642FB15" w14:textId="77777777" w:rsidR="00BC2499" w:rsidRDefault="00BC2499" w:rsidP="0063031F">
      <w:pPr>
        <w:pStyle w:val="ListParagraph"/>
        <w:numPr>
          <w:ilvl w:val="0"/>
          <w:numId w:val="18"/>
        </w:numPr>
      </w:pPr>
      <w:r>
        <w:t>Parameter files.</w:t>
      </w:r>
    </w:p>
    <w:p w14:paraId="72A712AB" w14:textId="77777777" w:rsidR="00BC2499" w:rsidRDefault="00BC2499" w:rsidP="00BC2499">
      <w:pPr>
        <w:jc w:val="both"/>
      </w:pPr>
      <w:r>
        <w:t>Enter the control file (</w:t>
      </w:r>
      <w:proofErr w:type="spellStart"/>
      <w:proofErr w:type="gramStart"/>
      <w:r>
        <w:rPr>
          <w:b/>
        </w:rPr>
        <w:t>in.conf</w:t>
      </w:r>
      <w:proofErr w:type="spellEnd"/>
      <w:proofErr w:type="gramEnd"/>
      <w:r>
        <w:t xml:space="preserve">) in the text editor in order to modify it. Example files for different simulation types can be found in previous section. </w:t>
      </w:r>
    </w:p>
    <w:p w14:paraId="0E841340" w14:textId="77777777" w:rsidR="00BC2499" w:rsidRDefault="00BC2499" w:rsidP="00BC2499">
      <w:pPr>
        <w:jc w:val="both"/>
      </w:pPr>
      <w:r>
        <w:t xml:space="preserve">Once these four files have been added to the output directory, the simulation is ready.  </w:t>
      </w:r>
    </w:p>
    <w:p w14:paraId="7BE32BBA" w14:textId="77777777" w:rsidR="00BC2499" w:rsidRDefault="00BC2499" w:rsidP="00BC2499">
      <w:r>
        <w:rPr>
          <w:noProof/>
        </w:rPr>
        <mc:AlternateContent>
          <mc:Choice Requires="wps">
            <w:drawing>
              <wp:anchor distT="0" distB="0" distL="114300" distR="114300" simplePos="0" relativeHeight="251686912" behindDoc="0" locked="0" layoutInCell="1" allowOverlap="1" wp14:anchorId="27DC79D4" wp14:editId="503A8B3D">
                <wp:simplePos x="0" y="0"/>
                <wp:positionH relativeFrom="column">
                  <wp:posOffset>-32657</wp:posOffset>
                </wp:positionH>
                <wp:positionV relativeFrom="paragraph">
                  <wp:posOffset>269784</wp:posOffset>
                </wp:positionV>
                <wp:extent cx="5246914" cy="337457"/>
                <wp:effectExtent l="0" t="0" r="11430" b="24765"/>
                <wp:wrapNone/>
                <wp:docPr id="61" name="Rectangle 61"/>
                <wp:cNvGraphicFramePr/>
                <a:graphic xmlns:a="http://schemas.openxmlformats.org/drawingml/2006/main">
                  <a:graphicData uri="http://schemas.microsoft.com/office/word/2010/wordprocessingShape">
                    <wps:wsp>
                      <wps:cNvSpPr/>
                      <wps:spPr>
                        <a:xfrm>
                          <a:off x="0" y="0"/>
                          <a:ext cx="5246914" cy="337457"/>
                        </a:xfrm>
                        <a:prstGeom prst="rect">
                          <a:avLst/>
                        </a:prstGeom>
                        <a:solidFill>
                          <a:schemeClr val="accent1">
                            <a:lumMod val="20000"/>
                            <a:lumOff val="80000"/>
                          </a:schemeClr>
                        </a:solidFill>
                        <a:ln>
                          <a:solidFill>
                            <a:schemeClr val="accent1">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44EF6D06" w14:textId="77777777" w:rsidR="00587CB2" w:rsidRPr="00FB55D1" w:rsidRDefault="00587CB2" w:rsidP="00BC2499">
                            <w:proofErr w:type="gramStart"/>
                            <w:r>
                              <w:rPr>
                                <w:rFonts w:ascii="Inconsolata" w:hAnsi="Inconsolata"/>
                              </w:rPr>
                              <w:t>./</w:t>
                            </w:r>
                            <w:proofErr w:type="spellStart"/>
                            <w:proofErr w:type="gramEnd"/>
                            <w:r>
                              <w:rPr>
                                <w:rFonts w:ascii="Inconsolata" w:hAnsi="Inconsolata"/>
                              </w:rPr>
                              <w:t>GOMC_Serial_GEMC</w:t>
                            </w:r>
                            <w:proofErr w:type="spellEnd"/>
                            <w:r>
                              <w:rPr>
                                <w:rFonts w:ascii="Inconsolata" w:hAnsi="Inconsolata"/>
                              </w:rPr>
                              <w:t xml:space="preserve"> </w:t>
                            </w:r>
                            <w:proofErr w:type="spellStart"/>
                            <w:r>
                              <w:rPr>
                                <w:rFonts w:ascii="Inconsolata" w:hAnsi="Inconsolata"/>
                              </w:rPr>
                              <w:t>in.conf</w:t>
                            </w:r>
                            <w:proofErr w:type="spellEnd"/>
                            <w:r>
                              <w:rPr>
                                <w:rFonts w:ascii="Inconsolata" w:hAnsi="Inconsolata"/>
                              </w:rPr>
                              <w:t xml:space="preserve"> &gt; out_ISB_T_330.00_K_RUN_0.log &amp;</w:t>
                            </w:r>
                          </w:p>
                          <w:p w14:paraId="3036459D" w14:textId="77777777" w:rsidR="00587CB2" w:rsidRDefault="00587CB2" w:rsidP="00BC249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C79D4" id="Rectangle 61" o:spid="_x0000_s1048" style="position:absolute;margin-left:-2.55pt;margin-top:21.25pt;width:413.15pt;height:26.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" fillcolor="#deeaf6 [660]" strokecolor="#deeaf6 [660]" strokeweight="1pt">
                <v:textbox>
                  <w:txbxContent>
                    <w:p w14:paraId="44EF6D06" w14:textId="77777777" w:rsidR="00587CB2" w:rsidRPr="00FB55D1" w:rsidRDefault="00587CB2" w:rsidP="00BC2499">
                      <w:proofErr w:type="gramStart"/>
                      <w:r>
                        <w:rPr>
                          <w:rFonts w:ascii="Inconsolata" w:hAnsi="Inconsolata"/>
                        </w:rPr>
                        <w:t>./</w:t>
                      </w:r>
                      <w:proofErr w:type="spellStart"/>
                      <w:proofErr w:type="gramEnd"/>
                      <w:r>
                        <w:rPr>
                          <w:rFonts w:ascii="Inconsolata" w:hAnsi="Inconsolata"/>
                        </w:rPr>
                        <w:t>GOMC_Serial_GEMC</w:t>
                      </w:r>
                      <w:proofErr w:type="spellEnd"/>
                      <w:r>
                        <w:rPr>
                          <w:rFonts w:ascii="Inconsolata" w:hAnsi="Inconsolata"/>
                        </w:rPr>
                        <w:t xml:space="preserve"> </w:t>
                      </w:r>
                      <w:proofErr w:type="spellStart"/>
                      <w:r>
                        <w:rPr>
                          <w:rFonts w:ascii="Inconsolata" w:hAnsi="Inconsolata"/>
                        </w:rPr>
                        <w:t>in.conf</w:t>
                      </w:r>
                      <w:proofErr w:type="spellEnd"/>
                      <w:r>
                        <w:rPr>
                          <w:rFonts w:ascii="Inconsolata" w:hAnsi="Inconsolata"/>
                        </w:rPr>
                        <w:t xml:space="preserve"> &gt; out_ISB_T_330.00_K_RUN_0.log &amp;</w:t>
                      </w:r>
                    </w:p>
                    <w:p w14:paraId="3036459D" w14:textId="77777777" w:rsidR="00587CB2" w:rsidRDefault="00587CB2" w:rsidP="00BC2499"/>
                  </w:txbxContent>
                </v:textbox>
              </v:rect>
            </w:pict>
          </mc:Fallback>
        </mc:AlternateContent>
      </w:r>
      <w:r>
        <w:t xml:space="preserve">Assuming the code is named </w:t>
      </w:r>
      <w:proofErr w:type="spellStart"/>
      <w:r>
        <w:t>GOMC_Serial_GEMC</w:t>
      </w:r>
      <w:proofErr w:type="spellEnd"/>
      <w:r>
        <w:t>, run in the terminal using:</w:t>
      </w:r>
    </w:p>
    <w:p w14:paraId="55118896" w14:textId="77777777" w:rsidR="00BC2499" w:rsidRDefault="00BC2499" w:rsidP="00BC2499"/>
    <w:p w14:paraId="1CB1D2D0" w14:textId="77777777" w:rsidR="00BC2499" w:rsidRDefault="00BC2499" w:rsidP="00BC2499"/>
    <w:p w14:paraId="6CF133C0" w14:textId="77777777" w:rsidR="00BC2499" w:rsidRDefault="00BC2499" w:rsidP="00BC2499">
      <w:r>
        <w:rPr>
          <w:noProof/>
        </w:rPr>
        <mc:AlternateContent>
          <mc:Choice Requires="wps">
            <w:drawing>
              <wp:anchor distT="0" distB="0" distL="114300" distR="114300" simplePos="0" relativeHeight="251693056" behindDoc="0" locked="0" layoutInCell="1" allowOverlap="1" wp14:anchorId="70FC791A" wp14:editId="20BEC166">
                <wp:simplePos x="0" y="0"/>
                <wp:positionH relativeFrom="column">
                  <wp:posOffset>-1</wp:posOffset>
                </wp:positionH>
                <wp:positionV relativeFrom="paragraph">
                  <wp:posOffset>324689</wp:posOffset>
                </wp:positionV>
                <wp:extent cx="5537835" cy="337185"/>
                <wp:effectExtent l="0" t="0" r="24765" b="18415"/>
                <wp:wrapNone/>
                <wp:docPr id="82" name="Rectangle 82"/>
                <wp:cNvGraphicFramePr/>
                <a:graphic xmlns:a="http://schemas.openxmlformats.org/drawingml/2006/main">
                  <a:graphicData uri="http://schemas.microsoft.com/office/word/2010/wordprocessingShape">
                    <wps:wsp>
                      <wps:cNvSpPr/>
                      <wps:spPr>
                        <a:xfrm>
                          <a:off x="0" y="0"/>
                          <a:ext cx="5537835" cy="337185"/>
                        </a:xfrm>
                        <a:prstGeom prst="rect">
                          <a:avLst/>
                        </a:prstGeom>
                        <a:solidFill>
                          <a:schemeClr val="accent1">
                            <a:lumMod val="20000"/>
                            <a:lumOff val="80000"/>
                          </a:schemeClr>
                        </a:solidFill>
                        <a:ln>
                          <a:solidFill>
                            <a:schemeClr val="accent1">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42B7011E" w14:textId="77777777" w:rsidR="00587CB2" w:rsidRPr="00FB55D1" w:rsidRDefault="00587CB2" w:rsidP="00BC2499">
                            <w:proofErr w:type="gramStart"/>
                            <w:r>
                              <w:rPr>
                                <w:rFonts w:ascii="Inconsolata" w:hAnsi="Inconsolata"/>
                              </w:rPr>
                              <w:t>./</w:t>
                            </w:r>
                            <w:proofErr w:type="spellStart"/>
                            <w:proofErr w:type="gramEnd"/>
                            <w:r>
                              <w:rPr>
                                <w:rFonts w:ascii="Inconsolata" w:hAnsi="Inconsolata"/>
                              </w:rPr>
                              <w:t>GOMC_Serial_GEMC</w:t>
                            </w:r>
                            <w:proofErr w:type="spellEnd"/>
                            <w:r>
                              <w:rPr>
                                <w:rFonts w:ascii="Inconsolata" w:hAnsi="Inconsolata"/>
                              </w:rPr>
                              <w:t xml:space="preserve"> +p4 </w:t>
                            </w:r>
                            <w:proofErr w:type="spellStart"/>
                            <w:r>
                              <w:rPr>
                                <w:rFonts w:ascii="Inconsolata" w:hAnsi="Inconsolata"/>
                              </w:rPr>
                              <w:t>in.conf</w:t>
                            </w:r>
                            <w:proofErr w:type="spellEnd"/>
                            <w:r>
                              <w:rPr>
                                <w:rFonts w:ascii="Inconsolata" w:hAnsi="Inconsolata"/>
                              </w:rPr>
                              <w:t xml:space="preserve"> &gt; out_ISB_T_330.00_K_RUN_0.log &amp;</w:t>
                            </w:r>
                          </w:p>
                          <w:p w14:paraId="01B2BC2F" w14:textId="77777777" w:rsidR="00587CB2" w:rsidRDefault="00587CB2" w:rsidP="00BC249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C791A" id="Rectangle 82" o:spid="_x0000_s1049" style="position:absolute;margin-left:0;margin-top:25.55pt;width:436.05pt;height:26.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" fillcolor="#deeaf6 [660]" strokecolor="#deeaf6 [660]" strokeweight="1pt">
                <v:textbox>
                  <w:txbxContent>
                    <w:p w14:paraId="42B7011E" w14:textId="77777777" w:rsidR="00587CB2" w:rsidRPr="00FB55D1" w:rsidRDefault="00587CB2" w:rsidP="00BC2499">
                      <w:proofErr w:type="gramStart"/>
                      <w:r>
                        <w:rPr>
                          <w:rFonts w:ascii="Inconsolata" w:hAnsi="Inconsolata"/>
                        </w:rPr>
                        <w:t>./</w:t>
                      </w:r>
                      <w:proofErr w:type="spellStart"/>
                      <w:proofErr w:type="gramEnd"/>
                      <w:r>
                        <w:rPr>
                          <w:rFonts w:ascii="Inconsolata" w:hAnsi="Inconsolata"/>
                        </w:rPr>
                        <w:t>GOMC_Serial_GEMC</w:t>
                      </w:r>
                      <w:proofErr w:type="spellEnd"/>
                      <w:r>
                        <w:rPr>
                          <w:rFonts w:ascii="Inconsolata" w:hAnsi="Inconsolata"/>
                        </w:rPr>
                        <w:t xml:space="preserve"> +p4 </w:t>
                      </w:r>
                      <w:proofErr w:type="spellStart"/>
                      <w:r>
                        <w:rPr>
                          <w:rFonts w:ascii="Inconsolata" w:hAnsi="Inconsolata"/>
                        </w:rPr>
                        <w:t>in.conf</w:t>
                      </w:r>
                      <w:proofErr w:type="spellEnd"/>
                      <w:r>
                        <w:rPr>
                          <w:rFonts w:ascii="Inconsolata" w:hAnsi="Inconsolata"/>
                        </w:rPr>
                        <w:t xml:space="preserve"> &gt; out_ISB_T_330.00_K_RUN_0.log &amp;</w:t>
                      </w:r>
                    </w:p>
                    <w:p w14:paraId="01B2BC2F" w14:textId="77777777" w:rsidR="00587CB2" w:rsidRDefault="00587CB2" w:rsidP="00BC2499"/>
                  </w:txbxContent>
                </v:textbox>
              </v:rect>
            </w:pict>
          </mc:Fallback>
        </mc:AlternateContent>
      </w:r>
      <w:r>
        <w:t xml:space="preserve">For running GOMC in parallel, using </w:t>
      </w:r>
      <w:proofErr w:type="spellStart"/>
      <w:r>
        <w:t>openmp</w:t>
      </w:r>
      <w:proofErr w:type="spellEnd"/>
      <w:r>
        <w:t>, run in the terminal using:</w:t>
      </w:r>
    </w:p>
    <w:p w14:paraId="7C5B43CF" w14:textId="77777777" w:rsidR="00BC2499" w:rsidRDefault="00BC2499" w:rsidP="00BC2499"/>
    <w:p w14:paraId="54454E2A" w14:textId="77777777" w:rsidR="00BC2499" w:rsidRDefault="00BC2499" w:rsidP="00BC2499"/>
    <w:p w14:paraId="01D485BE" w14:textId="77777777" w:rsidR="00BC2499" w:rsidRDefault="00BC2499" w:rsidP="00BC2499">
      <w:r>
        <w:t>Here, 4 defines the number of processors that will be used to run the simulation in parallel.</w:t>
      </w:r>
    </w:p>
    <w:p w14:paraId="511B6D64" w14:textId="77777777" w:rsidR="00BC2499" w:rsidRDefault="00BC2499" w:rsidP="00BC2499"/>
    <w:p w14:paraId="244064FB" w14:textId="77777777" w:rsidR="00BC2499" w:rsidRDefault="00BC2499" w:rsidP="00BC2499">
      <w:r>
        <w:rPr>
          <w:noProof/>
        </w:rPr>
        <mc:AlternateContent>
          <mc:Choice Requires="wps">
            <w:drawing>
              <wp:anchor distT="0" distB="0" distL="114300" distR="114300" simplePos="0" relativeHeight="251687936" behindDoc="0" locked="0" layoutInCell="1" allowOverlap="1" wp14:anchorId="510E2FB5" wp14:editId="284921CD">
                <wp:simplePos x="0" y="0"/>
                <wp:positionH relativeFrom="column">
                  <wp:posOffset>-32385</wp:posOffset>
                </wp:positionH>
                <wp:positionV relativeFrom="paragraph">
                  <wp:posOffset>247015</wp:posOffset>
                </wp:positionV>
                <wp:extent cx="5246370" cy="337185"/>
                <wp:effectExtent l="0" t="0" r="11430" b="24765"/>
                <wp:wrapNone/>
                <wp:docPr id="62" name="Rectangle 62"/>
                <wp:cNvGraphicFramePr/>
                <a:graphic xmlns:a="http://schemas.openxmlformats.org/drawingml/2006/main">
                  <a:graphicData uri="http://schemas.microsoft.com/office/word/2010/wordprocessingShape">
                    <wps:wsp>
                      <wps:cNvSpPr/>
                      <wps:spPr>
                        <a:xfrm>
                          <a:off x="0" y="0"/>
                          <a:ext cx="5246370" cy="337185"/>
                        </a:xfrm>
                        <a:prstGeom prst="rect">
                          <a:avLst/>
                        </a:prstGeom>
                        <a:solidFill>
                          <a:schemeClr val="accent1">
                            <a:lumMod val="20000"/>
                            <a:lumOff val="80000"/>
                          </a:schemeClr>
                        </a:solidFill>
                        <a:ln>
                          <a:solidFill>
                            <a:schemeClr val="accent1">
                              <a:lumMod val="20000"/>
                              <a:lumOff val="80000"/>
                            </a:schemeClr>
                          </a:solidFill>
                        </a:ln>
                      </wps:spPr>
                      <wps:style>
                        <a:lnRef idx="2">
                          <a:schemeClr val="dk1"/>
                        </a:lnRef>
                        <a:fillRef idx="1">
                          <a:schemeClr val="lt1"/>
                        </a:fillRef>
                        <a:effectRef idx="0">
                          <a:schemeClr val="dk1"/>
                        </a:effectRef>
                        <a:fontRef idx="minor">
                          <a:schemeClr val="dk1"/>
                        </a:fontRef>
                      </wps:style>
                      <wps:txbx>
                        <w:txbxContent>
                          <w:p w14:paraId="6FFC59DD" w14:textId="77777777" w:rsidR="00587CB2" w:rsidRPr="00FB55D1" w:rsidRDefault="00587CB2" w:rsidP="00BC2499">
                            <w:r>
                              <w:rPr>
                                <w:rFonts w:ascii="Inconsolata" w:hAnsi="Inconsolata"/>
                              </w:rPr>
                              <w:t xml:space="preserve">tail </w:t>
                            </w:r>
                            <w:r>
                              <w:rPr>
                                <w:rFonts w:ascii="Courier New" w:hAnsi="Courier New" w:cs="Courier New"/>
                              </w:rPr>
                              <w:t>–</w:t>
                            </w:r>
                            <w:r>
                              <w:rPr>
                                <w:rFonts w:ascii="Inconsolata" w:hAnsi="Inconsolata"/>
                              </w:rPr>
                              <w:t xml:space="preserve">f </w:t>
                            </w:r>
                            <w:proofErr w:type="spellStart"/>
                            <w:r>
                              <w:rPr>
                                <w:rFonts w:ascii="Inconsolata" w:hAnsi="Inconsolata"/>
                              </w:rPr>
                              <w:t>out_ISB</w:t>
                            </w:r>
                            <w:proofErr w:type="spellEnd"/>
                            <w:r>
                              <w:rPr>
                                <w:rFonts w:ascii="Inconsolata" w:hAnsi="Inconsolata"/>
                              </w:rPr>
                              <w:t>*log</w:t>
                            </w:r>
                          </w:p>
                          <w:p w14:paraId="3F1078BC" w14:textId="77777777" w:rsidR="00587CB2" w:rsidRDefault="00587CB2" w:rsidP="00BC249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E2FB5" id="Rectangle 62" o:spid="_x0000_s1050" style="position:absolute;margin-left:-2.55pt;margin-top:19.45pt;width:413.1pt;height:26.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" fillcolor="#deeaf6 [660]" strokecolor="#deeaf6 [660]" strokeweight="1pt">
                <v:textbox>
                  <w:txbxContent>
                    <w:p w14:paraId="6FFC59DD" w14:textId="77777777" w:rsidR="00587CB2" w:rsidRPr="00FB55D1" w:rsidRDefault="00587CB2" w:rsidP="00BC2499">
                      <w:r>
                        <w:rPr>
                          <w:rFonts w:ascii="Inconsolata" w:hAnsi="Inconsolata"/>
                        </w:rPr>
                        <w:t xml:space="preserve">tail </w:t>
                      </w:r>
                      <w:r>
                        <w:rPr>
                          <w:rFonts w:ascii="Courier New" w:hAnsi="Courier New" w:cs="Courier New"/>
                        </w:rPr>
                        <w:t>–</w:t>
                      </w:r>
                      <w:r>
                        <w:rPr>
                          <w:rFonts w:ascii="Inconsolata" w:hAnsi="Inconsolata"/>
                        </w:rPr>
                        <w:t xml:space="preserve">f </w:t>
                      </w:r>
                      <w:proofErr w:type="spellStart"/>
                      <w:r>
                        <w:rPr>
                          <w:rFonts w:ascii="Inconsolata" w:hAnsi="Inconsolata"/>
                        </w:rPr>
                        <w:t>out_ISB</w:t>
                      </w:r>
                      <w:proofErr w:type="spellEnd"/>
                      <w:r>
                        <w:rPr>
                          <w:rFonts w:ascii="Inconsolata" w:hAnsi="Inconsolata"/>
                        </w:rPr>
                        <w:t>*log</w:t>
                      </w:r>
                    </w:p>
                    <w:p w14:paraId="3F1078BC" w14:textId="77777777" w:rsidR="00587CB2" w:rsidRDefault="00587CB2" w:rsidP="00BC2499"/>
                  </w:txbxContent>
                </v:textbox>
              </v:rect>
            </w:pict>
          </mc:Fallback>
        </mc:AlternateContent>
      </w:r>
      <w:r>
        <w:t>Progress can be monitored in the terminal with the tail command:</w:t>
      </w:r>
    </w:p>
    <w:p w14:paraId="556EBEE2" w14:textId="77777777" w:rsidR="00BC2499" w:rsidRDefault="00BC2499" w:rsidP="00BC2499"/>
    <w:p w14:paraId="149DCBCE" w14:textId="77777777" w:rsidR="00BC2499" w:rsidRDefault="00BC2499" w:rsidP="00BC2499">
      <w:pPr>
        <w:jc w:val="both"/>
      </w:pPr>
      <w:r>
        <w:t>Congratulations! You have examined a single-phase coexistence point on the saturated vapor-liquid curve using GOMC operating in the Gibbs ensemble.</w:t>
      </w:r>
    </w:p>
    <w:p w14:paraId="04A0604D" w14:textId="77777777" w:rsidR="00BC2499" w:rsidRDefault="00BC2499" w:rsidP="00BC2499">
      <w:r>
        <w:rPr>
          <w:noProof/>
        </w:rPr>
        <w:lastRenderedPageBreak/>
        <w:drawing>
          <wp:inline distT="0" distB="0" distL="0" distR="0" wp14:anchorId="18A2704B" wp14:editId="2ABAB747">
            <wp:extent cx="5943600" cy="4507865"/>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butane_density_finished.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4507865"/>
                    </a:xfrm>
                    <a:prstGeom prst="rect">
                      <a:avLst/>
                    </a:prstGeom>
                  </pic:spPr>
                </pic:pic>
              </a:graphicData>
            </a:graphic>
          </wp:inline>
        </w:drawing>
      </w:r>
    </w:p>
    <w:p w14:paraId="179B21DF" w14:textId="77777777" w:rsidR="00BC2499" w:rsidRDefault="00BC2499" w:rsidP="00BC2499">
      <w:pPr>
        <w:jc w:val="both"/>
      </w:pPr>
      <w:r>
        <w:t xml:space="preserve">Repeating this process for multiple temperatures will allow you to obtain the following results.  </w:t>
      </w:r>
    </w:p>
    <w:p w14:paraId="356F2ED2" w14:textId="77777777" w:rsidR="00BC2499" w:rsidRDefault="00BC2499" w:rsidP="00BC2499"/>
    <w:p w14:paraId="0563FAB8" w14:textId="77777777" w:rsidR="00BC2499" w:rsidRDefault="00BC2499" w:rsidP="00BC2499">
      <w:pPr>
        <w:rPr>
          <w:b/>
          <w:sz w:val="28"/>
        </w:rPr>
      </w:pPr>
      <w:r>
        <w:rPr>
          <w:b/>
          <w:sz w:val="28"/>
        </w:rPr>
        <w:br w:type="page"/>
      </w:r>
    </w:p>
    <w:p w14:paraId="679622CF" w14:textId="77777777" w:rsidR="00BC2499" w:rsidRPr="009C323A" w:rsidRDefault="00BC2499" w:rsidP="00BC2499">
      <w:pPr>
        <w:outlineLvl w:val="0"/>
        <w:rPr>
          <w:b/>
          <w:sz w:val="28"/>
        </w:rPr>
      </w:pPr>
      <w:r w:rsidRPr="009C323A">
        <w:rPr>
          <w:b/>
          <w:sz w:val="28"/>
        </w:rPr>
        <w:lastRenderedPageBreak/>
        <w:t xml:space="preserve">Intermolecular Energy and Virial </w:t>
      </w:r>
      <w:r>
        <w:rPr>
          <w:b/>
          <w:sz w:val="28"/>
        </w:rPr>
        <w:t>function:</w:t>
      </w:r>
    </w:p>
    <w:p w14:paraId="05C2415C" w14:textId="77777777" w:rsidR="00BC2499" w:rsidRDefault="00BC2499" w:rsidP="0063031F">
      <w:pPr>
        <w:pStyle w:val="ListParagraph"/>
        <w:numPr>
          <w:ilvl w:val="0"/>
          <w:numId w:val="23"/>
        </w:numPr>
      </w:pPr>
      <w:r w:rsidRPr="006C3518">
        <w:rPr>
          <w:rFonts w:ascii="Inconsolata" w:hAnsi="Inconsolata"/>
          <w:b/>
          <w:color w:val="7F7F7F" w:themeColor="text1" w:themeTint="80"/>
          <w:sz w:val="28"/>
        </w:rPr>
        <w:t>VDW</w:t>
      </w:r>
      <w:r>
        <w:t>: This option calculates potential energy without any truncation.</w:t>
      </w:r>
    </w:p>
    <w:p w14:paraId="085217F4" w14:textId="77777777" w:rsidR="00BC2499" w:rsidRDefault="00BC2499" w:rsidP="00BC2499">
      <w:pPr>
        <w:pStyle w:val="ListParagraph"/>
      </w:pPr>
    </w:p>
    <w:p w14:paraId="506DA197" w14:textId="77777777" w:rsidR="00BC2499" w:rsidRDefault="00BC2499" w:rsidP="0063031F">
      <w:pPr>
        <w:pStyle w:val="ListParagraph"/>
        <w:numPr>
          <w:ilvl w:val="0"/>
          <w:numId w:val="24"/>
        </w:numPr>
        <w:jc w:val="both"/>
      </w:pPr>
      <w:r>
        <w:t xml:space="preserve">Potential calculation: </w:t>
      </w:r>
      <w:r w:rsidRPr="00E33C83">
        <w:t xml:space="preserve">Interactions between atoms </w:t>
      </w:r>
      <w:r>
        <w:t>can be</w:t>
      </w:r>
      <w:r w:rsidRPr="00E33C83">
        <w:t xml:space="preserve"> modeled with an n − 6 potential, a Mie potential in which the attractive exponent is fixed. The Mie potential can be viewed as a generalized version of the 12-6 Lennard-Jones potential</w:t>
      </w:r>
      <w:r>
        <w:t>,</w:t>
      </w:r>
      <w:r w:rsidRPr="00E33C83">
        <w:t xml:space="preserve"> </w:t>
      </w:r>
    </w:p>
    <w:p w14:paraId="18DCEF4E" w14:textId="77777777" w:rsidR="00BC2499" w:rsidRPr="00E33C83" w:rsidRDefault="00587CB2" w:rsidP="00BC2499">
      <w:pPr>
        <w:rPr>
          <w:rFonts w:ascii="Cambria Math" w:hAnsi="Cambria Math"/>
          <w:i/>
        </w:rPr>
      </w:pPr>
      <m:oMathPara>
        <m:oMath>
          <m:sSub>
            <m:sSubPr>
              <m:ctrlPr>
                <w:ins w:id="58" w:author="3139808605" w:date="2017-04-24T10:18:00Z">
                  <w:rPr>
                    <w:rFonts w:ascii="Cambria Math" w:hAnsi="Cambria Math"/>
                    <w:i/>
                  </w:rPr>
                </w:ins>
              </m:ctrlPr>
            </m:sSubPr>
            <m:e>
              <m:r>
                <w:rPr>
                  <w:rFonts w:ascii="Cambria Math" w:hAnsi="Cambria Math"/>
                </w:rPr>
                <m:t>E</m:t>
              </m:r>
            </m:e>
            <m:sub>
              <m:r>
                <w:rPr>
                  <w:rFonts w:ascii="Cambria Math" w:hAnsi="Cambria Math"/>
                </w:rPr>
                <m:t>ij</m:t>
              </m:r>
            </m:sub>
          </m:sSub>
          <m:r>
            <w:rPr>
              <w:rFonts w:ascii="Cambria Math" w:hAnsi="Cambria Math"/>
            </w:rPr>
            <m:t xml:space="preserve">= </m:t>
          </m:r>
          <m:sSub>
            <m:sSubPr>
              <m:ctrlPr>
                <w:ins w:id="59" w:author="3139808605" w:date="2017-04-24T10:18:00Z">
                  <w:rPr>
                    <w:rFonts w:ascii="Cambria Math" w:hAnsi="Cambria Math"/>
                    <w:i/>
                  </w:rPr>
                </w:ins>
              </m:ctrlPr>
            </m:sSubPr>
            <m:e>
              <m:r>
                <w:rPr>
                  <w:rFonts w:ascii="Cambria Math" w:hAnsi="Cambria Math"/>
                </w:rPr>
                <m:t>C</m:t>
              </m:r>
            </m:e>
            <m:sub>
              <m:sSub>
                <m:sSubPr>
                  <m:ctrlPr>
                    <w:ins w:id="60" w:author="3139808605" w:date="2017-04-24T10:18:00Z">
                      <w:rPr>
                        <w:rFonts w:ascii="Cambria Math" w:hAnsi="Cambria Math"/>
                        <w:i/>
                      </w:rPr>
                    </w:ins>
                  </m:ctrlPr>
                </m:sSubPr>
                <m:e>
                  <m:r>
                    <w:rPr>
                      <w:rFonts w:ascii="Cambria Math" w:hAnsi="Cambria Math"/>
                    </w:rPr>
                    <m:t>n</m:t>
                  </m:r>
                </m:e>
                <m:sub>
                  <m:r>
                    <w:rPr>
                      <w:rFonts w:ascii="Cambria Math" w:hAnsi="Cambria Math"/>
                    </w:rPr>
                    <m:t>ij</m:t>
                  </m:r>
                </m:sub>
              </m:sSub>
            </m:sub>
          </m:sSub>
          <m:sSub>
            <m:sSubPr>
              <m:ctrlPr>
                <w:ins w:id="61" w:author="3139808605" w:date="2017-04-24T10:18:00Z">
                  <w:rPr>
                    <w:rFonts w:ascii="Cambria Math" w:hAnsi="Cambria Math"/>
                    <w:i/>
                  </w:rPr>
                </w:ins>
              </m:ctrlPr>
            </m:sSubPr>
            <m:e>
              <m:r>
                <w:rPr>
                  <w:rFonts w:ascii="Cambria Math" w:hAnsi="Cambria Math"/>
                </w:rPr>
                <m:t>ε</m:t>
              </m:r>
            </m:e>
            <m:sub>
              <m:r>
                <w:rPr>
                  <w:rFonts w:ascii="Cambria Math" w:hAnsi="Cambria Math"/>
                </w:rPr>
                <m:t>ij</m:t>
              </m:r>
            </m:sub>
          </m:sSub>
          <m:d>
            <m:dPr>
              <m:begChr m:val="["/>
              <m:endChr m:val="]"/>
              <m:ctrlPr>
                <w:ins w:id="62" w:author="3139808605" w:date="2017-04-24T10:18:00Z">
                  <w:rPr>
                    <w:rFonts w:ascii="Cambria Math" w:hAnsi="Cambria Math"/>
                    <w:i/>
                  </w:rPr>
                </w:ins>
              </m:ctrlPr>
            </m:dPr>
            <m:e>
              <m:sSup>
                <m:sSupPr>
                  <m:ctrlPr>
                    <w:ins w:id="63" w:author="3139808605" w:date="2017-04-24T10:18:00Z">
                      <w:rPr>
                        <w:rFonts w:ascii="Cambria Math" w:hAnsi="Cambria Math"/>
                        <w:i/>
                      </w:rPr>
                    </w:ins>
                  </m:ctrlPr>
                </m:sSupPr>
                <m:e>
                  <m:d>
                    <m:dPr>
                      <m:ctrlPr>
                        <w:ins w:id="64" w:author="3139808605" w:date="2017-04-24T10:18:00Z">
                          <w:rPr>
                            <w:rFonts w:ascii="Cambria Math" w:hAnsi="Cambria Math"/>
                            <w:i/>
                          </w:rPr>
                        </w:ins>
                      </m:ctrlPr>
                    </m:dPr>
                    <m:e>
                      <m:f>
                        <m:fPr>
                          <m:ctrlPr>
                            <w:ins w:id="65" w:author="3139808605" w:date="2017-04-24T10:18:00Z">
                              <w:rPr>
                                <w:rFonts w:ascii="Cambria Math" w:hAnsi="Cambria Math"/>
                                <w:i/>
                              </w:rPr>
                            </w:ins>
                          </m:ctrlPr>
                        </m:fPr>
                        <m:num>
                          <m:sSub>
                            <m:sSubPr>
                              <m:ctrlPr>
                                <w:ins w:id="66" w:author="3139808605" w:date="2017-04-24T10:18:00Z">
                                  <w:rPr>
                                    <w:rFonts w:ascii="Cambria Math" w:hAnsi="Cambria Math"/>
                                    <w:i/>
                                  </w:rPr>
                                </w:ins>
                              </m:ctrlPr>
                            </m:sSubPr>
                            <m:e>
                              <m:r>
                                <w:rPr>
                                  <w:rFonts w:ascii="Cambria Math" w:hAnsi="Cambria Math"/>
                                </w:rPr>
                                <m:t>σ</m:t>
                              </m:r>
                            </m:e>
                            <m:sub>
                              <m:r>
                                <w:rPr>
                                  <w:rFonts w:ascii="Cambria Math" w:hAnsi="Cambria Math"/>
                                </w:rPr>
                                <m:t>ij</m:t>
                              </m:r>
                            </m:sub>
                          </m:sSub>
                        </m:num>
                        <m:den>
                          <m:sSub>
                            <m:sSubPr>
                              <m:ctrlPr>
                                <w:ins w:id="67" w:author="3139808605" w:date="2017-04-24T10:18:00Z">
                                  <w:rPr>
                                    <w:rFonts w:ascii="Cambria Math" w:hAnsi="Cambria Math"/>
                                    <w:i/>
                                  </w:rPr>
                                </w:ins>
                              </m:ctrlPr>
                            </m:sSubPr>
                            <m:e>
                              <m:r>
                                <w:rPr>
                                  <w:rFonts w:ascii="Cambria Math" w:hAnsi="Cambria Math"/>
                                </w:rPr>
                                <m:t>r</m:t>
                              </m:r>
                            </m:e>
                            <m:sub>
                              <m:r>
                                <w:rPr>
                                  <w:rFonts w:ascii="Cambria Math" w:hAnsi="Cambria Math"/>
                                </w:rPr>
                                <m:t>ij</m:t>
                              </m:r>
                            </m:sub>
                          </m:sSub>
                        </m:den>
                      </m:f>
                    </m:e>
                  </m:d>
                </m:e>
                <m:sup>
                  <m:sSub>
                    <m:sSubPr>
                      <m:ctrlPr>
                        <w:ins w:id="68" w:author="3139808605" w:date="2017-04-24T10:18:00Z">
                          <w:rPr>
                            <w:rFonts w:ascii="Cambria Math" w:hAnsi="Cambria Math"/>
                            <w:i/>
                          </w:rPr>
                        </w:ins>
                      </m:ctrlPr>
                    </m:sSubPr>
                    <m:e>
                      <m:r>
                        <w:rPr>
                          <w:rFonts w:ascii="Cambria Math" w:hAnsi="Cambria Math"/>
                        </w:rPr>
                        <m:t>n</m:t>
                      </m:r>
                    </m:e>
                    <m:sub>
                      <m:r>
                        <w:rPr>
                          <w:rFonts w:ascii="Cambria Math" w:hAnsi="Cambria Math"/>
                        </w:rPr>
                        <m:t>ij</m:t>
                      </m:r>
                    </m:sub>
                  </m:sSub>
                </m:sup>
              </m:sSup>
              <m:r>
                <w:rPr>
                  <w:rFonts w:ascii="Cambria Math" w:hAnsi="Cambria Math"/>
                </w:rPr>
                <m:t>-</m:t>
              </m:r>
              <m:sSup>
                <m:sSupPr>
                  <m:ctrlPr>
                    <w:ins w:id="69" w:author="3139808605" w:date="2017-04-24T10:18:00Z">
                      <w:rPr>
                        <w:rFonts w:ascii="Cambria Math" w:hAnsi="Cambria Math"/>
                        <w:i/>
                      </w:rPr>
                    </w:ins>
                  </m:ctrlPr>
                </m:sSupPr>
                <m:e>
                  <m:d>
                    <m:dPr>
                      <m:ctrlPr>
                        <w:ins w:id="70" w:author="3139808605" w:date="2017-04-24T10:18:00Z">
                          <w:rPr>
                            <w:rFonts w:ascii="Cambria Math" w:hAnsi="Cambria Math"/>
                            <w:i/>
                          </w:rPr>
                        </w:ins>
                      </m:ctrlPr>
                    </m:dPr>
                    <m:e>
                      <m:f>
                        <m:fPr>
                          <m:ctrlPr>
                            <w:ins w:id="71" w:author="3139808605" w:date="2017-04-24T10:18:00Z">
                              <w:rPr>
                                <w:rFonts w:ascii="Cambria Math" w:hAnsi="Cambria Math"/>
                                <w:i/>
                              </w:rPr>
                            </w:ins>
                          </m:ctrlPr>
                        </m:fPr>
                        <m:num>
                          <m:sSub>
                            <m:sSubPr>
                              <m:ctrlPr>
                                <w:ins w:id="72" w:author="3139808605" w:date="2017-04-24T10:18:00Z">
                                  <w:rPr>
                                    <w:rFonts w:ascii="Cambria Math" w:hAnsi="Cambria Math"/>
                                    <w:i/>
                                  </w:rPr>
                                </w:ins>
                              </m:ctrlPr>
                            </m:sSubPr>
                            <m:e>
                              <m:r>
                                <w:rPr>
                                  <w:rFonts w:ascii="Cambria Math" w:hAnsi="Cambria Math"/>
                                </w:rPr>
                                <m:t>σ</m:t>
                              </m:r>
                            </m:e>
                            <m:sub>
                              <m:r>
                                <w:rPr>
                                  <w:rFonts w:ascii="Cambria Math" w:hAnsi="Cambria Math"/>
                                </w:rPr>
                                <m:t>ij</m:t>
                              </m:r>
                            </m:sub>
                          </m:sSub>
                        </m:num>
                        <m:den>
                          <m:sSub>
                            <m:sSubPr>
                              <m:ctrlPr>
                                <w:ins w:id="73" w:author="3139808605" w:date="2017-04-24T10:18:00Z">
                                  <w:rPr>
                                    <w:rFonts w:ascii="Cambria Math" w:hAnsi="Cambria Math"/>
                                    <w:i/>
                                  </w:rPr>
                                </w:ins>
                              </m:ctrlPr>
                            </m:sSubPr>
                            <m:e>
                              <m:r>
                                <w:rPr>
                                  <w:rFonts w:ascii="Cambria Math" w:hAnsi="Cambria Math"/>
                                </w:rPr>
                                <m:t>r</m:t>
                              </m:r>
                            </m:e>
                            <m:sub>
                              <m:r>
                                <w:rPr>
                                  <w:rFonts w:ascii="Cambria Math" w:hAnsi="Cambria Math"/>
                                </w:rPr>
                                <m:t>ij</m:t>
                              </m:r>
                            </m:sub>
                          </m:sSub>
                        </m:den>
                      </m:f>
                    </m:e>
                  </m:d>
                </m:e>
                <m:sup>
                  <m:r>
                    <w:rPr>
                      <w:rFonts w:ascii="Cambria Math" w:hAnsi="Cambria Math"/>
                    </w:rPr>
                    <m:t>6</m:t>
                  </m:r>
                </m:sup>
              </m:sSup>
            </m:e>
          </m:d>
        </m:oMath>
      </m:oMathPara>
    </w:p>
    <w:p w14:paraId="6ED547D1" w14:textId="77777777" w:rsidR="00BC2499" w:rsidRPr="00E33C83" w:rsidRDefault="00BC2499" w:rsidP="00BC2499"/>
    <w:p w14:paraId="07311DE2" w14:textId="77777777" w:rsidR="00BC2499" w:rsidRDefault="00BC2499" w:rsidP="00BC2499">
      <w:pPr>
        <w:ind w:left="1440"/>
        <w:jc w:val="both"/>
      </w:pPr>
      <w:r w:rsidRPr="00E33C83">
        <w:t xml:space="preserve">where </w:t>
      </w:r>
      <w:proofErr w:type="spellStart"/>
      <w:r w:rsidRPr="00E33C83">
        <w:t>r</w:t>
      </w:r>
      <w:r w:rsidRPr="00390CE0">
        <w:rPr>
          <w:vertAlign w:val="subscript"/>
        </w:rPr>
        <w:t>ij</w:t>
      </w:r>
      <w:proofErr w:type="spellEnd"/>
      <w:r w:rsidRPr="00E33C83">
        <w:t xml:space="preserve">, </w:t>
      </w:r>
      <w:proofErr w:type="spellStart"/>
      <w:r w:rsidRPr="00E33C83">
        <w:t>ε</w:t>
      </w:r>
      <w:r w:rsidRPr="00390CE0">
        <w:rPr>
          <w:vertAlign w:val="subscript"/>
        </w:rPr>
        <w:t>ij</w:t>
      </w:r>
      <w:proofErr w:type="spellEnd"/>
      <w:r w:rsidRPr="00E33C83">
        <w:t xml:space="preserve">, and </w:t>
      </w:r>
      <w:proofErr w:type="spellStart"/>
      <w:r w:rsidRPr="00E33C83">
        <w:t>σ</w:t>
      </w:r>
      <w:r w:rsidRPr="00390CE0">
        <w:rPr>
          <w:vertAlign w:val="subscript"/>
        </w:rPr>
        <w:t>ij</w:t>
      </w:r>
      <w:proofErr w:type="spellEnd"/>
      <w:r w:rsidRPr="00E33C83">
        <w:t xml:space="preserve"> are, respectively, the separation, well depth, and collision diameter for the pa</w:t>
      </w:r>
      <w:r>
        <w:t xml:space="preserve">ir of interaction sites </w:t>
      </w:r>
      <w:proofErr w:type="spellStart"/>
      <w:r>
        <w:t>i</w:t>
      </w:r>
      <w:proofErr w:type="spellEnd"/>
      <w:r>
        <w:t xml:space="preserve"> and j</w:t>
      </w:r>
      <w:r w:rsidRPr="00E33C83">
        <w:t>. The constant C</w:t>
      </w:r>
      <w:r w:rsidRPr="00390CE0">
        <w:rPr>
          <w:vertAlign w:val="subscript"/>
        </w:rPr>
        <w:t>n</w:t>
      </w:r>
      <w:r w:rsidRPr="00E33C83">
        <w:t xml:space="preserve"> is a normalization factor such that the minimum of the potential remains at −</w:t>
      </w:r>
      <w:proofErr w:type="spellStart"/>
      <w:r w:rsidRPr="00E33C83">
        <w:t>ε</w:t>
      </w:r>
      <w:r w:rsidRPr="00390CE0">
        <w:rPr>
          <w:vertAlign w:val="subscript"/>
        </w:rPr>
        <w:t>ij</w:t>
      </w:r>
      <w:proofErr w:type="spellEnd"/>
      <w:r w:rsidRPr="00E33C83">
        <w:t xml:space="preserve"> for all </w:t>
      </w:r>
      <w:proofErr w:type="spellStart"/>
      <w:r w:rsidRPr="00E33C83">
        <w:t>n</w:t>
      </w:r>
      <w:r w:rsidRPr="00390CE0">
        <w:rPr>
          <w:vertAlign w:val="subscript"/>
        </w:rPr>
        <w:t>ij</w:t>
      </w:r>
      <w:proofErr w:type="spellEnd"/>
      <w:r w:rsidRPr="00E33C83">
        <w:t>.</w:t>
      </w:r>
      <w:r>
        <w:t xml:space="preserve"> </w:t>
      </w:r>
      <w:r w:rsidRPr="00E33C83">
        <w:t>In the 12-6 potential, C</w:t>
      </w:r>
      <w:r w:rsidRPr="00390CE0">
        <w:rPr>
          <w:vertAlign w:val="subscript"/>
        </w:rPr>
        <w:t>n</w:t>
      </w:r>
      <w:r w:rsidRPr="00E33C83">
        <w:t xml:space="preserve"> reduces to the familiar value of 4.</w:t>
      </w:r>
    </w:p>
    <w:p w14:paraId="02540B72" w14:textId="77777777" w:rsidR="00BC2499" w:rsidRPr="00E33C83" w:rsidRDefault="00587CB2" w:rsidP="00BC2499">
      <m:oMathPara>
        <m:oMathParaPr>
          <m:jc m:val="center"/>
        </m:oMathParaPr>
        <m:oMath>
          <m:sSub>
            <m:sSubPr>
              <m:ctrlPr>
                <w:ins w:id="74" w:author="3139808605" w:date="2017-04-24T10:18:00Z">
                  <w:rPr>
                    <w:rFonts w:ascii="Cambria Math" w:hAnsi="Cambria Math"/>
                  </w:rPr>
                </w:ins>
              </m:ctrlPr>
            </m:sSubPr>
            <m:e>
              <m:r>
                <m:rPr>
                  <m:sty m:val="p"/>
                </m:rPr>
                <w:rPr>
                  <w:rFonts w:ascii="Cambria Math" w:hAnsi="Cambria Math"/>
                </w:rPr>
                <m:t>C</m:t>
              </m:r>
            </m:e>
            <m:sub>
              <m:sSub>
                <m:sSubPr>
                  <m:ctrlPr>
                    <w:ins w:id="75" w:author="3139808605" w:date="2017-04-24T10:18:00Z">
                      <w:rPr>
                        <w:rFonts w:ascii="Cambria Math" w:hAnsi="Cambria Math"/>
                      </w:rPr>
                    </w:ins>
                  </m:ctrlPr>
                </m:sSubPr>
                <m:e>
                  <m:r>
                    <m:rPr>
                      <m:sty m:val="p"/>
                    </m:rPr>
                    <w:rPr>
                      <w:rFonts w:ascii="Cambria Math" w:hAnsi="Cambria Math"/>
                    </w:rPr>
                    <m:t>n</m:t>
                  </m:r>
                </m:e>
                <m:sub>
                  <m:r>
                    <m:rPr>
                      <m:sty m:val="p"/>
                    </m:rPr>
                    <w:rPr>
                      <w:rFonts w:ascii="Cambria Math" w:hAnsi="Cambria Math"/>
                    </w:rPr>
                    <m:t>ij</m:t>
                  </m:r>
                </m:sub>
              </m:sSub>
            </m:sub>
          </m:sSub>
          <m:r>
            <m:rPr>
              <m:sty m:val="p"/>
            </m:rPr>
            <w:rPr>
              <w:rFonts w:ascii="Cambria Math" w:hAnsi="Cambria Math"/>
            </w:rPr>
            <m:t>=</m:t>
          </m:r>
          <m:d>
            <m:dPr>
              <m:ctrlPr>
                <w:ins w:id="76" w:author="3139808605" w:date="2017-04-24T10:18:00Z">
                  <w:rPr>
                    <w:rFonts w:ascii="Cambria Math" w:hAnsi="Cambria Math"/>
                  </w:rPr>
                </w:ins>
              </m:ctrlPr>
            </m:dPr>
            <m:e>
              <m:f>
                <m:fPr>
                  <m:ctrlPr>
                    <w:ins w:id="77" w:author="3139808605" w:date="2017-04-24T10:18:00Z">
                      <w:rPr>
                        <w:rFonts w:ascii="Cambria Math" w:hAnsi="Cambria Math"/>
                      </w:rPr>
                    </w:ins>
                  </m:ctrlPr>
                </m:fPr>
                <m:num>
                  <m:sSub>
                    <m:sSubPr>
                      <m:ctrlPr>
                        <w:ins w:id="78" w:author="3139808605" w:date="2017-04-24T10:18:00Z">
                          <w:rPr>
                            <w:rFonts w:ascii="Cambria Math" w:hAnsi="Cambria Math"/>
                          </w:rPr>
                        </w:ins>
                      </m:ctrlPr>
                    </m:sSubPr>
                    <m:e>
                      <m:r>
                        <m:rPr>
                          <m:sty m:val="p"/>
                        </m:rPr>
                        <w:rPr>
                          <w:rFonts w:ascii="Cambria Math" w:hAnsi="Cambria Math"/>
                        </w:rPr>
                        <m:t>n</m:t>
                      </m:r>
                    </m:e>
                    <m:sub>
                      <m:r>
                        <m:rPr>
                          <m:sty m:val="p"/>
                        </m:rPr>
                        <w:rPr>
                          <w:rFonts w:ascii="Cambria Math" w:hAnsi="Cambria Math"/>
                        </w:rPr>
                        <m:t>ij</m:t>
                      </m:r>
                    </m:sub>
                  </m:sSub>
                </m:num>
                <m:den>
                  <m:sSub>
                    <m:sSubPr>
                      <m:ctrlPr>
                        <w:ins w:id="79" w:author="3139808605" w:date="2017-04-24T10:18:00Z">
                          <w:rPr>
                            <w:rFonts w:ascii="Cambria Math" w:hAnsi="Cambria Math"/>
                          </w:rPr>
                        </w:ins>
                      </m:ctrlPr>
                    </m:sSubPr>
                    <m:e>
                      <m:r>
                        <m:rPr>
                          <m:sty m:val="p"/>
                        </m:rPr>
                        <w:rPr>
                          <w:rFonts w:ascii="Cambria Math" w:hAnsi="Cambria Math"/>
                        </w:rPr>
                        <m:t>n</m:t>
                      </m:r>
                    </m:e>
                    <m:sub>
                      <m:r>
                        <m:rPr>
                          <m:sty m:val="p"/>
                        </m:rPr>
                        <w:rPr>
                          <w:rFonts w:ascii="Cambria Math" w:hAnsi="Cambria Math"/>
                        </w:rPr>
                        <m:t>ij</m:t>
                      </m:r>
                    </m:sub>
                  </m:sSub>
                  <m:r>
                    <m:rPr>
                      <m:sty m:val="p"/>
                    </m:rPr>
                    <w:rPr>
                      <w:rFonts w:ascii="Cambria Math" w:hAnsi="Cambria Math"/>
                    </w:rPr>
                    <m:t>-6</m:t>
                  </m:r>
                </m:den>
              </m:f>
            </m:e>
          </m:d>
          <m:sSup>
            <m:sSupPr>
              <m:ctrlPr>
                <w:ins w:id="80" w:author="3139808605" w:date="2017-04-24T10:18:00Z">
                  <w:rPr>
                    <w:rFonts w:ascii="Cambria Math" w:hAnsi="Cambria Math"/>
                  </w:rPr>
                </w:ins>
              </m:ctrlPr>
            </m:sSupPr>
            <m:e>
              <m:d>
                <m:dPr>
                  <m:ctrlPr>
                    <w:ins w:id="81" w:author="3139808605" w:date="2017-04-24T10:18:00Z">
                      <w:rPr>
                        <w:rFonts w:ascii="Cambria Math" w:hAnsi="Cambria Math"/>
                      </w:rPr>
                    </w:ins>
                  </m:ctrlPr>
                </m:dPr>
                <m:e>
                  <m:f>
                    <m:fPr>
                      <m:ctrlPr>
                        <w:ins w:id="82" w:author="3139808605" w:date="2017-04-24T10:18:00Z">
                          <w:rPr>
                            <w:rFonts w:ascii="Cambria Math" w:hAnsi="Cambria Math"/>
                          </w:rPr>
                        </w:ins>
                      </m:ctrlPr>
                    </m:fPr>
                    <m:num>
                      <m:sSub>
                        <m:sSubPr>
                          <m:ctrlPr>
                            <w:ins w:id="83" w:author="3139808605" w:date="2017-04-24T10:18:00Z">
                              <w:rPr>
                                <w:rFonts w:ascii="Cambria Math" w:hAnsi="Cambria Math"/>
                              </w:rPr>
                            </w:ins>
                          </m:ctrlPr>
                        </m:sSubPr>
                        <m:e>
                          <m:r>
                            <m:rPr>
                              <m:sty m:val="p"/>
                            </m:rPr>
                            <w:rPr>
                              <w:rFonts w:ascii="Cambria Math" w:hAnsi="Cambria Math"/>
                            </w:rPr>
                            <m:t>n</m:t>
                          </m:r>
                        </m:e>
                        <m:sub>
                          <m:r>
                            <m:rPr>
                              <m:sty m:val="p"/>
                            </m:rPr>
                            <w:rPr>
                              <w:rFonts w:ascii="Cambria Math" w:hAnsi="Cambria Math"/>
                            </w:rPr>
                            <m:t>ij</m:t>
                          </m:r>
                        </m:sub>
                      </m:sSub>
                    </m:num>
                    <m:den>
                      <m:r>
                        <m:rPr>
                          <m:sty m:val="p"/>
                        </m:rPr>
                        <w:rPr>
                          <w:rFonts w:ascii="Cambria Math" w:hAnsi="Cambria Math"/>
                        </w:rPr>
                        <m:t>6</m:t>
                      </m:r>
                    </m:den>
                  </m:f>
                </m:e>
              </m:d>
            </m:e>
            <m:sup>
              <m:f>
                <m:fPr>
                  <m:type m:val="lin"/>
                  <m:ctrlPr>
                    <w:ins w:id="84" w:author="3139808605" w:date="2017-04-24T10:18:00Z">
                      <w:rPr>
                        <w:rFonts w:ascii="Cambria Math" w:hAnsi="Cambria Math"/>
                      </w:rPr>
                    </w:ins>
                  </m:ctrlPr>
                </m:fPr>
                <m:num>
                  <m:r>
                    <m:rPr>
                      <m:sty m:val="p"/>
                    </m:rPr>
                    <w:rPr>
                      <w:rFonts w:ascii="Cambria Math" w:hAnsi="Cambria Math"/>
                    </w:rPr>
                    <m:t>6</m:t>
                  </m:r>
                </m:num>
                <m:den>
                  <m:r>
                    <m:rPr>
                      <m:sty m:val="p"/>
                    </m:rPr>
                    <w:rPr>
                      <w:rFonts w:ascii="Cambria Math" w:hAnsi="Cambria Math"/>
                    </w:rPr>
                    <m:t>(</m:t>
                  </m:r>
                  <m:sSub>
                    <m:sSubPr>
                      <m:ctrlPr>
                        <w:ins w:id="85" w:author="3139808605" w:date="2017-04-24T10:18:00Z">
                          <w:rPr>
                            <w:rFonts w:ascii="Cambria Math" w:hAnsi="Cambria Math"/>
                          </w:rPr>
                        </w:ins>
                      </m:ctrlPr>
                    </m:sSubPr>
                    <m:e>
                      <m:r>
                        <m:rPr>
                          <m:sty m:val="p"/>
                        </m:rPr>
                        <w:rPr>
                          <w:rFonts w:ascii="Cambria Math" w:hAnsi="Cambria Math"/>
                        </w:rPr>
                        <m:t>n</m:t>
                      </m:r>
                    </m:e>
                    <m:sub>
                      <m:r>
                        <m:rPr>
                          <m:sty m:val="p"/>
                        </m:rPr>
                        <w:rPr>
                          <w:rFonts w:ascii="Cambria Math" w:hAnsi="Cambria Math"/>
                        </w:rPr>
                        <m:t>ij</m:t>
                      </m:r>
                    </m:sub>
                  </m:sSub>
                </m:den>
              </m:f>
              <m:r>
                <m:rPr>
                  <m:sty m:val="p"/>
                </m:rPr>
                <w:rPr>
                  <w:rFonts w:ascii="Cambria Math" w:hAnsi="Cambria Math"/>
                </w:rPr>
                <m:t>-6)</m:t>
              </m:r>
            </m:sup>
          </m:sSup>
        </m:oMath>
      </m:oMathPara>
    </w:p>
    <w:p w14:paraId="6D47CB8F" w14:textId="77777777" w:rsidR="00BC2499" w:rsidRPr="006E492E" w:rsidRDefault="00BC2499" w:rsidP="0063031F">
      <w:pPr>
        <w:pStyle w:val="ListParagraph"/>
        <w:numPr>
          <w:ilvl w:val="0"/>
          <w:numId w:val="24"/>
        </w:numPr>
        <w:jc w:val="both"/>
      </w:pPr>
      <w:r w:rsidRPr="006E492E">
        <w:t xml:space="preserve">Virial calculation: Virial is basically </w:t>
      </w:r>
      <w:r>
        <w:t xml:space="preserve">the </w:t>
      </w:r>
      <w:r w:rsidRPr="006E492E">
        <w:t>negative derivative of energy with respect to distance</w:t>
      </w:r>
      <w:r>
        <w:t>,</w:t>
      </w:r>
      <w:r w:rsidRPr="006E492E">
        <w:t xml:space="preserve"> </w:t>
      </w:r>
      <w:r>
        <w:t>multiplied</w:t>
      </w:r>
      <w:r w:rsidRPr="006E492E">
        <w:t xml:space="preserve"> </w:t>
      </w:r>
      <w:r>
        <w:t xml:space="preserve">by </w:t>
      </w:r>
      <w:r w:rsidRPr="006E492E">
        <w:t>distance.</w:t>
      </w:r>
    </w:p>
    <w:p w14:paraId="7659212A" w14:textId="77777777" w:rsidR="00BC2499" w:rsidRPr="006E492E" w:rsidRDefault="00587CB2" w:rsidP="00BC2499">
      <w:pPr>
        <w:pStyle w:val="ListParagraph"/>
        <w:outlineLvl w:val="0"/>
      </w:pPr>
      <m:oMathPara>
        <m:oMathParaPr>
          <m:jc m:val="center"/>
        </m:oMathParaPr>
        <m:oMath>
          <m:sSub>
            <m:sSubPr>
              <m:ctrlPr>
                <w:ins w:id="86" w:author="3139808605" w:date="2017-04-24T10:18:00Z">
                  <w:rPr>
                    <w:rFonts w:ascii="Cambria Math" w:hAnsi="Cambria Math"/>
                  </w:rPr>
                </w:ins>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f>
            <m:fPr>
              <m:ctrlPr>
                <w:ins w:id="87" w:author="3139808605" w:date="2017-04-24T10:18:00Z">
                  <w:rPr>
                    <w:rFonts w:ascii="Cambria Math" w:hAnsi="Cambria Math"/>
                  </w:rPr>
                </w:ins>
              </m:ctrlPr>
            </m:fPr>
            <m:num>
              <m:r>
                <m:rPr>
                  <m:sty m:val="p"/>
                </m:rPr>
                <w:rPr>
                  <w:rFonts w:ascii="Cambria Math" w:hAnsi="Cambria Math"/>
                </w:rPr>
                <m:t>d</m:t>
              </m:r>
              <m:sSub>
                <m:sSubPr>
                  <m:ctrlPr>
                    <w:ins w:id="88" w:author="3139808605" w:date="2017-04-24T10:18:00Z">
                      <w:rPr>
                        <w:rFonts w:ascii="Cambria Math" w:hAnsi="Cambria Math"/>
                      </w:rPr>
                    </w:ins>
                  </m:ctrlPr>
                </m:sSubPr>
                <m:e>
                  <m:r>
                    <m:rPr>
                      <m:sty m:val="p"/>
                    </m:rPr>
                    <w:rPr>
                      <w:rFonts w:ascii="Cambria Math" w:hAnsi="Cambria Math"/>
                    </w:rPr>
                    <m:t>E</m:t>
                  </m:r>
                </m:e>
                <m:sub>
                  <m:r>
                    <m:rPr>
                      <m:sty m:val="p"/>
                    </m:rPr>
                    <w:rPr>
                      <w:rFonts w:ascii="Cambria Math" w:hAnsi="Cambria Math"/>
                    </w:rPr>
                    <m:t>ij</m:t>
                  </m:r>
                </m:sub>
              </m:sSub>
            </m:num>
            <m:den>
              <m:r>
                <m:rPr>
                  <m:sty m:val="p"/>
                </m:rPr>
                <w:rPr>
                  <w:rFonts w:ascii="Cambria Math" w:hAnsi="Cambria Math"/>
                </w:rPr>
                <m:t>dr</m:t>
              </m:r>
            </m:den>
          </m:f>
          <m:r>
            <m:rPr>
              <m:sty m:val="p"/>
            </m:rPr>
            <w:rPr>
              <w:rFonts w:ascii="Cambria Math" w:hAnsi="Cambria Math"/>
            </w:rPr>
            <m:t>×</m:t>
          </m:r>
          <m:f>
            <m:fPr>
              <m:ctrlPr>
                <w:ins w:id="89" w:author="3139808605" w:date="2017-04-24T10:18:00Z">
                  <w:rPr>
                    <w:rFonts w:ascii="Cambria Math" w:hAnsi="Cambria Math"/>
                  </w:rPr>
                </w:ins>
              </m:ctrlPr>
            </m:fPr>
            <m:num>
              <m:acc>
                <m:accPr>
                  <m:chr m:val="⃑"/>
                  <m:ctrlPr>
                    <w:ins w:id="90" w:author="3139808605" w:date="2017-04-24T10:18:00Z">
                      <w:rPr>
                        <w:rFonts w:ascii="Cambria Math" w:hAnsi="Cambria Math"/>
                      </w:rPr>
                    </w:ins>
                  </m:ctrlPr>
                </m:accPr>
                <m:e>
                  <m:sSub>
                    <m:sSubPr>
                      <m:ctrlPr>
                        <w:ins w:id="91" w:author="3139808605" w:date="2017-04-24T10:18:00Z">
                          <w:rPr>
                            <w:rFonts w:ascii="Cambria Math" w:hAnsi="Cambria Math"/>
                          </w:rPr>
                        </w:ins>
                      </m:ctrlPr>
                    </m:sSubPr>
                    <m:e>
                      <m:r>
                        <m:rPr>
                          <m:sty m:val="p"/>
                        </m:rPr>
                        <w:rPr>
                          <w:rFonts w:ascii="Cambria Math" w:hAnsi="Cambria Math"/>
                        </w:rPr>
                        <m:t>r</m:t>
                      </m:r>
                    </m:e>
                    <m:sub>
                      <m:r>
                        <m:rPr>
                          <m:sty m:val="p"/>
                        </m:rPr>
                        <w:rPr>
                          <w:rFonts w:ascii="Cambria Math" w:hAnsi="Cambria Math"/>
                        </w:rPr>
                        <m:t>ij</m:t>
                      </m:r>
                    </m:sub>
                  </m:sSub>
                </m:e>
              </m:acc>
            </m:num>
            <m:den>
              <m:sSub>
                <m:sSubPr>
                  <m:ctrlPr>
                    <w:ins w:id="92" w:author="3139808605" w:date="2017-04-24T10:18:00Z">
                      <w:rPr>
                        <w:rFonts w:ascii="Cambria Math" w:hAnsi="Cambria Math"/>
                      </w:rPr>
                    </w:ins>
                  </m:ctrlPr>
                </m:sSubPr>
                <m:e>
                  <m:r>
                    <m:rPr>
                      <m:sty m:val="p"/>
                    </m:rPr>
                    <w:rPr>
                      <w:rFonts w:ascii="Cambria Math" w:hAnsi="Cambria Math"/>
                    </w:rPr>
                    <m:t>r</m:t>
                  </m:r>
                </m:e>
                <m:sub>
                  <m:r>
                    <m:rPr>
                      <m:sty m:val="p"/>
                    </m:rPr>
                    <w:rPr>
                      <w:rFonts w:ascii="Cambria Math" w:hAnsi="Cambria Math"/>
                    </w:rPr>
                    <m:t>ij</m:t>
                  </m:r>
                </m:sub>
              </m:sSub>
            </m:den>
          </m:f>
        </m:oMath>
      </m:oMathPara>
    </w:p>
    <w:p w14:paraId="545A2E89" w14:textId="77777777" w:rsidR="00BC2499" w:rsidRPr="006E492E" w:rsidRDefault="00BC2499" w:rsidP="00BC2499">
      <w:pPr>
        <w:pStyle w:val="ListParagraph"/>
      </w:pPr>
      <w:r w:rsidRPr="006E492E">
        <w:t>Using n-6 LJ potential defined above:</w:t>
      </w:r>
    </w:p>
    <w:p w14:paraId="22B8155D" w14:textId="77777777" w:rsidR="00BC2499" w:rsidRPr="006E492E" w:rsidRDefault="00587CB2" w:rsidP="00BC2499">
      <m:oMathPara>
        <m:oMath>
          <m:sSub>
            <m:sSubPr>
              <m:ctrlPr>
                <w:ins w:id="93" w:author="3139808605" w:date="2017-04-24T10:18:00Z">
                  <w:rPr>
                    <w:rFonts w:ascii="Cambria Math" w:hAnsi="Cambria Math"/>
                  </w:rPr>
                </w:ins>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6×</m:t>
          </m:r>
          <m:sSub>
            <m:sSubPr>
              <m:ctrlPr>
                <w:ins w:id="94" w:author="3139808605" w:date="2017-04-24T10:18:00Z">
                  <w:rPr>
                    <w:rFonts w:ascii="Cambria Math" w:hAnsi="Cambria Math"/>
                  </w:rPr>
                </w:ins>
              </m:ctrlPr>
            </m:sSubPr>
            <m:e>
              <m:r>
                <m:rPr>
                  <m:sty m:val="p"/>
                </m:rPr>
                <w:rPr>
                  <w:rFonts w:ascii="Cambria Math" w:hAnsi="Cambria Math"/>
                </w:rPr>
                <m:t>C</m:t>
              </m:r>
            </m:e>
            <m:sub>
              <m:sSub>
                <m:sSubPr>
                  <m:ctrlPr>
                    <w:ins w:id="95" w:author="3139808605" w:date="2017-04-24T10:18:00Z">
                      <w:rPr>
                        <w:rFonts w:ascii="Cambria Math" w:hAnsi="Cambria Math"/>
                      </w:rPr>
                    </w:ins>
                  </m:ctrlPr>
                </m:sSubPr>
                <m:e>
                  <m:r>
                    <m:rPr>
                      <m:sty m:val="p"/>
                    </m:rPr>
                    <w:rPr>
                      <w:rFonts w:ascii="Cambria Math" w:hAnsi="Cambria Math"/>
                    </w:rPr>
                    <m:t>n</m:t>
                  </m:r>
                </m:e>
                <m:sub>
                  <m:r>
                    <m:rPr>
                      <m:sty m:val="p"/>
                    </m:rPr>
                    <w:rPr>
                      <w:rFonts w:ascii="Cambria Math" w:hAnsi="Cambria Math"/>
                    </w:rPr>
                    <m:t>ij</m:t>
                  </m:r>
                </m:sub>
              </m:sSub>
            </m:sub>
          </m:sSub>
          <m:sSub>
            <m:sSubPr>
              <m:ctrlPr>
                <w:ins w:id="96" w:author="3139808605" w:date="2017-04-24T10:18:00Z">
                  <w:rPr>
                    <w:rFonts w:ascii="Cambria Math" w:hAnsi="Cambria Math"/>
                  </w:rPr>
                </w:ins>
              </m:ctrlPr>
            </m:sSubPr>
            <m:e>
              <m:r>
                <m:rPr>
                  <m:sty m:val="p"/>
                </m:rPr>
                <w:rPr>
                  <w:rFonts w:ascii="Cambria Math" w:hAnsi="Cambria Math"/>
                </w:rPr>
                <m:t>ε</m:t>
              </m:r>
            </m:e>
            <m:sub>
              <m:r>
                <m:rPr>
                  <m:sty m:val="p"/>
                </m:rPr>
                <w:rPr>
                  <w:rFonts w:ascii="Cambria Math" w:hAnsi="Cambria Math"/>
                </w:rPr>
                <m:t>ij</m:t>
              </m:r>
            </m:sub>
          </m:sSub>
          <m:d>
            <m:dPr>
              <m:begChr m:val="["/>
              <m:endChr m:val="]"/>
              <m:ctrlPr>
                <w:ins w:id="97" w:author="3139808605" w:date="2017-04-24T10:18:00Z">
                  <w:rPr>
                    <w:rFonts w:ascii="Cambria Math" w:hAnsi="Cambria Math"/>
                  </w:rPr>
                </w:ins>
              </m:ctrlPr>
            </m:dPr>
            <m:e>
              <m:sSup>
                <m:sSupPr>
                  <m:ctrlPr>
                    <w:ins w:id="98" w:author="3139808605" w:date="2017-04-24T10:18:00Z">
                      <w:rPr>
                        <w:rFonts w:ascii="Cambria Math" w:hAnsi="Cambria Math"/>
                      </w:rPr>
                    </w:ins>
                  </m:ctrlPr>
                </m:sSupPr>
                <m:e>
                  <m:f>
                    <m:fPr>
                      <m:ctrlPr>
                        <w:ins w:id="99" w:author="3139808605" w:date="2017-04-24T10:18:00Z">
                          <w:rPr>
                            <w:rFonts w:ascii="Cambria Math" w:hAnsi="Cambria Math"/>
                          </w:rPr>
                        </w:ins>
                      </m:ctrlPr>
                    </m:fPr>
                    <m:num>
                      <m:sSub>
                        <m:sSubPr>
                          <m:ctrlPr>
                            <w:ins w:id="100" w:author="3139808605" w:date="2017-04-24T10:18:00Z">
                              <w:rPr>
                                <w:rFonts w:ascii="Cambria Math" w:hAnsi="Cambria Math"/>
                              </w:rPr>
                            </w:ins>
                          </m:ctrlPr>
                        </m:sSubPr>
                        <m:e>
                          <m:r>
                            <m:rPr>
                              <m:sty m:val="p"/>
                            </m:rPr>
                            <w:rPr>
                              <w:rFonts w:ascii="Cambria Math" w:hAnsi="Cambria Math"/>
                            </w:rPr>
                            <m:t>n</m:t>
                          </m:r>
                        </m:e>
                        <m:sub>
                          <m:r>
                            <m:rPr>
                              <m:sty m:val="p"/>
                            </m:rPr>
                            <w:rPr>
                              <w:rFonts w:ascii="Cambria Math" w:hAnsi="Cambria Math"/>
                            </w:rPr>
                            <m:t>ij</m:t>
                          </m:r>
                        </m:sub>
                      </m:sSub>
                    </m:num>
                    <m:den>
                      <m:r>
                        <m:rPr>
                          <m:sty m:val="p"/>
                        </m:rPr>
                        <w:rPr>
                          <w:rFonts w:ascii="Cambria Math" w:hAnsi="Cambria Math"/>
                        </w:rPr>
                        <m:t>2</m:t>
                      </m:r>
                    </m:den>
                  </m:f>
                  <m:r>
                    <m:rPr>
                      <m:sty m:val="p"/>
                    </m:rPr>
                    <w:rPr>
                      <w:rFonts w:ascii="Cambria Math" w:hAnsi="Cambria Math"/>
                    </w:rPr>
                    <m:t>×</m:t>
                  </m:r>
                  <m:d>
                    <m:dPr>
                      <m:ctrlPr>
                        <w:ins w:id="101" w:author="3139808605" w:date="2017-04-24T10:18:00Z">
                          <w:rPr>
                            <w:rFonts w:ascii="Cambria Math" w:hAnsi="Cambria Math"/>
                          </w:rPr>
                        </w:ins>
                      </m:ctrlPr>
                    </m:dPr>
                    <m:e>
                      <m:f>
                        <m:fPr>
                          <m:ctrlPr>
                            <w:ins w:id="102" w:author="3139808605" w:date="2017-04-24T10:18:00Z">
                              <w:rPr>
                                <w:rFonts w:ascii="Cambria Math" w:hAnsi="Cambria Math"/>
                              </w:rPr>
                            </w:ins>
                          </m:ctrlPr>
                        </m:fPr>
                        <m:num>
                          <m:sSub>
                            <m:sSubPr>
                              <m:ctrlPr>
                                <w:ins w:id="103" w:author="3139808605" w:date="2017-04-24T10:18:00Z">
                                  <w:rPr>
                                    <w:rFonts w:ascii="Cambria Math" w:hAnsi="Cambria Math"/>
                                  </w:rPr>
                                </w:ins>
                              </m:ctrlPr>
                            </m:sSubPr>
                            <m:e>
                              <m:r>
                                <m:rPr>
                                  <m:sty m:val="p"/>
                                </m:rPr>
                                <w:rPr>
                                  <w:rFonts w:ascii="Cambria Math" w:hAnsi="Cambria Math"/>
                                </w:rPr>
                                <m:t>σ</m:t>
                              </m:r>
                            </m:e>
                            <m:sub>
                              <m:r>
                                <m:rPr>
                                  <m:sty m:val="p"/>
                                </m:rPr>
                                <w:rPr>
                                  <w:rFonts w:ascii="Cambria Math" w:hAnsi="Cambria Math"/>
                                </w:rPr>
                                <m:t>ij</m:t>
                              </m:r>
                            </m:sub>
                          </m:sSub>
                        </m:num>
                        <m:den>
                          <m:sSub>
                            <m:sSubPr>
                              <m:ctrlPr>
                                <w:ins w:id="104" w:author="3139808605" w:date="2017-04-24T10:18:00Z">
                                  <w:rPr>
                                    <w:rFonts w:ascii="Cambria Math" w:hAnsi="Cambria Math"/>
                                  </w:rPr>
                                </w:ins>
                              </m:ctrlPr>
                            </m:sSubPr>
                            <m:e>
                              <m:r>
                                <m:rPr>
                                  <m:sty m:val="p"/>
                                </m:rPr>
                                <w:rPr>
                                  <w:rFonts w:ascii="Cambria Math" w:hAnsi="Cambria Math"/>
                                </w:rPr>
                                <m:t>r</m:t>
                              </m:r>
                            </m:e>
                            <m:sub>
                              <m:r>
                                <m:rPr>
                                  <m:sty m:val="p"/>
                                </m:rPr>
                                <w:rPr>
                                  <w:rFonts w:ascii="Cambria Math" w:hAnsi="Cambria Math"/>
                                </w:rPr>
                                <m:t>ij</m:t>
                              </m:r>
                            </m:sub>
                          </m:sSub>
                        </m:den>
                      </m:f>
                    </m:e>
                  </m:d>
                </m:e>
                <m:sup>
                  <m:sSub>
                    <m:sSubPr>
                      <m:ctrlPr>
                        <w:ins w:id="105" w:author="3139808605" w:date="2017-04-24T10:18:00Z">
                          <w:rPr>
                            <w:rFonts w:ascii="Cambria Math" w:hAnsi="Cambria Math"/>
                          </w:rPr>
                        </w:ins>
                      </m:ctrlPr>
                    </m:sSubPr>
                    <m:e>
                      <m:r>
                        <m:rPr>
                          <m:sty m:val="p"/>
                        </m:rPr>
                        <w:rPr>
                          <w:rFonts w:ascii="Cambria Math" w:hAnsi="Cambria Math"/>
                        </w:rPr>
                        <m:t>n</m:t>
                      </m:r>
                    </m:e>
                    <m:sub>
                      <m:r>
                        <m:rPr>
                          <m:sty m:val="p"/>
                        </m:rPr>
                        <w:rPr>
                          <w:rFonts w:ascii="Cambria Math" w:hAnsi="Cambria Math"/>
                        </w:rPr>
                        <m:t>ij</m:t>
                      </m:r>
                    </m:sub>
                  </m:sSub>
                </m:sup>
              </m:sSup>
              <m:r>
                <m:rPr>
                  <m:sty m:val="p"/>
                </m:rPr>
                <w:rPr>
                  <w:rFonts w:ascii="Cambria Math" w:hAnsi="Cambria Math"/>
                </w:rPr>
                <m:t>-</m:t>
              </m:r>
              <m:sSup>
                <m:sSupPr>
                  <m:ctrlPr>
                    <w:ins w:id="106" w:author="3139808605" w:date="2017-04-24T10:18:00Z">
                      <w:rPr>
                        <w:rFonts w:ascii="Cambria Math" w:hAnsi="Cambria Math"/>
                      </w:rPr>
                    </w:ins>
                  </m:ctrlPr>
                </m:sSupPr>
                <m:e>
                  <m:d>
                    <m:dPr>
                      <m:ctrlPr>
                        <w:ins w:id="107" w:author="3139808605" w:date="2017-04-24T10:18:00Z">
                          <w:rPr>
                            <w:rFonts w:ascii="Cambria Math" w:hAnsi="Cambria Math"/>
                          </w:rPr>
                        </w:ins>
                      </m:ctrlPr>
                    </m:dPr>
                    <m:e>
                      <m:f>
                        <m:fPr>
                          <m:ctrlPr>
                            <w:ins w:id="108" w:author="3139808605" w:date="2017-04-24T10:18:00Z">
                              <w:rPr>
                                <w:rFonts w:ascii="Cambria Math" w:hAnsi="Cambria Math"/>
                              </w:rPr>
                            </w:ins>
                          </m:ctrlPr>
                        </m:fPr>
                        <m:num>
                          <m:sSub>
                            <m:sSubPr>
                              <m:ctrlPr>
                                <w:ins w:id="109" w:author="3139808605" w:date="2017-04-24T10:18:00Z">
                                  <w:rPr>
                                    <w:rFonts w:ascii="Cambria Math" w:hAnsi="Cambria Math"/>
                                  </w:rPr>
                                </w:ins>
                              </m:ctrlPr>
                            </m:sSubPr>
                            <m:e>
                              <m:r>
                                <m:rPr>
                                  <m:sty m:val="p"/>
                                </m:rPr>
                                <w:rPr>
                                  <w:rFonts w:ascii="Cambria Math" w:hAnsi="Cambria Math"/>
                                </w:rPr>
                                <m:t>σ</m:t>
                              </m:r>
                            </m:e>
                            <m:sub>
                              <m:r>
                                <m:rPr>
                                  <m:sty m:val="p"/>
                                </m:rPr>
                                <w:rPr>
                                  <w:rFonts w:ascii="Cambria Math" w:hAnsi="Cambria Math"/>
                                </w:rPr>
                                <m:t>ij</m:t>
                              </m:r>
                            </m:sub>
                          </m:sSub>
                        </m:num>
                        <m:den>
                          <m:sSub>
                            <m:sSubPr>
                              <m:ctrlPr>
                                <w:ins w:id="110" w:author="3139808605" w:date="2017-04-24T10:18:00Z">
                                  <w:rPr>
                                    <w:rFonts w:ascii="Cambria Math" w:hAnsi="Cambria Math"/>
                                  </w:rPr>
                                </w:ins>
                              </m:ctrlPr>
                            </m:sSubPr>
                            <m:e>
                              <m:r>
                                <m:rPr>
                                  <m:sty m:val="p"/>
                                </m:rPr>
                                <w:rPr>
                                  <w:rFonts w:ascii="Cambria Math" w:hAnsi="Cambria Math"/>
                                </w:rPr>
                                <m:t>r</m:t>
                              </m:r>
                            </m:e>
                            <m:sub>
                              <m:r>
                                <m:rPr>
                                  <m:sty m:val="p"/>
                                </m:rPr>
                                <w:rPr>
                                  <w:rFonts w:ascii="Cambria Math" w:hAnsi="Cambria Math"/>
                                </w:rPr>
                                <m:t>ij</m:t>
                              </m:r>
                            </m:sub>
                          </m:sSub>
                        </m:den>
                      </m:f>
                    </m:e>
                  </m:d>
                </m:e>
                <m:sup>
                  <m:r>
                    <m:rPr>
                      <m:sty m:val="p"/>
                    </m:rPr>
                    <w:rPr>
                      <w:rFonts w:ascii="Cambria Math" w:hAnsi="Cambria Math"/>
                    </w:rPr>
                    <m:t>6</m:t>
                  </m:r>
                </m:sup>
              </m:sSup>
            </m:e>
          </m:d>
          <m:r>
            <m:rPr>
              <m:sty m:val="p"/>
            </m:rPr>
            <w:rPr>
              <w:rFonts w:ascii="Cambria Math" w:hAnsi="Cambria Math"/>
            </w:rPr>
            <m:t>×</m:t>
          </m:r>
          <m:f>
            <m:fPr>
              <m:ctrlPr>
                <w:ins w:id="111" w:author="3139808605" w:date="2017-04-24T10:18:00Z">
                  <w:rPr>
                    <w:rFonts w:ascii="Cambria Math" w:hAnsi="Cambria Math"/>
                  </w:rPr>
                </w:ins>
              </m:ctrlPr>
            </m:fPr>
            <m:num>
              <m:sSub>
                <m:sSubPr>
                  <m:ctrlPr>
                    <w:ins w:id="112" w:author="3139808605" w:date="2017-04-24T10:18:00Z">
                      <w:rPr>
                        <w:rFonts w:ascii="Cambria Math" w:hAnsi="Cambria Math"/>
                      </w:rPr>
                    </w:ins>
                  </m:ctrlPr>
                </m:sSubPr>
                <m:e>
                  <m:acc>
                    <m:accPr>
                      <m:chr m:val="⃑"/>
                      <m:ctrlPr>
                        <w:ins w:id="113" w:author="3139808605" w:date="2017-04-24T10:18:00Z">
                          <w:rPr>
                            <w:rFonts w:ascii="Cambria Math" w:hAnsi="Cambria Math"/>
                          </w:rPr>
                        </w:ins>
                      </m:ctrlPr>
                    </m:accPr>
                    <m:e>
                      <m:r>
                        <m:rPr>
                          <m:sty m:val="p"/>
                        </m:rPr>
                        <w:rPr>
                          <w:rFonts w:ascii="Cambria Math" w:hAnsi="Cambria Math"/>
                        </w:rPr>
                        <m:t>r</m:t>
                      </m:r>
                    </m:e>
                  </m:acc>
                </m:e>
                <m:sub>
                  <m:r>
                    <m:rPr>
                      <m:sty m:val="p"/>
                    </m:rPr>
                    <w:rPr>
                      <w:rFonts w:ascii="Cambria Math" w:hAnsi="Cambria Math"/>
                    </w:rPr>
                    <m:t>ij</m:t>
                  </m:r>
                </m:sub>
              </m:sSub>
            </m:num>
            <m:den>
              <m:sSup>
                <m:sSupPr>
                  <m:ctrlPr>
                    <w:ins w:id="114" w:author="3139808605" w:date="2017-04-24T10:18:00Z">
                      <w:rPr>
                        <w:rFonts w:ascii="Cambria Math" w:hAnsi="Cambria Math"/>
                      </w:rPr>
                    </w:ins>
                  </m:ctrlPr>
                </m:sSupPr>
                <m:e>
                  <m:sSub>
                    <m:sSubPr>
                      <m:ctrlPr>
                        <w:ins w:id="115" w:author="3139808605" w:date="2017-04-24T10:18:00Z">
                          <w:rPr>
                            <w:rFonts w:ascii="Cambria Math" w:hAnsi="Cambria Math"/>
                          </w:rPr>
                        </w:ins>
                      </m:ctrlPr>
                    </m:sSubPr>
                    <m:e>
                      <m:r>
                        <m:rPr>
                          <m:sty m:val="p"/>
                        </m:rPr>
                        <w:rPr>
                          <w:rFonts w:ascii="Cambria Math" w:hAnsi="Cambria Math"/>
                        </w:rPr>
                        <m:t>r</m:t>
                      </m:r>
                    </m:e>
                    <m:sub>
                      <m:r>
                        <m:rPr>
                          <m:sty m:val="p"/>
                        </m:rPr>
                        <w:rPr>
                          <w:rFonts w:ascii="Cambria Math" w:hAnsi="Cambria Math"/>
                        </w:rPr>
                        <m:t>ij</m:t>
                      </m:r>
                    </m:sub>
                  </m:sSub>
                </m:e>
                <m:sup>
                  <m:r>
                    <m:rPr>
                      <m:sty m:val="p"/>
                    </m:rPr>
                    <w:rPr>
                      <w:rFonts w:ascii="Cambria Math" w:hAnsi="Cambria Math"/>
                    </w:rPr>
                    <m:t>2</m:t>
                  </m:r>
                </m:sup>
              </m:sSup>
            </m:den>
          </m:f>
        </m:oMath>
      </m:oMathPara>
    </w:p>
    <w:p w14:paraId="0B18513A" w14:textId="77777777" w:rsidR="00BC2499" w:rsidRPr="00E33C83" w:rsidRDefault="00BC2499" w:rsidP="00BC2499">
      <w:pPr>
        <w:rPr>
          <w:rFonts w:ascii="Times" w:eastAsia="Times New Roman" w:hAnsi="Times" w:cs="Times New Roman"/>
          <w:sz w:val="20"/>
          <w:szCs w:val="20"/>
        </w:rPr>
      </w:pPr>
    </w:p>
    <w:p w14:paraId="3EF0D9A4" w14:textId="77777777" w:rsidR="00BC2499" w:rsidRPr="006C3518" w:rsidRDefault="00BC2499" w:rsidP="00BC2499">
      <w:pPr>
        <w:rPr>
          <w:highlight w:val="yellow"/>
        </w:rPr>
      </w:pPr>
      <w:r w:rsidRPr="006C3518">
        <w:rPr>
          <w:highlight w:val="yellow"/>
        </w:rPr>
        <w:t>Note:</w:t>
      </w:r>
    </w:p>
    <w:p w14:paraId="38DA2B91" w14:textId="77777777" w:rsidR="00BC2499" w:rsidRPr="00513D6E" w:rsidRDefault="00BC2499" w:rsidP="00BC2499">
      <w:pPr>
        <w:jc w:val="both"/>
        <w:rPr>
          <w:rFonts w:ascii="Times" w:eastAsia="Times New Roman" w:hAnsi="Times" w:cs="Times New Roman"/>
          <w:sz w:val="20"/>
          <w:szCs w:val="20"/>
        </w:rPr>
      </w:pPr>
      <w:r>
        <w:rPr>
          <w:highlight w:val="yellow"/>
        </w:rPr>
        <w:t xml:space="preserve"> This option only evaluates</w:t>
      </w:r>
      <w:r w:rsidRPr="006C3518">
        <w:rPr>
          <w:highlight w:val="yellow"/>
        </w:rPr>
        <w:t xml:space="preserve"> the energy up to specified </w:t>
      </w:r>
      <w:proofErr w:type="spellStart"/>
      <w:r>
        <w:rPr>
          <w:highlight w:val="yellow"/>
        </w:rPr>
        <w:t>Rcut</w:t>
      </w:r>
      <w:proofErr w:type="spellEnd"/>
      <w:r w:rsidRPr="006C3518">
        <w:rPr>
          <w:highlight w:val="yellow"/>
        </w:rPr>
        <w:t xml:space="preserve"> distance</w:t>
      </w:r>
      <w:r>
        <w:rPr>
          <w:highlight w:val="yellow"/>
        </w:rPr>
        <w:t>.</w:t>
      </w:r>
      <w:r w:rsidRPr="006C3518">
        <w:rPr>
          <w:highlight w:val="yellow"/>
        </w:rPr>
        <w:t xml:space="preserve"> </w:t>
      </w:r>
      <w:r>
        <w:rPr>
          <w:highlight w:val="yellow"/>
        </w:rPr>
        <w:t>T</w:t>
      </w:r>
      <w:r w:rsidRPr="006C3518">
        <w:rPr>
          <w:highlight w:val="yellow"/>
        </w:rPr>
        <w:t>ail correction to energy and pressure can be specified to account for infinite cutoff distance.</w:t>
      </w:r>
    </w:p>
    <w:p w14:paraId="24C61BFD" w14:textId="77777777" w:rsidR="00BC2499" w:rsidRDefault="00BC2499" w:rsidP="00BC2499">
      <w:r>
        <w:br w:type="page"/>
      </w:r>
    </w:p>
    <w:p w14:paraId="5F2C893B" w14:textId="77777777" w:rsidR="00BC2499" w:rsidRDefault="00BC2499" w:rsidP="0063031F">
      <w:pPr>
        <w:pStyle w:val="ListParagraph"/>
        <w:numPr>
          <w:ilvl w:val="0"/>
          <w:numId w:val="23"/>
        </w:numPr>
      </w:pPr>
      <w:r w:rsidRPr="006C3518">
        <w:rPr>
          <w:rFonts w:ascii="Inconsolata" w:hAnsi="Inconsolata"/>
          <w:b/>
          <w:color w:val="7F7F7F" w:themeColor="text1" w:themeTint="80"/>
          <w:sz w:val="28"/>
        </w:rPr>
        <w:lastRenderedPageBreak/>
        <w:t>SHIFT</w:t>
      </w:r>
      <w:r>
        <w:t xml:space="preserve">: This option forces the potential energy to be zero at </w:t>
      </w:r>
      <w:proofErr w:type="spellStart"/>
      <w:r>
        <w:t>Rcut</w:t>
      </w:r>
      <w:proofErr w:type="spellEnd"/>
      <w:r>
        <w:t xml:space="preserve"> distance.</w:t>
      </w:r>
    </w:p>
    <w:p w14:paraId="4A9991D9" w14:textId="77777777" w:rsidR="00BC2499" w:rsidRDefault="00BC2499" w:rsidP="00BC2499">
      <w:pPr>
        <w:pStyle w:val="ListParagraph"/>
      </w:pPr>
    </w:p>
    <w:p w14:paraId="007CFD84" w14:textId="77777777" w:rsidR="00BC2499" w:rsidRDefault="00BC2499" w:rsidP="0063031F">
      <w:pPr>
        <w:pStyle w:val="ListParagraph"/>
        <w:numPr>
          <w:ilvl w:val="1"/>
          <w:numId w:val="23"/>
        </w:numPr>
        <w:jc w:val="both"/>
      </w:pPr>
      <w:r>
        <w:t xml:space="preserve">Potential calculation: </w:t>
      </w:r>
      <w:r w:rsidRPr="00E33C83">
        <w:t xml:space="preserve">Interactions between atoms </w:t>
      </w:r>
      <w:r>
        <w:t>can be</w:t>
      </w:r>
      <w:r w:rsidRPr="00E33C83">
        <w:t xml:space="preserve"> modeled with an n − 6 potential, </w:t>
      </w:r>
    </w:p>
    <w:p w14:paraId="56164F99" w14:textId="77777777" w:rsidR="00BC2499" w:rsidRPr="00390CE0" w:rsidRDefault="00587CB2" w:rsidP="00BC2499">
      <w:pPr>
        <w:pStyle w:val="ListParagraph"/>
        <w:rPr>
          <w:rFonts w:ascii="Cambria Math" w:hAnsi="Cambria Math"/>
        </w:rPr>
      </w:pPr>
      <m:oMathPara>
        <m:oMath>
          <m:sSub>
            <m:sSubPr>
              <m:ctrlPr>
                <w:ins w:id="116" w:author="3139808605" w:date="2017-04-24T10:18:00Z">
                  <w:rPr>
                    <w:rFonts w:ascii="Cambria Math" w:hAnsi="Cambria Math"/>
                  </w:rPr>
                </w:ins>
              </m:ctrlPr>
            </m:sSubPr>
            <m:e>
              <m:r>
                <w:rPr>
                  <w:rFonts w:ascii="Cambria Math" w:hAnsi="Cambria Math"/>
                </w:rPr>
                <m:t>E</m:t>
              </m:r>
            </m:e>
            <m:sub>
              <m:r>
                <w:rPr>
                  <w:rFonts w:ascii="Cambria Math" w:hAnsi="Cambria Math"/>
                </w:rPr>
                <m:t>ij</m:t>
              </m:r>
            </m:sub>
          </m:sSub>
          <m:d>
            <m:dPr>
              <m:ctrlPr>
                <w:ins w:id="117" w:author="3139808605" w:date="2017-04-24T10:18:00Z">
                  <w:rPr>
                    <w:rFonts w:ascii="Cambria Math" w:hAnsi="Cambria Math"/>
                  </w:rPr>
                </w:ins>
              </m:ctrlPr>
            </m:dPr>
            <m:e>
              <m:r>
                <m:rPr>
                  <m:sty m:val="p"/>
                </m:rPr>
                <w:rPr>
                  <w:rFonts w:ascii="Cambria Math" w:hAnsi="Cambria Math"/>
                </w:rPr>
                <m:t>shift</m:t>
              </m:r>
            </m:e>
          </m:d>
          <m:r>
            <m:rPr>
              <m:sty m:val="p"/>
            </m:rPr>
            <w:rPr>
              <w:rFonts w:ascii="Cambria Math" w:hAnsi="Cambria Math"/>
            </w:rPr>
            <m:t xml:space="preserve">= </m:t>
          </m:r>
          <m:sSub>
            <m:sSubPr>
              <m:ctrlPr>
                <w:ins w:id="118" w:author="3139808605" w:date="2017-04-24T10:18:00Z">
                  <w:rPr>
                    <w:rFonts w:ascii="Cambria Math" w:hAnsi="Cambria Math"/>
                  </w:rPr>
                </w:ins>
              </m:ctrlPr>
            </m:sSubPr>
            <m:e>
              <m:r>
                <w:rPr>
                  <w:rFonts w:ascii="Cambria Math" w:hAnsi="Cambria Math"/>
                </w:rPr>
                <m:t>C</m:t>
              </m:r>
            </m:e>
            <m:sub>
              <m:sSub>
                <m:sSubPr>
                  <m:ctrlPr>
                    <w:ins w:id="119" w:author="3139808605" w:date="2017-04-24T10:18:00Z">
                      <w:rPr>
                        <w:rFonts w:ascii="Cambria Math" w:hAnsi="Cambria Math"/>
                      </w:rPr>
                    </w:ins>
                  </m:ctrlPr>
                </m:sSubPr>
                <m:e>
                  <m:r>
                    <w:rPr>
                      <w:rFonts w:ascii="Cambria Math" w:hAnsi="Cambria Math"/>
                    </w:rPr>
                    <m:t>n</m:t>
                  </m:r>
                </m:e>
                <m:sub>
                  <m:r>
                    <w:rPr>
                      <w:rFonts w:ascii="Cambria Math" w:hAnsi="Cambria Math"/>
                    </w:rPr>
                    <m:t>ij</m:t>
                  </m:r>
                </m:sub>
              </m:sSub>
            </m:sub>
          </m:sSub>
          <m:sSub>
            <m:sSubPr>
              <m:ctrlPr>
                <w:ins w:id="120" w:author="3139808605" w:date="2017-04-24T10:18:00Z">
                  <w:rPr>
                    <w:rFonts w:ascii="Cambria Math" w:hAnsi="Cambria Math"/>
                  </w:rPr>
                </w:ins>
              </m:ctrlPr>
            </m:sSubPr>
            <m:e>
              <m:r>
                <w:rPr>
                  <w:rFonts w:ascii="Cambria Math" w:hAnsi="Cambria Math"/>
                </w:rPr>
                <m:t>ε</m:t>
              </m:r>
            </m:e>
            <m:sub>
              <m:r>
                <w:rPr>
                  <w:rFonts w:ascii="Cambria Math" w:hAnsi="Cambria Math"/>
                </w:rPr>
                <m:t>ij</m:t>
              </m:r>
            </m:sub>
          </m:sSub>
          <m:d>
            <m:dPr>
              <m:begChr m:val="["/>
              <m:endChr m:val="]"/>
              <m:ctrlPr>
                <w:ins w:id="121" w:author="3139808605" w:date="2017-04-24T10:18:00Z">
                  <w:rPr>
                    <w:rFonts w:ascii="Cambria Math" w:hAnsi="Cambria Math"/>
                  </w:rPr>
                </w:ins>
              </m:ctrlPr>
            </m:dPr>
            <m:e>
              <m:sSup>
                <m:sSupPr>
                  <m:ctrlPr>
                    <w:ins w:id="122" w:author="3139808605" w:date="2017-04-24T10:18:00Z">
                      <w:rPr>
                        <w:rFonts w:ascii="Cambria Math" w:hAnsi="Cambria Math"/>
                      </w:rPr>
                    </w:ins>
                  </m:ctrlPr>
                </m:sSupPr>
                <m:e>
                  <m:d>
                    <m:dPr>
                      <m:ctrlPr>
                        <w:ins w:id="123" w:author="3139808605" w:date="2017-04-24T10:18:00Z">
                          <w:rPr>
                            <w:rFonts w:ascii="Cambria Math" w:hAnsi="Cambria Math"/>
                          </w:rPr>
                        </w:ins>
                      </m:ctrlPr>
                    </m:dPr>
                    <m:e>
                      <m:f>
                        <m:fPr>
                          <m:ctrlPr>
                            <w:ins w:id="124" w:author="3139808605" w:date="2017-04-24T10:18:00Z">
                              <w:rPr>
                                <w:rFonts w:ascii="Cambria Math" w:hAnsi="Cambria Math"/>
                              </w:rPr>
                            </w:ins>
                          </m:ctrlPr>
                        </m:fPr>
                        <m:num>
                          <m:sSub>
                            <m:sSubPr>
                              <m:ctrlPr>
                                <w:ins w:id="125" w:author="3139808605" w:date="2017-04-24T10:18:00Z">
                                  <w:rPr>
                                    <w:rFonts w:ascii="Cambria Math" w:hAnsi="Cambria Math"/>
                                  </w:rPr>
                                </w:ins>
                              </m:ctrlPr>
                            </m:sSubPr>
                            <m:e>
                              <m:r>
                                <w:rPr>
                                  <w:rFonts w:ascii="Cambria Math" w:hAnsi="Cambria Math"/>
                                </w:rPr>
                                <m:t>σ</m:t>
                              </m:r>
                            </m:e>
                            <m:sub>
                              <m:r>
                                <w:rPr>
                                  <w:rFonts w:ascii="Cambria Math" w:hAnsi="Cambria Math"/>
                                </w:rPr>
                                <m:t>ij</m:t>
                              </m:r>
                            </m:sub>
                          </m:sSub>
                        </m:num>
                        <m:den>
                          <m:sSub>
                            <m:sSubPr>
                              <m:ctrlPr>
                                <w:ins w:id="126" w:author="3139808605" w:date="2017-04-24T10:18:00Z">
                                  <w:rPr>
                                    <w:rFonts w:ascii="Cambria Math" w:hAnsi="Cambria Math"/>
                                  </w:rPr>
                                </w:ins>
                              </m:ctrlPr>
                            </m:sSubPr>
                            <m:e>
                              <m:r>
                                <w:rPr>
                                  <w:rFonts w:ascii="Cambria Math" w:hAnsi="Cambria Math"/>
                                </w:rPr>
                                <m:t>r</m:t>
                              </m:r>
                            </m:e>
                            <m:sub>
                              <m:r>
                                <w:rPr>
                                  <w:rFonts w:ascii="Cambria Math" w:hAnsi="Cambria Math"/>
                                </w:rPr>
                                <m:t>ij</m:t>
                              </m:r>
                            </m:sub>
                          </m:sSub>
                        </m:den>
                      </m:f>
                    </m:e>
                  </m:d>
                </m:e>
                <m:sup>
                  <m:sSub>
                    <m:sSubPr>
                      <m:ctrlPr>
                        <w:ins w:id="127" w:author="3139808605" w:date="2017-04-24T10:18:00Z">
                          <w:rPr>
                            <w:rFonts w:ascii="Cambria Math" w:hAnsi="Cambria Math"/>
                          </w:rPr>
                        </w:ins>
                      </m:ctrlPr>
                    </m:sSubPr>
                    <m:e>
                      <m:r>
                        <w:rPr>
                          <w:rFonts w:ascii="Cambria Math" w:hAnsi="Cambria Math"/>
                        </w:rPr>
                        <m:t>n</m:t>
                      </m:r>
                    </m:e>
                    <m:sub>
                      <m:r>
                        <w:rPr>
                          <w:rFonts w:ascii="Cambria Math" w:hAnsi="Cambria Math"/>
                        </w:rPr>
                        <m:t>ij</m:t>
                      </m:r>
                    </m:sub>
                  </m:sSub>
                </m:sup>
              </m:sSup>
              <m:r>
                <m:rPr>
                  <m:sty m:val="p"/>
                </m:rPr>
                <w:rPr>
                  <w:rFonts w:ascii="Cambria Math" w:hAnsi="Cambria Math"/>
                </w:rPr>
                <m:t>-</m:t>
              </m:r>
              <m:sSup>
                <m:sSupPr>
                  <m:ctrlPr>
                    <w:ins w:id="128" w:author="3139808605" w:date="2017-04-24T10:18:00Z">
                      <w:rPr>
                        <w:rFonts w:ascii="Cambria Math" w:hAnsi="Cambria Math"/>
                      </w:rPr>
                    </w:ins>
                  </m:ctrlPr>
                </m:sSupPr>
                <m:e>
                  <m:d>
                    <m:dPr>
                      <m:ctrlPr>
                        <w:ins w:id="129" w:author="3139808605" w:date="2017-04-24T10:18:00Z">
                          <w:rPr>
                            <w:rFonts w:ascii="Cambria Math" w:hAnsi="Cambria Math"/>
                          </w:rPr>
                        </w:ins>
                      </m:ctrlPr>
                    </m:dPr>
                    <m:e>
                      <m:f>
                        <m:fPr>
                          <m:ctrlPr>
                            <w:ins w:id="130" w:author="3139808605" w:date="2017-04-24T10:18:00Z">
                              <w:rPr>
                                <w:rFonts w:ascii="Cambria Math" w:hAnsi="Cambria Math"/>
                              </w:rPr>
                            </w:ins>
                          </m:ctrlPr>
                        </m:fPr>
                        <m:num>
                          <m:sSub>
                            <m:sSubPr>
                              <m:ctrlPr>
                                <w:ins w:id="131" w:author="3139808605" w:date="2017-04-24T10:18:00Z">
                                  <w:rPr>
                                    <w:rFonts w:ascii="Cambria Math" w:hAnsi="Cambria Math"/>
                                  </w:rPr>
                                </w:ins>
                              </m:ctrlPr>
                            </m:sSubPr>
                            <m:e>
                              <m:r>
                                <w:rPr>
                                  <w:rFonts w:ascii="Cambria Math" w:hAnsi="Cambria Math"/>
                                </w:rPr>
                                <m:t>σ</m:t>
                              </m:r>
                            </m:e>
                            <m:sub>
                              <m:r>
                                <w:rPr>
                                  <w:rFonts w:ascii="Cambria Math" w:hAnsi="Cambria Math"/>
                                </w:rPr>
                                <m:t>ij</m:t>
                              </m:r>
                            </m:sub>
                          </m:sSub>
                        </m:num>
                        <m:den>
                          <m:sSub>
                            <m:sSubPr>
                              <m:ctrlPr>
                                <w:ins w:id="132" w:author="3139808605" w:date="2017-04-24T10:18:00Z">
                                  <w:rPr>
                                    <w:rFonts w:ascii="Cambria Math" w:hAnsi="Cambria Math"/>
                                  </w:rPr>
                                </w:ins>
                              </m:ctrlPr>
                            </m:sSubPr>
                            <m:e>
                              <m:r>
                                <w:rPr>
                                  <w:rFonts w:ascii="Cambria Math" w:hAnsi="Cambria Math"/>
                                </w:rPr>
                                <m:t>r</m:t>
                              </m:r>
                            </m:e>
                            <m:sub>
                              <m:r>
                                <w:rPr>
                                  <w:rFonts w:ascii="Cambria Math" w:hAnsi="Cambria Math"/>
                                </w:rPr>
                                <m:t>ij</m:t>
                              </m:r>
                            </m:sub>
                          </m:sSub>
                        </m:den>
                      </m:f>
                    </m:e>
                  </m:d>
                </m:e>
                <m:sup>
                  <m:r>
                    <m:rPr>
                      <m:sty m:val="p"/>
                    </m:rPr>
                    <w:rPr>
                      <w:rFonts w:ascii="Cambria Math" w:hAnsi="Cambria Math"/>
                    </w:rPr>
                    <m:t>6</m:t>
                  </m:r>
                </m:sup>
              </m:sSup>
            </m:e>
          </m:d>
          <m:r>
            <m:rPr>
              <m:sty m:val="p"/>
            </m:rPr>
            <w:rPr>
              <w:rFonts w:ascii="Cambria Math" w:hAnsi="Cambria Math"/>
            </w:rPr>
            <m:t>-</m:t>
          </m:r>
          <m:sSub>
            <m:sSubPr>
              <m:ctrlPr>
                <w:ins w:id="133" w:author="3139808605" w:date="2017-04-24T10:18:00Z">
                  <w:rPr>
                    <w:rFonts w:ascii="Cambria Math" w:hAnsi="Cambria Math"/>
                  </w:rPr>
                </w:ins>
              </m:ctrlPr>
            </m:sSubPr>
            <m:e>
              <m:r>
                <w:rPr>
                  <w:rFonts w:ascii="Cambria Math" w:hAnsi="Cambria Math"/>
                </w:rPr>
                <m:t>C</m:t>
              </m:r>
            </m:e>
            <m:sub>
              <m:sSub>
                <m:sSubPr>
                  <m:ctrlPr>
                    <w:ins w:id="134" w:author="3139808605" w:date="2017-04-24T10:18:00Z">
                      <w:rPr>
                        <w:rFonts w:ascii="Cambria Math" w:hAnsi="Cambria Math"/>
                      </w:rPr>
                    </w:ins>
                  </m:ctrlPr>
                </m:sSubPr>
                <m:e>
                  <m:r>
                    <w:rPr>
                      <w:rFonts w:ascii="Cambria Math" w:hAnsi="Cambria Math"/>
                    </w:rPr>
                    <m:t>n</m:t>
                  </m:r>
                </m:e>
                <m:sub>
                  <m:r>
                    <w:rPr>
                      <w:rFonts w:ascii="Cambria Math" w:hAnsi="Cambria Math"/>
                    </w:rPr>
                    <m:t>ij</m:t>
                  </m:r>
                </m:sub>
              </m:sSub>
            </m:sub>
          </m:sSub>
          <m:sSub>
            <m:sSubPr>
              <m:ctrlPr>
                <w:ins w:id="135" w:author="3139808605" w:date="2017-04-24T10:18:00Z">
                  <w:rPr>
                    <w:rFonts w:ascii="Cambria Math" w:hAnsi="Cambria Math"/>
                  </w:rPr>
                </w:ins>
              </m:ctrlPr>
            </m:sSubPr>
            <m:e>
              <m:r>
                <w:rPr>
                  <w:rFonts w:ascii="Cambria Math" w:hAnsi="Cambria Math"/>
                </w:rPr>
                <m:t>ε</m:t>
              </m:r>
            </m:e>
            <m:sub>
              <m:r>
                <w:rPr>
                  <w:rFonts w:ascii="Cambria Math" w:hAnsi="Cambria Math"/>
                </w:rPr>
                <m:t>ij</m:t>
              </m:r>
            </m:sub>
          </m:sSub>
          <m:d>
            <m:dPr>
              <m:begChr m:val="["/>
              <m:endChr m:val="]"/>
              <m:ctrlPr>
                <w:ins w:id="136" w:author="3139808605" w:date="2017-04-24T10:18:00Z">
                  <w:rPr>
                    <w:rFonts w:ascii="Cambria Math" w:hAnsi="Cambria Math"/>
                  </w:rPr>
                </w:ins>
              </m:ctrlPr>
            </m:dPr>
            <m:e>
              <m:sSup>
                <m:sSupPr>
                  <m:ctrlPr>
                    <w:ins w:id="137" w:author="3139808605" w:date="2017-04-24T10:18:00Z">
                      <w:rPr>
                        <w:rFonts w:ascii="Cambria Math" w:hAnsi="Cambria Math"/>
                      </w:rPr>
                    </w:ins>
                  </m:ctrlPr>
                </m:sSupPr>
                <m:e>
                  <m:d>
                    <m:dPr>
                      <m:ctrlPr>
                        <w:ins w:id="138" w:author="3139808605" w:date="2017-04-24T10:18:00Z">
                          <w:rPr>
                            <w:rFonts w:ascii="Cambria Math" w:hAnsi="Cambria Math"/>
                          </w:rPr>
                        </w:ins>
                      </m:ctrlPr>
                    </m:dPr>
                    <m:e>
                      <m:f>
                        <m:fPr>
                          <m:ctrlPr>
                            <w:ins w:id="139" w:author="3139808605" w:date="2017-04-24T10:18:00Z">
                              <w:rPr>
                                <w:rFonts w:ascii="Cambria Math" w:hAnsi="Cambria Math"/>
                              </w:rPr>
                            </w:ins>
                          </m:ctrlPr>
                        </m:fPr>
                        <m:num>
                          <m:sSub>
                            <m:sSubPr>
                              <m:ctrlPr>
                                <w:ins w:id="140" w:author="3139808605" w:date="2017-04-24T10:18:00Z">
                                  <w:rPr>
                                    <w:rFonts w:ascii="Cambria Math" w:hAnsi="Cambria Math"/>
                                  </w:rPr>
                                </w:ins>
                              </m:ctrlPr>
                            </m:sSubPr>
                            <m:e>
                              <m:r>
                                <w:rPr>
                                  <w:rFonts w:ascii="Cambria Math" w:hAnsi="Cambria Math"/>
                                </w:rPr>
                                <m:t>σ</m:t>
                              </m:r>
                            </m:e>
                            <m:sub>
                              <m:r>
                                <w:rPr>
                                  <w:rFonts w:ascii="Cambria Math" w:hAnsi="Cambria Math"/>
                                </w:rPr>
                                <m:t>ij</m:t>
                              </m:r>
                            </m:sub>
                          </m:sSub>
                        </m:num>
                        <m:den>
                          <m:sSub>
                            <m:sSubPr>
                              <m:ctrlPr>
                                <w:ins w:id="141" w:author="3139808605" w:date="2017-04-24T10:18:00Z">
                                  <w:rPr>
                                    <w:rFonts w:ascii="Cambria Math" w:hAnsi="Cambria Math"/>
                                  </w:rPr>
                                </w:ins>
                              </m:ctrlPr>
                            </m:sSubPr>
                            <m:e>
                              <m:r>
                                <w:rPr>
                                  <w:rFonts w:ascii="Cambria Math" w:hAnsi="Cambria Math"/>
                                </w:rPr>
                                <m:t>r</m:t>
                              </m:r>
                            </m:e>
                            <m:sub>
                              <m:r>
                                <w:rPr>
                                  <w:rFonts w:ascii="Cambria Math" w:hAnsi="Cambria Math"/>
                                </w:rPr>
                                <m:t>c</m:t>
                              </m:r>
                            </m:sub>
                          </m:sSub>
                        </m:den>
                      </m:f>
                    </m:e>
                  </m:d>
                </m:e>
                <m:sup>
                  <m:sSub>
                    <m:sSubPr>
                      <m:ctrlPr>
                        <w:ins w:id="142" w:author="3139808605" w:date="2017-04-24T10:18:00Z">
                          <w:rPr>
                            <w:rFonts w:ascii="Cambria Math" w:hAnsi="Cambria Math"/>
                          </w:rPr>
                        </w:ins>
                      </m:ctrlPr>
                    </m:sSubPr>
                    <m:e>
                      <m:r>
                        <w:rPr>
                          <w:rFonts w:ascii="Cambria Math" w:hAnsi="Cambria Math"/>
                        </w:rPr>
                        <m:t>n</m:t>
                      </m:r>
                    </m:e>
                    <m:sub>
                      <m:r>
                        <w:rPr>
                          <w:rFonts w:ascii="Cambria Math" w:hAnsi="Cambria Math"/>
                        </w:rPr>
                        <m:t>ij</m:t>
                      </m:r>
                    </m:sub>
                  </m:sSub>
                </m:sup>
              </m:sSup>
              <m:r>
                <m:rPr>
                  <m:sty m:val="p"/>
                </m:rPr>
                <w:rPr>
                  <w:rFonts w:ascii="Cambria Math" w:hAnsi="Cambria Math"/>
                </w:rPr>
                <m:t>-</m:t>
              </m:r>
              <m:sSup>
                <m:sSupPr>
                  <m:ctrlPr>
                    <w:ins w:id="143" w:author="3139808605" w:date="2017-04-24T10:18:00Z">
                      <w:rPr>
                        <w:rFonts w:ascii="Cambria Math" w:hAnsi="Cambria Math"/>
                      </w:rPr>
                    </w:ins>
                  </m:ctrlPr>
                </m:sSupPr>
                <m:e>
                  <m:d>
                    <m:dPr>
                      <m:ctrlPr>
                        <w:ins w:id="144" w:author="3139808605" w:date="2017-04-24T10:18:00Z">
                          <w:rPr>
                            <w:rFonts w:ascii="Cambria Math" w:hAnsi="Cambria Math"/>
                          </w:rPr>
                        </w:ins>
                      </m:ctrlPr>
                    </m:dPr>
                    <m:e>
                      <m:f>
                        <m:fPr>
                          <m:ctrlPr>
                            <w:ins w:id="145" w:author="3139808605" w:date="2017-04-24T10:18:00Z">
                              <w:rPr>
                                <w:rFonts w:ascii="Cambria Math" w:hAnsi="Cambria Math"/>
                              </w:rPr>
                            </w:ins>
                          </m:ctrlPr>
                        </m:fPr>
                        <m:num>
                          <m:sSub>
                            <m:sSubPr>
                              <m:ctrlPr>
                                <w:ins w:id="146" w:author="3139808605" w:date="2017-04-24T10:18:00Z">
                                  <w:rPr>
                                    <w:rFonts w:ascii="Cambria Math" w:hAnsi="Cambria Math"/>
                                  </w:rPr>
                                </w:ins>
                              </m:ctrlPr>
                            </m:sSubPr>
                            <m:e>
                              <m:r>
                                <w:rPr>
                                  <w:rFonts w:ascii="Cambria Math" w:hAnsi="Cambria Math"/>
                                </w:rPr>
                                <m:t>σ</m:t>
                              </m:r>
                            </m:e>
                            <m:sub>
                              <m:r>
                                <w:rPr>
                                  <w:rFonts w:ascii="Cambria Math" w:hAnsi="Cambria Math"/>
                                </w:rPr>
                                <m:t>ij</m:t>
                              </m:r>
                            </m:sub>
                          </m:sSub>
                        </m:num>
                        <m:den>
                          <m:sSub>
                            <m:sSubPr>
                              <m:ctrlPr>
                                <w:ins w:id="147" w:author="3139808605" w:date="2017-04-24T10:18:00Z">
                                  <w:rPr>
                                    <w:rFonts w:ascii="Cambria Math" w:hAnsi="Cambria Math"/>
                                  </w:rPr>
                                </w:ins>
                              </m:ctrlPr>
                            </m:sSubPr>
                            <m:e>
                              <m:r>
                                <w:rPr>
                                  <w:rFonts w:ascii="Cambria Math" w:hAnsi="Cambria Math"/>
                                </w:rPr>
                                <m:t>r</m:t>
                              </m:r>
                            </m:e>
                            <m:sub>
                              <m:r>
                                <w:rPr>
                                  <w:rFonts w:ascii="Cambria Math" w:hAnsi="Cambria Math"/>
                                </w:rPr>
                                <m:t>c</m:t>
                              </m:r>
                            </m:sub>
                          </m:sSub>
                        </m:den>
                      </m:f>
                    </m:e>
                  </m:d>
                </m:e>
                <m:sup>
                  <m:r>
                    <m:rPr>
                      <m:sty m:val="p"/>
                    </m:rPr>
                    <w:rPr>
                      <w:rFonts w:ascii="Cambria Math" w:hAnsi="Cambria Math"/>
                    </w:rPr>
                    <m:t>6</m:t>
                  </m:r>
                </m:sup>
              </m:sSup>
            </m:e>
          </m:d>
        </m:oMath>
      </m:oMathPara>
    </w:p>
    <w:p w14:paraId="30F88596" w14:textId="77777777" w:rsidR="00BC2499" w:rsidRDefault="00BC2499" w:rsidP="00BC2499">
      <w:pPr>
        <w:ind w:left="1440"/>
        <w:jc w:val="both"/>
      </w:pPr>
      <w:r w:rsidRPr="00E33C83">
        <w:t xml:space="preserve">where </w:t>
      </w:r>
      <w:proofErr w:type="spellStart"/>
      <w:r w:rsidRPr="00E33C83">
        <w:t>r</w:t>
      </w:r>
      <w:r w:rsidRPr="00390CE0">
        <w:rPr>
          <w:vertAlign w:val="subscript"/>
        </w:rPr>
        <w:t>ij</w:t>
      </w:r>
      <w:proofErr w:type="spellEnd"/>
      <w:r w:rsidRPr="00E33C83">
        <w:t xml:space="preserve">, </w:t>
      </w:r>
      <w:proofErr w:type="spellStart"/>
      <w:r w:rsidRPr="00E33C83">
        <w:t>ε</w:t>
      </w:r>
      <w:r w:rsidRPr="00390CE0">
        <w:rPr>
          <w:vertAlign w:val="subscript"/>
        </w:rPr>
        <w:t>ij</w:t>
      </w:r>
      <w:proofErr w:type="spellEnd"/>
      <w:r w:rsidRPr="00E33C83">
        <w:t xml:space="preserve">, and </w:t>
      </w:r>
      <w:proofErr w:type="spellStart"/>
      <w:r w:rsidRPr="00E33C83">
        <w:t>σ</w:t>
      </w:r>
      <w:r w:rsidRPr="00390CE0">
        <w:rPr>
          <w:vertAlign w:val="subscript"/>
        </w:rPr>
        <w:t>ij</w:t>
      </w:r>
      <w:proofErr w:type="spellEnd"/>
      <w:r w:rsidRPr="00E33C83">
        <w:t xml:space="preserve"> are, respectively, the separation, well depth, and collision diameter for the pa</w:t>
      </w:r>
      <w:r>
        <w:t xml:space="preserve">ir of interaction sites </w:t>
      </w:r>
      <w:proofErr w:type="spellStart"/>
      <w:r>
        <w:t>i</w:t>
      </w:r>
      <w:proofErr w:type="spellEnd"/>
      <w:r>
        <w:t xml:space="preserve"> and j</w:t>
      </w:r>
      <w:r w:rsidRPr="00E33C83">
        <w:t>. The constant C</w:t>
      </w:r>
      <w:r w:rsidRPr="00390CE0">
        <w:rPr>
          <w:vertAlign w:val="subscript"/>
        </w:rPr>
        <w:t>n</w:t>
      </w:r>
      <w:r w:rsidRPr="00E33C83">
        <w:t xml:space="preserve"> is a normalization factor such that the minimum of the potential remains at −</w:t>
      </w:r>
      <w:proofErr w:type="spellStart"/>
      <w:r w:rsidRPr="00E33C83">
        <w:t>ε</w:t>
      </w:r>
      <w:r w:rsidRPr="00390CE0">
        <w:rPr>
          <w:vertAlign w:val="subscript"/>
        </w:rPr>
        <w:t>ij</w:t>
      </w:r>
      <w:proofErr w:type="spellEnd"/>
      <w:r w:rsidRPr="00E33C83">
        <w:t xml:space="preserve"> for all </w:t>
      </w:r>
      <w:proofErr w:type="spellStart"/>
      <w:r w:rsidRPr="00E33C83">
        <w:t>n</w:t>
      </w:r>
      <w:r w:rsidRPr="00390CE0">
        <w:rPr>
          <w:vertAlign w:val="subscript"/>
        </w:rPr>
        <w:t>ij</w:t>
      </w:r>
      <w:proofErr w:type="spellEnd"/>
      <w:r w:rsidRPr="00E33C83">
        <w:t>.</w:t>
      </w:r>
      <w:r>
        <w:t xml:space="preserve"> </w:t>
      </w:r>
      <w:r w:rsidRPr="00E33C83">
        <w:t>In the 12-6 potential, C</w:t>
      </w:r>
      <w:r w:rsidRPr="00390CE0">
        <w:rPr>
          <w:vertAlign w:val="subscript"/>
        </w:rPr>
        <w:t>n</w:t>
      </w:r>
      <w:r w:rsidRPr="00E33C83">
        <w:t xml:space="preserve"> reduces to the familiar value of 4.</w:t>
      </w:r>
    </w:p>
    <w:p w14:paraId="4929AB1A" w14:textId="77777777" w:rsidR="00BC2499" w:rsidRPr="00390CE0" w:rsidRDefault="00587CB2" w:rsidP="00BC2499">
      <w:pPr>
        <w:rPr>
          <w:rFonts w:eastAsiaTheme="minorEastAsia"/>
        </w:rPr>
      </w:pPr>
      <m:oMathPara>
        <m:oMath>
          <m:sSub>
            <m:sSubPr>
              <m:ctrlPr>
                <w:ins w:id="148" w:author="3139808605" w:date="2017-04-24T10:18:00Z">
                  <w:rPr>
                    <w:rFonts w:ascii="Cambria Math" w:hAnsi="Cambria Math"/>
                  </w:rPr>
                </w:ins>
              </m:ctrlPr>
            </m:sSubPr>
            <m:e>
              <m:r>
                <m:rPr>
                  <m:sty m:val="p"/>
                </m:rPr>
                <w:rPr>
                  <w:rFonts w:ascii="Cambria Math" w:hAnsi="Cambria Math"/>
                </w:rPr>
                <m:t>C</m:t>
              </m:r>
            </m:e>
            <m:sub>
              <m:sSub>
                <m:sSubPr>
                  <m:ctrlPr>
                    <w:ins w:id="149" w:author="3139808605" w:date="2017-04-24T10:18:00Z">
                      <w:rPr>
                        <w:rFonts w:ascii="Cambria Math" w:hAnsi="Cambria Math"/>
                      </w:rPr>
                    </w:ins>
                  </m:ctrlPr>
                </m:sSubPr>
                <m:e>
                  <m:r>
                    <m:rPr>
                      <m:sty m:val="p"/>
                    </m:rPr>
                    <w:rPr>
                      <w:rFonts w:ascii="Cambria Math" w:hAnsi="Cambria Math"/>
                    </w:rPr>
                    <m:t>n</m:t>
                  </m:r>
                </m:e>
                <m:sub>
                  <m:r>
                    <m:rPr>
                      <m:sty m:val="p"/>
                    </m:rPr>
                    <w:rPr>
                      <w:rFonts w:ascii="Cambria Math" w:hAnsi="Cambria Math"/>
                    </w:rPr>
                    <m:t>ij</m:t>
                  </m:r>
                </m:sub>
              </m:sSub>
            </m:sub>
          </m:sSub>
          <m:r>
            <m:rPr>
              <m:sty m:val="p"/>
            </m:rPr>
            <w:rPr>
              <w:rFonts w:ascii="Cambria Math" w:hAnsi="Cambria Math"/>
            </w:rPr>
            <m:t>=</m:t>
          </m:r>
          <m:d>
            <m:dPr>
              <m:ctrlPr>
                <w:ins w:id="150" w:author="3139808605" w:date="2017-04-24T10:18:00Z">
                  <w:rPr>
                    <w:rFonts w:ascii="Cambria Math" w:hAnsi="Cambria Math"/>
                  </w:rPr>
                </w:ins>
              </m:ctrlPr>
            </m:dPr>
            <m:e>
              <m:f>
                <m:fPr>
                  <m:ctrlPr>
                    <w:ins w:id="151" w:author="3139808605" w:date="2017-04-24T10:18:00Z">
                      <w:rPr>
                        <w:rFonts w:ascii="Cambria Math" w:hAnsi="Cambria Math"/>
                      </w:rPr>
                    </w:ins>
                  </m:ctrlPr>
                </m:fPr>
                <m:num>
                  <m:sSub>
                    <m:sSubPr>
                      <m:ctrlPr>
                        <w:ins w:id="152" w:author="3139808605" w:date="2017-04-24T10:18:00Z">
                          <w:rPr>
                            <w:rFonts w:ascii="Cambria Math" w:hAnsi="Cambria Math"/>
                          </w:rPr>
                        </w:ins>
                      </m:ctrlPr>
                    </m:sSubPr>
                    <m:e>
                      <m:r>
                        <m:rPr>
                          <m:sty m:val="p"/>
                        </m:rPr>
                        <w:rPr>
                          <w:rFonts w:ascii="Cambria Math" w:hAnsi="Cambria Math"/>
                        </w:rPr>
                        <m:t>n</m:t>
                      </m:r>
                    </m:e>
                    <m:sub>
                      <m:r>
                        <m:rPr>
                          <m:sty m:val="p"/>
                        </m:rPr>
                        <w:rPr>
                          <w:rFonts w:ascii="Cambria Math" w:hAnsi="Cambria Math"/>
                        </w:rPr>
                        <m:t>ij</m:t>
                      </m:r>
                    </m:sub>
                  </m:sSub>
                </m:num>
                <m:den>
                  <m:sSub>
                    <m:sSubPr>
                      <m:ctrlPr>
                        <w:ins w:id="153" w:author="3139808605" w:date="2017-04-24T10:18:00Z">
                          <w:rPr>
                            <w:rFonts w:ascii="Cambria Math" w:hAnsi="Cambria Math"/>
                          </w:rPr>
                        </w:ins>
                      </m:ctrlPr>
                    </m:sSubPr>
                    <m:e>
                      <m:r>
                        <m:rPr>
                          <m:sty m:val="p"/>
                        </m:rPr>
                        <w:rPr>
                          <w:rFonts w:ascii="Cambria Math" w:hAnsi="Cambria Math"/>
                        </w:rPr>
                        <m:t>n</m:t>
                      </m:r>
                    </m:e>
                    <m:sub>
                      <m:r>
                        <m:rPr>
                          <m:sty m:val="p"/>
                        </m:rPr>
                        <w:rPr>
                          <w:rFonts w:ascii="Cambria Math" w:hAnsi="Cambria Math"/>
                        </w:rPr>
                        <m:t>ij</m:t>
                      </m:r>
                    </m:sub>
                  </m:sSub>
                  <m:r>
                    <m:rPr>
                      <m:sty m:val="p"/>
                    </m:rPr>
                    <w:rPr>
                      <w:rFonts w:ascii="Cambria Math" w:hAnsi="Cambria Math"/>
                    </w:rPr>
                    <m:t>-6</m:t>
                  </m:r>
                </m:den>
              </m:f>
            </m:e>
          </m:d>
          <m:sSup>
            <m:sSupPr>
              <m:ctrlPr>
                <w:ins w:id="154" w:author="3139808605" w:date="2017-04-24T10:18:00Z">
                  <w:rPr>
                    <w:rFonts w:ascii="Cambria Math" w:hAnsi="Cambria Math"/>
                  </w:rPr>
                </w:ins>
              </m:ctrlPr>
            </m:sSupPr>
            <m:e>
              <m:d>
                <m:dPr>
                  <m:ctrlPr>
                    <w:ins w:id="155" w:author="3139808605" w:date="2017-04-24T10:18:00Z">
                      <w:rPr>
                        <w:rFonts w:ascii="Cambria Math" w:hAnsi="Cambria Math"/>
                      </w:rPr>
                    </w:ins>
                  </m:ctrlPr>
                </m:dPr>
                <m:e>
                  <m:f>
                    <m:fPr>
                      <m:ctrlPr>
                        <w:ins w:id="156" w:author="3139808605" w:date="2017-04-24T10:18:00Z">
                          <w:rPr>
                            <w:rFonts w:ascii="Cambria Math" w:hAnsi="Cambria Math"/>
                          </w:rPr>
                        </w:ins>
                      </m:ctrlPr>
                    </m:fPr>
                    <m:num>
                      <m:sSub>
                        <m:sSubPr>
                          <m:ctrlPr>
                            <w:ins w:id="157" w:author="3139808605" w:date="2017-04-24T10:18:00Z">
                              <w:rPr>
                                <w:rFonts w:ascii="Cambria Math" w:hAnsi="Cambria Math"/>
                              </w:rPr>
                            </w:ins>
                          </m:ctrlPr>
                        </m:sSubPr>
                        <m:e>
                          <m:r>
                            <m:rPr>
                              <m:sty m:val="p"/>
                            </m:rPr>
                            <w:rPr>
                              <w:rFonts w:ascii="Cambria Math" w:hAnsi="Cambria Math"/>
                            </w:rPr>
                            <m:t>n</m:t>
                          </m:r>
                        </m:e>
                        <m:sub>
                          <m:r>
                            <m:rPr>
                              <m:sty m:val="p"/>
                            </m:rPr>
                            <w:rPr>
                              <w:rFonts w:ascii="Cambria Math" w:hAnsi="Cambria Math"/>
                            </w:rPr>
                            <m:t>ij</m:t>
                          </m:r>
                        </m:sub>
                      </m:sSub>
                    </m:num>
                    <m:den>
                      <m:r>
                        <m:rPr>
                          <m:sty m:val="p"/>
                        </m:rPr>
                        <w:rPr>
                          <w:rFonts w:ascii="Cambria Math" w:hAnsi="Cambria Math"/>
                        </w:rPr>
                        <m:t>6</m:t>
                      </m:r>
                    </m:den>
                  </m:f>
                </m:e>
              </m:d>
            </m:e>
            <m:sup>
              <m:f>
                <m:fPr>
                  <m:type m:val="lin"/>
                  <m:ctrlPr>
                    <w:ins w:id="158" w:author="3139808605" w:date="2017-04-24T10:18:00Z">
                      <w:rPr>
                        <w:rFonts w:ascii="Cambria Math" w:hAnsi="Cambria Math"/>
                      </w:rPr>
                    </w:ins>
                  </m:ctrlPr>
                </m:fPr>
                <m:num>
                  <m:r>
                    <m:rPr>
                      <m:sty m:val="p"/>
                    </m:rPr>
                    <w:rPr>
                      <w:rFonts w:ascii="Cambria Math" w:hAnsi="Cambria Math"/>
                    </w:rPr>
                    <m:t>6</m:t>
                  </m:r>
                </m:num>
                <m:den>
                  <m:r>
                    <m:rPr>
                      <m:sty m:val="p"/>
                    </m:rPr>
                    <w:rPr>
                      <w:rFonts w:ascii="Cambria Math" w:hAnsi="Cambria Math"/>
                    </w:rPr>
                    <m:t>(</m:t>
                  </m:r>
                  <m:sSub>
                    <m:sSubPr>
                      <m:ctrlPr>
                        <w:ins w:id="159" w:author="3139808605" w:date="2017-04-24T10:18:00Z">
                          <w:rPr>
                            <w:rFonts w:ascii="Cambria Math" w:hAnsi="Cambria Math"/>
                          </w:rPr>
                        </w:ins>
                      </m:ctrlPr>
                    </m:sSubPr>
                    <m:e>
                      <m:r>
                        <m:rPr>
                          <m:sty m:val="p"/>
                        </m:rPr>
                        <w:rPr>
                          <w:rFonts w:ascii="Cambria Math" w:hAnsi="Cambria Math"/>
                        </w:rPr>
                        <m:t>n</m:t>
                      </m:r>
                    </m:e>
                    <m:sub>
                      <m:r>
                        <m:rPr>
                          <m:sty m:val="p"/>
                        </m:rPr>
                        <w:rPr>
                          <w:rFonts w:ascii="Cambria Math" w:hAnsi="Cambria Math"/>
                        </w:rPr>
                        <m:t>ij</m:t>
                      </m:r>
                    </m:sub>
                  </m:sSub>
                </m:den>
              </m:f>
              <m:r>
                <m:rPr>
                  <m:sty m:val="p"/>
                </m:rPr>
                <w:rPr>
                  <w:rFonts w:ascii="Cambria Math" w:hAnsi="Cambria Math"/>
                </w:rPr>
                <m:t>-6)</m:t>
              </m:r>
            </m:sup>
          </m:sSup>
        </m:oMath>
      </m:oMathPara>
    </w:p>
    <w:p w14:paraId="5E95D597" w14:textId="77777777" w:rsidR="00BC2499" w:rsidRPr="006E4F29" w:rsidRDefault="00BC2499" w:rsidP="00BC2499"/>
    <w:p w14:paraId="352FF732" w14:textId="77777777" w:rsidR="00BC2499" w:rsidRPr="006E492E" w:rsidRDefault="00BC2499" w:rsidP="0063031F">
      <w:pPr>
        <w:pStyle w:val="ListParagraph"/>
        <w:numPr>
          <w:ilvl w:val="0"/>
          <w:numId w:val="24"/>
        </w:numPr>
        <w:jc w:val="both"/>
      </w:pPr>
      <w:r w:rsidRPr="006E492E">
        <w:t xml:space="preserve">Virial calculation: Virial is basically </w:t>
      </w:r>
      <w:r>
        <w:t xml:space="preserve">the </w:t>
      </w:r>
      <w:r w:rsidRPr="006E492E">
        <w:t>negative derivative of energ</w:t>
      </w:r>
      <w:r>
        <w:t>y with respect to distance, multiplied</w:t>
      </w:r>
      <w:r w:rsidRPr="006E492E">
        <w:t xml:space="preserve"> </w:t>
      </w:r>
      <w:r>
        <w:t xml:space="preserve">by </w:t>
      </w:r>
      <w:r w:rsidRPr="006E492E">
        <w:t>distance.</w:t>
      </w:r>
    </w:p>
    <w:p w14:paraId="0C2AFDE0" w14:textId="77777777" w:rsidR="00BC2499" w:rsidRPr="006E492E" w:rsidRDefault="00587CB2" w:rsidP="00BC2499">
      <w:pPr>
        <w:pStyle w:val="ListParagraph"/>
        <w:outlineLvl w:val="0"/>
      </w:pPr>
      <m:oMathPara>
        <m:oMathParaPr>
          <m:jc m:val="center"/>
        </m:oMathParaPr>
        <m:oMath>
          <m:sSub>
            <m:sSubPr>
              <m:ctrlPr>
                <w:ins w:id="160" w:author="3139808605" w:date="2017-04-24T10:18:00Z">
                  <w:rPr>
                    <w:rFonts w:ascii="Cambria Math" w:hAnsi="Cambria Math"/>
                  </w:rPr>
                </w:ins>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f>
            <m:fPr>
              <m:ctrlPr>
                <w:ins w:id="161" w:author="3139808605" w:date="2017-04-24T10:18:00Z">
                  <w:rPr>
                    <w:rFonts w:ascii="Cambria Math" w:hAnsi="Cambria Math"/>
                  </w:rPr>
                </w:ins>
              </m:ctrlPr>
            </m:fPr>
            <m:num>
              <m:r>
                <m:rPr>
                  <m:sty m:val="p"/>
                </m:rPr>
                <w:rPr>
                  <w:rFonts w:ascii="Cambria Math" w:hAnsi="Cambria Math"/>
                </w:rPr>
                <m:t>d</m:t>
              </m:r>
              <m:sSub>
                <m:sSubPr>
                  <m:ctrlPr>
                    <w:ins w:id="162" w:author="3139808605" w:date="2017-04-24T10:18:00Z">
                      <w:rPr>
                        <w:rFonts w:ascii="Cambria Math" w:hAnsi="Cambria Math"/>
                      </w:rPr>
                    </w:ins>
                  </m:ctrlPr>
                </m:sSubPr>
                <m:e>
                  <m:r>
                    <m:rPr>
                      <m:sty m:val="p"/>
                    </m:rPr>
                    <w:rPr>
                      <w:rFonts w:ascii="Cambria Math" w:hAnsi="Cambria Math"/>
                    </w:rPr>
                    <m:t>E</m:t>
                  </m:r>
                </m:e>
                <m:sub>
                  <m:r>
                    <m:rPr>
                      <m:sty m:val="p"/>
                    </m:rPr>
                    <w:rPr>
                      <w:rFonts w:ascii="Cambria Math" w:hAnsi="Cambria Math"/>
                    </w:rPr>
                    <m:t>ij</m:t>
                  </m:r>
                </m:sub>
              </m:sSub>
            </m:num>
            <m:den>
              <m:r>
                <m:rPr>
                  <m:sty m:val="p"/>
                </m:rPr>
                <w:rPr>
                  <w:rFonts w:ascii="Cambria Math" w:hAnsi="Cambria Math"/>
                </w:rPr>
                <m:t>dr</m:t>
              </m:r>
            </m:den>
          </m:f>
          <m:r>
            <m:rPr>
              <m:sty m:val="p"/>
            </m:rPr>
            <w:rPr>
              <w:rFonts w:ascii="Cambria Math" w:hAnsi="Cambria Math"/>
            </w:rPr>
            <m:t>×</m:t>
          </m:r>
          <m:f>
            <m:fPr>
              <m:ctrlPr>
                <w:ins w:id="163" w:author="3139808605" w:date="2017-04-24T10:18:00Z">
                  <w:rPr>
                    <w:rFonts w:ascii="Cambria Math" w:hAnsi="Cambria Math"/>
                  </w:rPr>
                </w:ins>
              </m:ctrlPr>
            </m:fPr>
            <m:num>
              <m:acc>
                <m:accPr>
                  <m:chr m:val="⃑"/>
                  <m:ctrlPr>
                    <w:ins w:id="164" w:author="3139808605" w:date="2017-04-24T10:18:00Z">
                      <w:rPr>
                        <w:rFonts w:ascii="Cambria Math" w:hAnsi="Cambria Math"/>
                      </w:rPr>
                    </w:ins>
                  </m:ctrlPr>
                </m:accPr>
                <m:e>
                  <m:sSub>
                    <m:sSubPr>
                      <m:ctrlPr>
                        <w:ins w:id="165" w:author="3139808605" w:date="2017-04-24T10:18:00Z">
                          <w:rPr>
                            <w:rFonts w:ascii="Cambria Math" w:hAnsi="Cambria Math"/>
                          </w:rPr>
                        </w:ins>
                      </m:ctrlPr>
                    </m:sSubPr>
                    <m:e>
                      <m:r>
                        <m:rPr>
                          <m:sty m:val="p"/>
                        </m:rPr>
                        <w:rPr>
                          <w:rFonts w:ascii="Cambria Math" w:hAnsi="Cambria Math"/>
                        </w:rPr>
                        <m:t>r</m:t>
                      </m:r>
                    </m:e>
                    <m:sub>
                      <m:r>
                        <m:rPr>
                          <m:sty m:val="p"/>
                        </m:rPr>
                        <w:rPr>
                          <w:rFonts w:ascii="Cambria Math" w:hAnsi="Cambria Math"/>
                        </w:rPr>
                        <m:t>ij</m:t>
                      </m:r>
                    </m:sub>
                  </m:sSub>
                </m:e>
              </m:acc>
            </m:num>
            <m:den>
              <m:sSub>
                <m:sSubPr>
                  <m:ctrlPr>
                    <w:ins w:id="166" w:author="3139808605" w:date="2017-04-24T10:18:00Z">
                      <w:rPr>
                        <w:rFonts w:ascii="Cambria Math" w:hAnsi="Cambria Math"/>
                      </w:rPr>
                    </w:ins>
                  </m:ctrlPr>
                </m:sSubPr>
                <m:e>
                  <m:r>
                    <m:rPr>
                      <m:sty m:val="p"/>
                    </m:rPr>
                    <w:rPr>
                      <w:rFonts w:ascii="Cambria Math" w:hAnsi="Cambria Math"/>
                    </w:rPr>
                    <m:t>r</m:t>
                  </m:r>
                </m:e>
                <m:sub>
                  <m:r>
                    <m:rPr>
                      <m:sty m:val="p"/>
                    </m:rPr>
                    <w:rPr>
                      <w:rFonts w:ascii="Cambria Math" w:hAnsi="Cambria Math"/>
                    </w:rPr>
                    <m:t>ij</m:t>
                  </m:r>
                </m:sub>
              </m:sSub>
            </m:den>
          </m:f>
        </m:oMath>
      </m:oMathPara>
    </w:p>
    <w:p w14:paraId="685A4381" w14:textId="77777777" w:rsidR="00BC2499" w:rsidRPr="006E492E" w:rsidRDefault="00BC2499" w:rsidP="00BC2499">
      <w:pPr>
        <w:pStyle w:val="ListParagraph"/>
      </w:pPr>
      <w:r w:rsidRPr="006E492E">
        <w:t xml:space="preserve">Using </w:t>
      </w:r>
      <w:r>
        <w:t>SHIFT</w:t>
      </w:r>
      <w:r w:rsidRPr="006E492E">
        <w:t xml:space="preserve"> potential </w:t>
      </w:r>
      <w:r>
        <w:t xml:space="preserve">function </w:t>
      </w:r>
      <w:r w:rsidRPr="006E492E">
        <w:t>defined above:</w:t>
      </w:r>
    </w:p>
    <w:p w14:paraId="69DC907D" w14:textId="77777777" w:rsidR="00BC2499" w:rsidRPr="00EE3CD5" w:rsidRDefault="00587CB2" w:rsidP="00BC2499">
      <w:pPr>
        <w:rPr>
          <w:rFonts w:eastAsiaTheme="minorEastAsia"/>
        </w:rPr>
      </w:pPr>
      <m:oMathPara>
        <m:oMath>
          <m:sSub>
            <m:sSubPr>
              <m:ctrlPr>
                <w:ins w:id="167" w:author="3139808605" w:date="2017-04-24T10:18:00Z">
                  <w:rPr>
                    <w:rFonts w:ascii="Cambria Math" w:hAnsi="Cambria Math"/>
                  </w:rPr>
                </w:ins>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(shift)= 6×</m:t>
          </m:r>
          <m:sSub>
            <m:sSubPr>
              <m:ctrlPr>
                <w:ins w:id="168" w:author="3139808605" w:date="2017-04-24T10:18:00Z">
                  <w:rPr>
                    <w:rFonts w:ascii="Cambria Math" w:hAnsi="Cambria Math"/>
                  </w:rPr>
                </w:ins>
              </m:ctrlPr>
            </m:sSubPr>
            <m:e>
              <m:r>
                <m:rPr>
                  <m:sty m:val="p"/>
                </m:rPr>
                <w:rPr>
                  <w:rFonts w:ascii="Cambria Math" w:hAnsi="Cambria Math"/>
                </w:rPr>
                <m:t>C</m:t>
              </m:r>
            </m:e>
            <m:sub>
              <m:sSub>
                <m:sSubPr>
                  <m:ctrlPr>
                    <w:ins w:id="169" w:author="3139808605" w:date="2017-04-24T10:18:00Z">
                      <w:rPr>
                        <w:rFonts w:ascii="Cambria Math" w:hAnsi="Cambria Math"/>
                      </w:rPr>
                    </w:ins>
                  </m:ctrlPr>
                </m:sSubPr>
                <m:e>
                  <m:r>
                    <m:rPr>
                      <m:sty m:val="p"/>
                    </m:rPr>
                    <w:rPr>
                      <w:rFonts w:ascii="Cambria Math" w:hAnsi="Cambria Math"/>
                    </w:rPr>
                    <m:t>n</m:t>
                  </m:r>
                </m:e>
                <m:sub>
                  <m:r>
                    <m:rPr>
                      <m:sty m:val="p"/>
                    </m:rPr>
                    <w:rPr>
                      <w:rFonts w:ascii="Cambria Math" w:hAnsi="Cambria Math"/>
                    </w:rPr>
                    <m:t>ij</m:t>
                  </m:r>
                </m:sub>
              </m:sSub>
            </m:sub>
          </m:sSub>
          <m:sSub>
            <m:sSubPr>
              <m:ctrlPr>
                <w:ins w:id="170" w:author="3139808605" w:date="2017-04-24T10:18:00Z">
                  <w:rPr>
                    <w:rFonts w:ascii="Cambria Math" w:hAnsi="Cambria Math"/>
                  </w:rPr>
                </w:ins>
              </m:ctrlPr>
            </m:sSubPr>
            <m:e>
              <m:r>
                <m:rPr>
                  <m:sty m:val="p"/>
                </m:rPr>
                <w:rPr>
                  <w:rFonts w:ascii="Cambria Math" w:hAnsi="Cambria Math"/>
                </w:rPr>
                <m:t>ε</m:t>
              </m:r>
            </m:e>
            <m:sub>
              <m:r>
                <m:rPr>
                  <m:sty m:val="p"/>
                </m:rPr>
                <w:rPr>
                  <w:rFonts w:ascii="Cambria Math" w:hAnsi="Cambria Math"/>
                </w:rPr>
                <m:t>ij</m:t>
              </m:r>
            </m:sub>
          </m:sSub>
          <m:d>
            <m:dPr>
              <m:begChr m:val="["/>
              <m:endChr m:val="]"/>
              <m:ctrlPr>
                <w:ins w:id="171" w:author="3139808605" w:date="2017-04-24T10:18:00Z">
                  <w:rPr>
                    <w:rFonts w:ascii="Cambria Math" w:hAnsi="Cambria Math"/>
                  </w:rPr>
                </w:ins>
              </m:ctrlPr>
            </m:dPr>
            <m:e>
              <m:sSup>
                <m:sSupPr>
                  <m:ctrlPr>
                    <w:ins w:id="172" w:author="3139808605" w:date="2017-04-24T10:18:00Z">
                      <w:rPr>
                        <w:rFonts w:ascii="Cambria Math" w:hAnsi="Cambria Math"/>
                      </w:rPr>
                    </w:ins>
                  </m:ctrlPr>
                </m:sSupPr>
                <m:e>
                  <m:f>
                    <m:fPr>
                      <m:ctrlPr>
                        <w:ins w:id="173" w:author="3139808605" w:date="2017-04-24T10:18:00Z">
                          <w:rPr>
                            <w:rFonts w:ascii="Cambria Math" w:hAnsi="Cambria Math"/>
                          </w:rPr>
                        </w:ins>
                      </m:ctrlPr>
                    </m:fPr>
                    <m:num>
                      <m:sSub>
                        <m:sSubPr>
                          <m:ctrlPr>
                            <w:ins w:id="174" w:author="3139808605" w:date="2017-04-24T10:18:00Z">
                              <w:rPr>
                                <w:rFonts w:ascii="Cambria Math" w:hAnsi="Cambria Math"/>
                              </w:rPr>
                            </w:ins>
                          </m:ctrlPr>
                        </m:sSubPr>
                        <m:e>
                          <m:r>
                            <m:rPr>
                              <m:sty m:val="p"/>
                            </m:rPr>
                            <w:rPr>
                              <w:rFonts w:ascii="Cambria Math" w:hAnsi="Cambria Math"/>
                            </w:rPr>
                            <m:t>n</m:t>
                          </m:r>
                        </m:e>
                        <m:sub>
                          <m:r>
                            <m:rPr>
                              <m:sty m:val="p"/>
                            </m:rPr>
                            <w:rPr>
                              <w:rFonts w:ascii="Cambria Math" w:hAnsi="Cambria Math"/>
                            </w:rPr>
                            <m:t>ij</m:t>
                          </m:r>
                        </m:sub>
                      </m:sSub>
                    </m:num>
                    <m:den>
                      <m:r>
                        <m:rPr>
                          <m:sty m:val="p"/>
                        </m:rPr>
                        <w:rPr>
                          <w:rFonts w:ascii="Cambria Math" w:hAnsi="Cambria Math"/>
                        </w:rPr>
                        <m:t>2</m:t>
                      </m:r>
                    </m:den>
                  </m:f>
                  <m:r>
                    <m:rPr>
                      <m:sty m:val="p"/>
                    </m:rPr>
                    <w:rPr>
                      <w:rFonts w:ascii="Cambria Math" w:hAnsi="Cambria Math"/>
                    </w:rPr>
                    <m:t>×</m:t>
                  </m:r>
                  <m:d>
                    <m:dPr>
                      <m:ctrlPr>
                        <w:ins w:id="175" w:author="3139808605" w:date="2017-04-24T10:18:00Z">
                          <w:rPr>
                            <w:rFonts w:ascii="Cambria Math" w:hAnsi="Cambria Math"/>
                          </w:rPr>
                        </w:ins>
                      </m:ctrlPr>
                    </m:dPr>
                    <m:e>
                      <m:f>
                        <m:fPr>
                          <m:ctrlPr>
                            <w:ins w:id="176" w:author="3139808605" w:date="2017-04-24T10:18:00Z">
                              <w:rPr>
                                <w:rFonts w:ascii="Cambria Math" w:hAnsi="Cambria Math"/>
                              </w:rPr>
                            </w:ins>
                          </m:ctrlPr>
                        </m:fPr>
                        <m:num>
                          <m:sSub>
                            <m:sSubPr>
                              <m:ctrlPr>
                                <w:ins w:id="177" w:author="3139808605" w:date="2017-04-24T10:18:00Z">
                                  <w:rPr>
                                    <w:rFonts w:ascii="Cambria Math" w:hAnsi="Cambria Math"/>
                                  </w:rPr>
                                </w:ins>
                              </m:ctrlPr>
                            </m:sSubPr>
                            <m:e>
                              <m:r>
                                <m:rPr>
                                  <m:sty m:val="p"/>
                                </m:rPr>
                                <w:rPr>
                                  <w:rFonts w:ascii="Cambria Math" w:hAnsi="Cambria Math"/>
                                </w:rPr>
                                <m:t>σ</m:t>
                              </m:r>
                            </m:e>
                            <m:sub>
                              <m:r>
                                <m:rPr>
                                  <m:sty m:val="p"/>
                                </m:rPr>
                                <w:rPr>
                                  <w:rFonts w:ascii="Cambria Math" w:hAnsi="Cambria Math"/>
                                </w:rPr>
                                <m:t>ij</m:t>
                              </m:r>
                            </m:sub>
                          </m:sSub>
                        </m:num>
                        <m:den>
                          <m:sSub>
                            <m:sSubPr>
                              <m:ctrlPr>
                                <w:ins w:id="178" w:author="3139808605" w:date="2017-04-24T10:18:00Z">
                                  <w:rPr>
                                    <w:rFonts w:ascii="Cambria Math" w:hAnsi="Cambria Math"/>
                                  </w:rPr>
                                </w:ins>
                              </m:ctrlPr>
                            </m:sSubPr>
                            <m:e>
                              <m:r>
                                <m:rPr>
                                  <m:sty m:val="p"/>
                                </m:rPr>
                                <w:rPr>
                                  <w:rFonts w:ascii="Cambria Math" w:hAnsi="Cambria Math"/>
                                </w:rPr>
                                <m:t>r</m:t>
                              </m:r>
                            </m:e>
                            <m:sub>
                              <m:r>
                                <m:rPr>
                                  <m:sty m:val="p"/>
                                </m:rPr>
                                <w:rPr>
                                  <w:rFonts w:ascii="Cambria Math" w:hAnsi="Cambria Math"/>
                                </w:rPr>
                                <m:t>ij</m:t>
                              </m:r>
                            </m:sub>
                          </m:sSub>
                        </m:den>
                      </m:f>
                    </m:e>
                  </m:d>
                </m:e>
                <m:sup>
                  <m:sSub>
                    <m:sSubPr>
                      <m:ctrlPr>
                        <w:ins w:id="179" w:author="3139808605" w:date="2017-04-24T10:18:00Z">
                          <w:rPr>
                            <w:rFonts w:ascii="Cambria Math" w:hAnsi="Cambria Math"/>
                          </w:rPr>
                        </w:ins>
                      </m:ctrlPr>
                    </m:sSubPr>
                    <m:e>
                      <m:r>
                        <m:rPr>
                          <m:sty m:val="p"/>
                        </m:rPr>
                        <w:rPr>
                          <w:rFonts w:ascii="Cambria Math" w:hAnsi="Cambria Math"/>
                        </w:rPr>
                        <m:t>n</m:t>
                      </m:r>
                    </m:e>
                    <m:sub>
                      <m:r>
                        <m:rPr>
                          <m:sty m:val="p"/>
                        </m:rPr>
                        <w:rPr>
                          <w:rFonts w:ascii="Cambria Math" w:hAnsi="Cambria Math"/>
                        </w:rPr>
                        <m:t>ij</m:t>
                      </m:r>
                    </m:sub>
                  </m:sSub>
                </m:sup>
              </m:sSup>
              <m:r>
                <m:rPr>
                  <m:sty m:val="p"/>
                </m:rPr>
                <w:rPr>
                  <w:rFonts w:ascii="Cambria Math" w:hAnsi="Cambria Math"/>
                </w:rPr>
                <m:t>-</m:t>
              </m:r>
              <m:sSup>
                <m:sSupPr>
                  <m:ctrlPr>
                    <w:ins w:id="180" w:author="3139808605" w:date="2017-04-24T10:18:00Z">
                      <w:rPr>
                        <w:rFonts w:ascii="Cambria Math" w:hAnsi="Cambria Math"/>
                      </w:rPr>
                    </w:ins>
                  </m:ctrlPr>
                </m:sSupPr>
                <m:e>
                  <m:d>
                    <m:dPr>
                      <m:ctrlPr>
                        <w:ins w:id="181" w:author="3139808605" w:date="2017-04-24T10:18:00Z">
                          <w:rPr>
                            <w:rFonts w:ascii="Cambria Math" w:hAnsi="Cambria Math"/>
                          </w:rPr>
                        </w:ins>
                      </m:ctrlPr>
                    </m:dPr>
                    <m:e>
                      <m:f>
                        <m:fPr>
                          <m:ctrlPr>
                            <w:ins w:id="182" w:author="3139808605" w:date="2017-04-24T10:18:00Z">
                              <w:rPr>
                                <w:rFonts w:ascii="Cambria Math" w:hAnsi="Cambria Math"/>
                              </w:rPr>
                            </w:ins>
                          </m:ctrlPr>
                        </m:fPr>
                        <m:num>
                          <m:sSub>
                            <m:sSubPr>
                              <m:ctrlPr>
                                <w:ins w:id="183" w:author="3139808605" w:date="2017-04-24T10:18:00Z">
                                  <w:rPr>
                                    <w:rFonts w:ascii="Cambria Math" w:hAnsi="Cambria Math"/>
                                  </w:rPr>
                                </w:ins>
                              </m:ctrlPr>
                            </m:sSubPr>
                            <m:e>
                              <m:r>
                                <m:rPr>
                                  <m:sty m:val="p"/>
                                </m:rPr>
                                <w:rPr>
                                  <w:rFonts w:ascii="Cambria Math" w:hAnsi="Cambria Math"/>
                                </w:rPr>
                                <m:t>σ</m:t>
                              </m:r>
                            </m:e>
                            <m:sub>
                              <m:r>
                                <m:rPr>
                                  <m:sty m:val="p"/>
                                </m:rPr>
                                <w:rPr>
                                  <w:rFonts w:ascii="Cambria Math" w:hAnsi="Cambria Math"/>
                                </w:rPr>
                                <m:t>ij</m:t>
                              </m:r>
                            </m:sub>
                          </m:sSub>
                        </m:num>
                        <m:den>
                          <m:sSub>
                            <m:sSubPr>
                              <m:ctrlPr>
                                <w:ins w:id="184" w:author="3139808605" w:date="2017-04-24T10:18:00Z">
                                  <w:rPr>
                                    <w:rFonts w:ascii="Cambria Math" w:hAnsi="Cambria Math"/>
                                  </w:rPr>
                                </w:ins>
                              </m:ctrlPr>
                            </m:sSubPr>
                            <m:e>
                              <m:r>
                                <m:rPr>
                                  <m:sty m:val="p"/>
                                </m:rPr>
                                <w:rPr>
                                  <w:rFonts w:ascii="Cambria Math" w:hAnsi="Cambria Math"/>
                                </w:rPr>
                                <m:t>r</m:t>
                              </m:r>
                            </m:e>
                            <m:sub>
                              <m:r>
                                <m:rPr>
                                  <m:sty m:val="p"/>
                                </m:rPr>
                                <w:rPr>
                                  <w:rFonts w:ascii="Cambria Math" w:hAnsi="Cambria Math"/>
                                </w:rPr>
                                <m:t>ij</m:t>
                              </m:r>
                            </m:sub>
                          </m:sSub>
                        </m:den>
                      </m:f>
                    </m:e>
                  </m:d>
                </m:e>
                <m:sup>
                  <m:r>
                    <m:rPr>
                      <m:sty m:val="p"/>
                    </m:rPr>
                    <w:rPr>
                      <w:rFonts w:ascii="Cambria Math" w:hAnsi="Cambria Math"/>
                    </w:rPr>
                    <m:t>6</m:t>
                  </m:r>
                </m:sup>
              </m:sSup>
            </m:e>
          </m:d>
          <m:r>
            <m:rPr>
              <m:sty m:val="p"/>
            </m:rPr>
            <w:rPr>
              <w:rFonts w:ascii="Cambria Math" w:hAnsi="Cambria Math"/>
            </w:rPr>
            <m:t>×</m:t>
          </m:r>
          <m:f>
            <m:fPr>
              <m:ctrlPr>
                <w:ins w:id="185" w:author="3139808605" w:date="2017-04-24T10:18:00Z">
                  <w:rPr>
                    <w:rFonts w:ascii="Cambria Math" w:hAnsi="Cambria Math"/>
                  </w:rPr>
                </w:ins>
              </m:ctrlPr>
            </m:fPr>
            <m:num>
              <m:sSub>
                <m:sSubPr>
                  <m:ctrlPr>
                    <w:ins w:id="186" w:author="3139808605" w:date="2017-04-24T10:18:00Z">
                      <w:rPr>
                        <w:rFonts w:ascii="Cambria Math" w:hAnsi="Cambria Math"/>
                      </w:rPr>
                    </w:ins>
                  </m:ctrlPr>
                </m:sSubPr>
                <m:e>
                  <m:acc>
                    <m:accPr>
                      <m:chr m:val="⃑"/>
                      <m:ctrlPr>
                        <w:ins w:id="187" w:author="3139808605" w:date="2017-04-24T10:18:00Z">
                          <w:rPr>
                            <w:rFonts w:ascii="Cambria Math" w:hAnsi="Cambria Math"/>
                          </w:rPr>
                        </w:ins>
                      </m:ctrlPr>
                    </m:accPr>
                    <m:e>
                      <m:r>
                        <m:rPr>
                          <m:sty m:val="p"/>
                        </m:rPr>
                        <w:rPr>
                          <w:rFonts w:ascii="Cambria Math" w:hAnsi="Cambria Math"/>
                        </w:rPr>
                        <m:t>r</m:t>
                      </m:r>
                    </m:e>
                  </m:acc>
                </m:e>
                <m:sub>
                  <m:r>
                    <m:rPr>
                      <m:sty m:val="p"/>
                    </m:rPr>
                    <w:rPr>
                      <w:rFonts w:ascii="Cambria Math" w:hAnsi="Cambria Math"/>
                    </w:rPr>
                    <m:t>ij</m:t>
                  </m:r>
                </m:sub>
              </m:sSub>
            </m:num>
            <m:den>
              <m:sSup>
                <m:sSupPr>
                  <m:ctrlPr>
                    <w:ins w:id="188" w:author="3139808605" w:date="2017-04-24T10:18:00Z">
                      <w:rPr>
                        <w:rFonts w:ascii="Cambria Math" w:hAnsi="Cambria Math"/>
                      </w:rPr>
                    </w:ins>
                  </m:ctrlPr>
                </m:sSupPr>
                <m:e>
                  <m:sSub>
                    <m:sSubPr>
                      <m:ctrlPr>
                        <w:ins w:id="189" w:author="3139808605" w:date="2017-04-24T10:18:00Z">
                          <w:rPr>
                            <w:rFonts w:ascii="Cambria Math" w:hAnsi="Cambria Math"/>
                          </w:rPr>
                        </w:ins>
                      </m:ctrlPr>
                    </m:sSubPr>
                    <m:e>
                      <m:r>
                        <m:rPr>
                          <m:sty m:val="p"/>
                        </m:rPr>
                        <w:rPr>
                          <w:rFonts w:ascii="Cambria Math" w:hAnsi="Cambria Math"/>
                        </w:rPr>
                        <m:t>r</m:t>
                      </m:r>
                    </m:e>
                    <m:sub>
                      <m:r>
                        <m:rPr>
                          <m:sty m:val="p"/>
                        </m:rPr>
                        <w:rPr>
                          <w:rFonts w:ascii="Cambria Math" w:hAnsi="Cambria Math"/>
                        </w:rPr>
                        <m:t>ij</m:t>
                      </m:r>
                    </m:sub>
                  </m:sSub>
                </m:e>
                <m:sup>
                  <m:r>
                    <m:rPr>
                      <m:sty m:val="p"/>
                    </m:rPr>
                    <w:rPr>
                      <w:rFonts w:ascii="Cambria Math" w:hAnsi="Cambria Math"/>
                    </w:rPr>
                    <m:t>2</m:t>
                  </m:r>
                </m:sup>
              </m:sSup>
            </m:den>
          </m:f>
        </m:oMath>
      </m:oMathPara>
    </w:p>
    <w:p w14:paraId="4DA00970" w14:textId="77777777" w:rsidR="00BC2499" w:rsidRPr="006E4F29" w:rsidRDefault="00BC2499" w:rsidP="00BC2499">
      <w:pPr>
        <w:rPr>
          <w:rFonts w:eastAsiaTheme="minorEastAsia"/>
        </w:rPr>
      </w:pPr>
    </w:p>
    <w:p w14:paraId="0F96FB76" w14:textId="77777777" w:rsidR="00BC2499" w:rsidRDefault="00BC2499" w:rsidP="00BC2499">
      <w:pPr>
        <w:keepNext/>
        <w:jc w:val="center"/>
      </w:pPr>
      <w:r>
        <w:rPr>
          <w:noProof/>
        </w:rPr>
        <w:lastRenderedPageBreak/>
        <w:drawing>
          <wp:inline distT="0" distB="0" distL="0" distR="0" wp14:anchorId="5815E3F3" wp14:editId="5AD6D437">
            <wp:extent cx="4114800" cy="2874883"/>
            <wp:effectExtent l="0" t="0" r="0" b="0"/>
            <wp:docPr id="65" name="Picture 65" descr="Macintosh HD:Users:MohammadSB:Desktop:Research:Switch_Function:switch_plot:VDW_Sh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ohammadSB:Desktop:Research:Switch_Function:switch_plot:VDW_Shift.pn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764" t="12253" r="8552" b="5726"/>
                    <a:stretch/>
                  </pic:blipFill>
                  <pic:spPr bwMode="auto">
                    <a:xfrm>
                      <a:off x="0" y="0"/>
                      <a:ext cx="4114800" cy="287488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2E399551" w14:textId="77777777" w:rsidR="00BC2499" w:rsidRPr="00085817" w:rsidRDefault="00BC2499" w:rsidP="00BC2499">
      <w:pPr>
        <w:pStyle w:val="Caption"/>
        <w:jc w:val="both"/>
        <w:rPr>
          <w:b w:val="0"/>
          <w:bCs w:val="0"/>
          <w:color w:val="auto"/>
          <w:sz w:val="22"/>
          <w:szCs w:val="22"/>
        </w:rPr>
      </w:pPr>
      <w:r w:rsidRPr="003811CA">
        <w:rPr>
          <w:bCs w:val="0"/>
          <w:color w:val="auto"/>
          <w:sz w:val="22"/>
          <w:szCs w:val="22"/>
        </w:rPr>
        <w:t xml:space="preserve">Figure </w:t>
      </w:r>
      <w:r w:rsidRPr="003811CA">
        <w:rPr>
          <w:bCs w:val="0"/>
          <w:color w:val="auto"/>
          <w:sz w:val="22"/>
          <w:szCs w:val="22"/>
        </w:rPr>
        <w:fldChar w:fldCharType="begin"/>
      </w:r>
      <w:r w:rsidRPr="003811CA">
        <w:rPr>
          <w:bCs w:val="0"/>
          <w:color w:val="auto"/>
          <w:sz w:val="22"/>
          <w:szCs w:val="22"/>
        </w:rPr>
        <w:instrText xml:space="preserve"> SEQ Figure \* ARABIC </w:instrText>
      </w:r>
      <w:r w:rsidRPr="003811CA">
        <w:rPr>
          <w:bCs w:val="0"/>
          <w:color w:val="auto"/>
          <w:sz w:val="22"/>
          <w:szCs w:val="22"/>
        </w:rPr>
        <w:fldChar w:fldCharType="separate"/>
      </w:r>
      <w:r>
        <w:rPr>
          <w:bCs w:val="0"/>
          <w:noProof/>
          <w:color w:val="auto"/>
          <w:sz w:val="22"/>
          <w:szCs w:val="22"/>
        </w:rPr>
        <w:t>1</w:t>
      </w:r>
      <w:r w:rsidRPr="003811CA">
        <w:rPr>
          <w:bCs w:val="0"/>
          <w:color w:val="auto"/>
          <w:sz w:val="22"/>
          <w:szCs w:val="22"/>
        </w:rPr>
        <w:fldChar w:fldCharType="end"/>
      </w:r>
      <w:r w:rsidRPr="003811CA">
        <w:rPr>
          <w:b w:val="0"/>
          <w:bCs w:val="0"/>
          <w:color w:val="auto"/>
          <w:sz w:val="22"/>
          <w:szCs w:val="22"/>
        </w:rPr>
        <w:t xml:space="preserve">: Graph of van der Waals potential with and without the application of the </w:t>
      </w:r>
      <w:r>
        <w:rPr>
          <w:b w:val="0"/>
          <w:bCs w:val="0"/>
          <w:color w:val="auto"/>
          <w:sz w:val="22"/>
          <w:szCs w:val="22"/>
        </w:rPr>
        <w:t>SHIFT</w:t>
      </w:r>
      <w:r w:rsidRPr="003811CA">
        <w:rPr>
          <w:b w:val="0"/>
          <w:bCs w:val="0"/>
          <w:color w:val="auto"/>
          <w:sz w:val="22"/>
          <w:szCs w:val="22"/>
        </w:rPr>
        <w:t xml:space="preserve"> function. </w:t>
      </w:r>
      <w:commentRangeStart w:id="190"/>
      <w:r w:rsidRPr="003811CA">
        <w:rPr>
          <w:b w:val="0"/>
          <w:bCs w:val="0"/>
          <w:color w:val="auto"/>
          <w:sz w:val="22"/>
          <w:szCs w:val="22"/>
        </w:rPr>
        <w:t xml:space="preserve">With the </w:t>
      </w:r>
      <w:r>
        <w:rPr>
          <w:b w:val="0"/>
          <w:bCs w:val="0"/>
          <w:color w:val="auto"/>
          <w:sz w:val="22"/>
          <w:szCs w:val="22"/>
        </w:rPr>
        <w:t>SHIFT</w:t>
      </w:r>
      <w:r w:rsidRPr="003811CA">
        <w:rPr>
          <w:b w:val="0"/>
          <w:bCs w:val="0"/>
          <w:color w:val="auto"/>
          <w:sz w:val="22"/>
          <w:szCs w:val="22"/>
        </w:rPr>
        <w:t xml:space="preserve"> f</w:t>
      </w:r>
      <w:r>
        <w:rPr>
          <w:b w:val="0"/>
          <w:bCs w:val="0"/>
          <w:color w:val="auto"/>
          <w:sz w:val="22"/>
          <w:szCs w:val="22"/>
        </w:rPr>
        <w:t>unction active, the potential by</w:t>
      </w:r>
      <w:r w:rsidRPr="003811CA">
        <w:rPr>
          <w:b w:val="0"/>
          <w:bCs w:val="0"/>
          <w:color w:val="auto"/>
          <w:sz w:val="22"/>
          <w:szCs w:val="22"/>
        </w:rPr>
        <w:t xml:space="preserve"> </w:t>
      </w:r>
      <w:r>
        <w:rPr>
          <w:b w:val="0"/>
          <w:bCs w:val="0"/>
          <w:color w:val="auto"/>
          <w:sz w:val="22"/>
          <w:szCs w:val="22"/>
        </w:rPr>
        <w:t>force was</w:t>
      </w:r>
      <w:r w:rsidRPr="003811CA">
        <w:rPr>
          <w:b w:val="0"/>
          <w:bCs w:val="0"/>
          <w:color w:val="auto"/>
          <w:sz w:val="22"/>
          <w:szCs w:val="22"/>
        </w:rPr>
        <w:t xml:space="preserve"> reduced to 0</w:t>
      </w:r>
      <w:r>
        <w:rPr>
          <w:b w:val="0"/>
          <w:bCs w:val="0"/>
          <w:color w:val="auto"/>
          <w:sz w:val="22"/>
          <w:szCs w:val="22"/>
        </w:rPr>
        <w:t>.0</w:t>
      </w:r>
      <w:r w:rsidRPr="003811CA">
        <w:rPr>
          <w:b w:val="0"/>
          <w:bCs w:val="0"/>
          <w:color w:val="auto"/>
          <w:sz w:val="22"/>
          <w:szCs w:val="22"/>
        </w:rPr>
        <w:t xml:space="preserve"> at the </w:t>
      </w:r>
      <w:proofErr w:type="spellStart"/>
      <w:r>
        <w:rPr>
          <w:b w:val="0"/>
          <w:bCs w:val="0"/>
          <w:color w:val="auto"/>
          <w:sz w:val="22"/>
          <w:szCs w:val="22"/>
        </w:rPr>
        <w:t>Rcut</w:t>
      </w:r>
      <w:proofErr w:type="spellEnd"/>
      <w:r w:rsidRPr="003811CA">
        <w:rPr>
          <w:b w:val="0"/>
          <w:bCs w:val="0"/>
          <w:color w:val="auto"/>
          <w:sz w:val="22"/>
          <w:szCs w:val="22"/>
        </w:rPr>
        <w:t xml:space="preserve"> distance. </w:t>
      </w:r>
      <w:r>
        <w:rPr>
          <w:b w:val="0"/>
          <w:bCs w:val="0"/>
          <w:color w:val="auto"/>
          <w:sz w:val="22"/>
          <w:szCs w:val="22"/>
        </w:rPr>
        <w:t>With</w:t>
      </w:r>
      <w:r w:rsidRPr="003811CA">
        <w:rPr>
          <w:b w:val="0"/>
          <w:bCs w:val="0"/>
          <w:color w:val="auto"/>
          <w:sz w:val="22"/>
          <w:szCs w:val="22"/>
        </w:rPr>
        <w:t xml:space="preserve"> the </w:t>
      </w:r>
      <w:r>
        <w:rPr>
          <w:b w:val="0"/>
          <w:bCs w:val="0"/>
          <w:color w:val="auto"/>
          <w:sz w:val="22"/>
          <w:szCs w:val="22"/>
        </w:rPr>
        <w:t>SHIFT</w:t>
      </w:r>
      <w:r w:rsidRPr="003811CA">
        <w:rPr>
          <w:b w:val="0"/>
          <w:bCs w:val="0"/>
          <w:color w:val="auto"/>
          <w:sz w:val="22"/>
          <w:szCs w:val="22"/>
        </w:rPr>
        <w:t xml:space="preserve"> function, there is a discontinuity where the potential is truncated.</w:t>
      </w:r>
      <w:commentRangeEnd w:id="190"/>
      <w:r>
        <w:rPr>
          <w:rStyle w:val="CommentReference"/>
          <w:b w:val="0"/>
          <w:bCs w:val="0"/>
          <w:color w:val="auto"/>
        </w:rPr>
        <w:commentReference w:id="190"/>
      </w:r>
    </w:p>
    <w:p w14:paraId="722207C9" w14:textId="77777777" w:rsidR="00BC2499" w:rsidRDefault="00BC2499" w:rsidP="0063031F">
      <w:pPr>
        <w:pStyle w:val="ListParagraph"/>
        <w:numPr>
          <w:ilvl w:val="0"/>
          <w:numId w:val="23"/>
        </w:numPr>
        <w:jc w:val="both"/>
      </w:pPr>
      <w:r>
        <w:rPr>
          <w:rFonts w:ascii="Inconsolata" w:hAnsi="Inconsolata"/>
          <w:b/>
          <w:color w:val="7F7F7F" w:themeColor="text1" w:themeTint="80"/>
          <w:sz w:val="28"/>
        </w:rPr>
        <w:t>SWITCH</w:t>
      </w:r>
      <w:r>
        <w:t xml:space="preserve">: This option in CHARMM or EXOTIC force field smoothly forces the potential energy to be zero at </w:t>
      </w:r>
      <w:proofErr w:type="spellStart"/>
      <w:r>
        <w:t>Rcut</w:t>
      </w:r>
      <w:proofErr w:type="spellEnd"/>
      <w:r>
        <w:t xml:space="preserve"> distance and starts modifying the potential at </w:t>
      </w:r>
      <w:proofErr w:type="spellStart"/>
      <w:r w:rsidRPr="00D248CA">
        <w:t>Rswitch</w:t>
      </w:r>
      <w:proofErr w:type="spellEnd"/>
      <w:r>
        <w:t xml:space="preserve"> distance.</w:t>
      </w:r>
    </w:p>
    <w:p w14:paraId="1E918F2D" w14:textId="77777777" w:rsidR="00BC2499" w:rsidRDefault="00BC2499" w:rsidP="00BC2499">
      <w:pPr>
        <w:pStyle w:val="ListParagraph"/>
      </w:pPr>
    </w:p>
    <w:p w14:paraId="512E6D37" w14:textId="77777777" w:rsidR="00BC2499" w:rsidRDefault="00BC2499" w:rsidP="0063031F">
      <w:pPr>
        <w:pStyle w:val="ListParagraph"/>
        <w:numPr>
          <w:ilvl w:val="1"/>
          <w:numId w:val="23"/>
        </w:numPr>
        <w:jc w:val="both"/>
      </w:pPr>
      <w:r>
        <w:t xml:space="preserve">Potential calculation: </w:t>
      </w:r>
      <w:r w:rsidRPr="00E33C83">
        <w:t xml:space="preserve">Interactions between atoms </w:t>
      </w:r>
      <w:r>
        <w:t>can be</w:t>
      </w:r>
      <w:r w:rsidRPr="00E33C83">
        <w:t xml:space="preserve"> modeled with an n − 6 potential, </w:t>
      </w:r>
    </w:p>
    <w:p w14:paraId="7D20B5D6" w14:textId="77777777" w:rsidR="00BC2499" w:rsidRPr="00390CE0" w:rsidRDefault="00587CB2" w:rsidP="00BC2499">
      <w:pPr>
        <w:pStyle w:val="ListParagraph"/>
        <w:rPr>
          <w:rFonts w:ascii="Cambria Math" w:eastAsiaTheme="minorEastAsia" w:hAnsi="Cambria Math"/>
        </w:rPr>
      </w:pPr>
      <m:oMathPara>
        <m:oMath>
          <m:sSub>
            <m:sSubPr>
              <m:ctrlPr>
                <w:ins w:id="191" w:author="3139808605" w:date="2017-04-24T10:18:00Z">
                  <w:rPr>
                    <w:rFonts w:ascii="Cambria Math" w:hAnsi="Cambria Math"/>
                  </w:rPr>
                </w:ins>
              </m:ctrlPr>
            </m:sSubPr>
            <m:e>
              <m:r>
                <w:rPr>
                  <w:rFonts w:ascii="Cambria Math" w:hAnsi="Cambria Math"/>
                </w:rPr>
                <m:t>E</m:t>
              </m:r>
            </m:e>
            <m:sub>
              <m:r>
                <w:rPr>
                  <w:rFonts w:ascii="Cambria Math" w:hAnsi="Cambria Math"/>
                </w:rPr>
                <m:t>ij</m:t>
              </m:r>
            </m:sub>
          </m:sSub>
          <m:r>
            <m:rPr>
              <m:sty m:val="p"/>
            </m:rPr>
            <w:rPr>
              <w:rFonts w:ascii="Cambria Math" w:hAnsi="Cambria Math"/>
            </w:rPr>
            <m:t xml:space="preserve">(switch)= </m:t>
          </m:r>
          <m:sSub>
            <m:sSubPr>
              <m:ctrlPr>
                <w:ins w:id="192" w:author="3139808605" w:date="2017-04-24T10:18:00Z">
                  <w:rPr>
                    <w:rFonts w:ascii="Cambria Math" w:hAnsi="Cambria Math"/>
                    <w:i/>
                  </w:rPr>
                </w:ins>
              </m:ctrlPr>
            </m:sSubPr>
            <m:e>
              <m:r>
                <w:rPr>
                  <w:rFonts w:ascii="Cambria Math" w:hAnsi="Cambria Math"/>
                </w:rPr>
                <m:t>C</m:t>
              </m:r>
            </m:e>
            <m:sub>
              <m:sSub>
                <m:sSubPr>
                  <m:ctrlPr>
                    <w:ins w:id="193" w:author="3139808605" w:date="2017-04-24T10:18:00Z">
                      <w:rPr>
                        <w:rFonts w:ascii="Cambria Math" w:hAnsi="Cambria Math"/>
                        <w:i/>
                      </w:rPr>
                    </w:ins>
                  </m:ctrlPr>
                </m:sSubPr>
                <m:e>
                  <m:r>
                    <w:rPr>
                      <w:rFonts w:ascii="Cambria Math" w:hAnsi="Cambria Math"/>
                    </w:rPr>
                    <m:t>n</m:t>
                  </m:r>
                </m:e>
                <m:sub>
                  <m:r>
                    <w:rPr>
                      <w:rFonts w:ascii="Cambria Math" w:hAnsi="Cambria Math"/>
                    </w:rPr>
                    <m:t>ij</m:t>
                  </m:r>
                </m:sub>
              </m:sSub>
            </m:sub>
          </m:sSub>
          <m:sSub>
            <m:sSubPr>
              <m:ctrlPr>
                <w:ins w:id="194" w:author="3139808605" w:date="2017-04-24T10:18:00Z">
                  <w:rPr>
                    <w:rFonts w:ascii="Cambria Math" w:hAnsi="Cambria Math"/>
                    <w:i/>
                  </w:rPr>
                </w:ins>
              </m:ctrlPr>
            </m:sSubPr>
            <m:e>
              <m:r>
                <w:rPr>
                  <w:rFonts w:ascii="Cambria Math" w:hAnsi="Cambria Math"/>
                </w:rPr>
                <m:t>ε</m:t>
              </m:r>
            </m:e>
            <m:sub>
              <m:r>
                <w:rPr>
                  <w:rFonts w:ascii="Cambria Math" w:hAnsi="Cambria Math"/>
                </w:rPr>
                <m:t>ij</m:t>
              </m:r>
            </m:sub>
          </m:sSub>
          <m:d>
            <m:dPr>
              <m:begChr m:val="["/>
              <m:endChr m:val="]"/>
              <m:ctrlPr>
                <w:ins w:id="195" w:author="3139808605" w:date="2017-04-24T10:18:00Z">
                  <w:rPr>
                    <w:rFonts w:ascii="Cambria Math" w:hAnsi="Cambria Math"/>
                    <w:i/>
                  </w:rPr>
                </w:ins>
              </m:ctrlPr>
            </m:dPr>
            <m:e>
              <m:sSup>
                <m:sSupPr>
                  <m:ctrlPr>
                    <w:ins w:id="196" w:author="3139808605" w:date="2017-04-24T10:18:00Z">
                      <w:rPr>
                        <w:rFonts w:ascii="Cambria Math" w:hAnsi="Cambria Math"/>
                        <w:i/>
                      </w:rPr>
                    </w:ins>
                  </m:ctrlPr>
                </m:sSupPr>
                <m:e>
                  <m:d>
                    <m:dPr>
                      <m:ctrlPr>
                        <w:ins w:id="197" w:author="3139808605" w:date="2017-04-24T10:18:00Z">
                          <w:rPr>
                            <w:rFonts w:ascii="Cambria Math" w:hAnsi="Cambria Math"/>
                            <w:i/>
                          </w:rPr>
                        </w:ins>
                      </m:ctrlPr>
                    </m:dPr>
                    <m:e>
                      <m:f>
                        <m:fPr>
                          <m:ctrlPr>
                            <w:ins w:id="198" w:author="3139808605" w:date="2017-04-24T10:18:00Z">
                              <w:rPr>
                                <w:rFonts w:ascii="Cambria Math" w:hAnsi="Cambria Math"/>
                                <w:i/>
                              </w:rPr>
                            </w:ins>
                          </m:ctrlPr>
                        </m:fPr>
                        <m:num>
                          <m:sSub>
                            <m:sSubPr>
                              <m:ctrlPr>
                                <w:ins w:id="199" w:author="3139808605" w:date="2017-04-24T10:18:00Z">
                                  <w:rPr>
                                    <w:rFonts w:ascii="Cambria Math" w:hAnsi="Cambria Math"/>
                                    <w:i/>
                                  </w:rPr>
                                </w:ins>
                              </m:ctrlPr>
                            </m:sSubPr>
                            <m:e>
                              <m:r>
                                <w:rPr>
                                  <w:rFonts w:ascii="Cambria Math" w:hAnsi="Cambria Math"/>
                                </w:rPr>
                                <m:t>σ</m:t>
                              </m:r>
                            </m:e>
                            <m:sub>
                              <m:r>
                                <w:rPr>
                                  <w:rFonts w:ascii="Cambria Math" w:hAnsi="Cambria Math"/>
                                </w:rPr>
                                <m:t>ij</m:t>
                              </m:r>
                            </m:sub>
                          </m:sSub>
                        </m:num>
                        <m:den>
                          <m:sSub>
                            <m:sSubPr>
                              <m:ctrlPr>
                                <w:ins w:id="200" w:author="3139808605" w:date="2017-04-24T10:18:00Z">
                                  <w:rPr>
                                    <w:rFonts w:ascii="Cambria Math" w:hAnsi="Cambria Math"/>
                                    <w:i/>
                                  </w:rPr>
                                </w:ins>
                              </m:ctrlPr>
                            </m:sSubPr>
                            <m:e>
                              <m:r>
                                <w:rPr>
                                  <w:rFonts w:ascii="Cambria Math" w:hAnsi="Cambria Math"/>
                                </w:rPr>
                                <m:t>r</m:t>
                              </m:r>
                            </m:e>
                            <m:sub>
                              <m:r>
                                <w:rPr>
                                  <w:rFonts w:ascii="Cambria Math" w:hAnsi="Cambria Math"/>
                                </w:rPr>
                                <m:t>ij</m:t>
                              </m:r>
                            </m:sub>
                          </m:sSub>
                        </m:den>
                      </m:f>
                    </m:e>
                  </m:d>
                </m:e>
                <m:sup>
                  <m:sSub>
                    <m:sSubPr>
                      <m:ctrlPr>
                        <w:ins w:id="201" w:author="3139808605" w:date="2017-04-24T10:18:00Z">
                          <w:rPr>
                            <w:rFonts w:ascii="Cambria Math" w:hAnsi="Cambria Math"/>
                            <w:i/>
                          </w:rPr>
                        </w:ins>
                      </m:ctrlPr>
                    </m:sSubPr>
                    <m:e>
                      <m:r>
                        <w:rPr>
                          <w:rFonts w:ascii="Cambria Math" w:hAnsi="Cambria Math"/>
                        </w:rPr>
                        <m:t>n</m:t>
                      </m:r>
                    </m:e>
                    <m:sub>
                      <m:r>
                        <w:rPr>
                          <w:rFonts w:ascii="Cambria Math" w:hAnsi="Cambria Math"/>
                        </w:rPr>
                        <m:t>ij</m:t>
                      </m:r>
                    </m:sub>
                  </m:sSub>
                </m:sup>
              </m:sSup>
              <m:r>
                <w:rPr>
                  <w:rFonts w:ascii="Cambria Math" w:hAnsi="Cambria Math"/>
                </w:rPr>
                <m:t>-</m:t>
              </m:r>
              <m:sSup>
                <m:sSupPr>
                  <m:ctrlPr>
                    <w:ins w:id="202" w:author="3139808605" w:date="2017-04-24T10:18:00Z">
                      <w:rPr>
                        <w:rFonts w:ascii="Cambria Math" w:hAnsi="Cambria Math"/>
                        <w:i/>
                      </w:rPr>
                    </w:ins>
                  </m:ctrlPr>
                </m:sSupPr>
                <m:e>
                  <m:d>
                    <m:dPr>
                      <m:ctrlPr>
                        <w:ins w:id="203" w:author="3139808605" w:date="2017-04-24T10:18:00Z">
                          <w:rPr>
                            <w:rFonts w:ascii="Cambria Math" w:hAnsi="Cambria Math"/>
                            <w:i/>
                          </w:rPr>
                        </w:ins>
                      </m:ctrlPr>
                    </m:dPr>
                    <m:e>
                      <m:f>
                        <m:fPr>
                          <m:ctrlPr>
                            <w:ins w:id="204" w:author="3139808605" w:date="2017-04-24T10:18:00Z">
                              <w:rPr>
                                <w:rFonts w:ascii="Cambria Math" w:hAnsi="Cambria Math"/>
                                <w:i/>
                              </w:rPr>
                            </w:ins>
                          </m:ctrlPr>
                        </m:fPr>
                        <m:num>
                          <m:sSub>
                            <m:sSubPr>
                              <m:ctrlPr>
                                <w:ins w:id="205" w:author="3139808605" w:date="2017-04-24T10:18:00Z">
                                  <w:rPr>
                                    <w:rFonts w:ascii="Cambria Math" w:hAnsi="Cambria Math"/>
                                    <w:i/>
                                  </w:rPr>
                                </w:ins>
                              </m:ctrlPr>
                            </m:sSubPr>
                            <m:e>
                              <m:r>
                                <w:rPr>
                                  <w:rFonts w:ascii="Cambria Math" w:hAnsi="Cambria Math"/>
                                </w:rPr>
                                <m:t>σ</m:t>
                              </m:r>
                            </m:e>
                            <m:sub>
                              <m:r>
                                <w:rPr>
                                  <w:rFonts w:ascii="Cambria Math" w:hAnsi="Cambria Math"/>
                                </w:rPr>
                                <m:t>ij</m:t>
                              </m:r>
                            </m:sub>
                          </m:sSub>
                        </m:num>
                        <m:den>
                          <m:sSub>
                            <m:sSubPr>
                              <m:ctrlPr>
                                <w:ins w:id="206" w:author="3139808605" w:date="2017-04-24T10:18:00Z">
                                  <w:rPr>
                                    <w:rFonts w:ascii="Cambria Math" w:hAnsi="Cambria Math"/>
                                    <w:i/>
                                  </w:rPr>
                                </w:ins>
                              </m:ctrlPr>
                            </m:sSubPr>
                            <m:e>
                              <m:r>
                                <w:rPr>
                                  <w:rFonts w:ascii="Cambria Math" w:hAnsi="Cambria Math"/>
                                </w:rPr>
                                <m:t>r</m:t>
                              </m:r>
                            </m:e>
                            <m:sub>
                              <m:r>
                                <w:rPr>
                                  <w:rFonts w:ascii="Cambria Math" w:hAnsi="Cambria Math"/>
                                </w:rPr>
                                <m:t>ij</m:t>
                              </m:r>
                            </m:sub>
                          </m:sSub>
                        </m:den>
                      </m:f>
                    </m:e>
                  </m:d>
                </m:e>
                <m:sup>
                  <m:r>
                    <w:rPr>
                      <w:rFonts w:ascii="Cambria Math" w:hAnsi="Cambria Math"/>
                    </w:rPr>
                    <m:t>6</m:t>
                  </m:r>
                </m:sup>
              </m:sSup>
            </m:e>
          </m:d>
          <m:r>
            <m:rPr>
              <m:sty m:val="p"/>
            </m:rPr>
            <w:rPr>
              <w:rFonts w:ascii="Cambria Math" w:hAnsi="Cambria Math"/>
            </w:rPr>
            <m:t>×</m:t>
          </m:r>
          <m:sSub>
            <m:sSubPr>
              <m:ctrlPr>
                <w:ins w:id="207" w:author="3139808605" w:date="2017-04-24T10:18:00Z">
                  <w:rPr>
                    <w:rFonts w:ascii="Cambria Math" w:hAnsi="Cambria Math"/>
                  </w:rPr>
                </w:ins>
              </m:ctrlPr>
            </m:sSubPr>
            <m:e>
              <m:r>
                <w:rPr>
                  <w:rFonts w:ascii="Cambria Math" w:hAnsi="Cambria Math"/>
                </w:rPr>
                <m:t>F</m:t>
              </m:r>
            </m:e>
            <m:sub>
              <m:r>
                <w:rPr>
                  <w:rFonts w:ascii="Cambria Math" w:hAnsi="Cambria Math"/>
                </w:rPr>
                <m:t>E</m:t>
              </m:r>
            </m:sub>
          </m:sSub>
        </m:oMath>
      </m:oMathPara>
    </w:p>
    <w:p w14:paraId="6AECD14B" w14:textId="77777777" w:rsidR="00BC2499" w:rsidRDefault="00BC2499" w:rsidP="00BC2499">
      <w:pPr>
        <w:ind w:left="1440"/>
        <w:jc w:val="both"/>
      </w:pPr>
      <w:r w:rsidRPr="00E33C83">
        <w:t xml:space="preserve">where </w:t>
      </w:r>
      <w:proofErr w:type="spellStart"/>
      <w:r w:rsidRPr="00E33C83">
        <w:t>r</w:t>
      </w:r>
      <w:r w:rsidRPr="00390CE0">
        <w:rPr>
          <w:vertAlign w:val="subscript"/>
        </w:rPr>
        <w:t>ij</w:t>
      </w:r>
      <w:proofErr w:type="spellEnd"/>
      <w:r w:rsidRPr="00E33C83">
        <w:t xml:space="preserve">, </w:t>
      </w:r>
      <w:proofErr w:type="spellStart"/>
      <w:r w:rsidRPr="00E33C83">
        <w:t>ε</w:t>
      </w:r>
      <w:r w:rsidRPr="00390CE0">
        <w:rPr>
          <w:vertAlign w:val="subscript"/>
        </w:rPr>
        <w:t>ij</w:t>
      </w:r>
      <w:proofErr w:type="spellEnd"/>
      <w:r w:rsidRPr="00E33C83">
        <w:t xml:space="preserve">, and </w:t>
      </w:r>
      <w:proofErr w:type="spellStart"/>
      <w:r w:rsidRPr="00E33C83">
        <w:t>σ</w:t>
      </w:r>
      <w:r w:rsidRPr="00390CE0">
        <w:rPr>
          <w:vertAlign w:val="subscript"/>
        </w:rPr>
        <w:t>ij</w:t>
      </w:r>
      <w:proofErr w:type="spellEnd"/>
      <w:r w:rsidRPr="00E33C83">
        <w:t xml:space="preserve"> are, respectively, the separation, well depth, and collision diameter for the pa</w:t>
      </w:r>
      <w:r>
        <w:t xml:space="preserve">ir of interaction sites </w:t>
      </w:r>
      <w:proofErr w:type="spellStart"/>
      <w:r>
        <w:t>i</w:t>
      </w:r>
      <w:proofErr w:type="spellEnd"/>
      <w:r>
        <w:t xml:space="preserve"> and j</w:t>
      </w:r>
      <w:r w:rsidRPr="00E33C83">
        <w:t>. The constant C</w:t>
      </w:r>
      <w:r w:rsidRPr="00390CE0">
        <w:rPr>
          <w:vertAlign w:val="subscript"/>
        </w:rPr>
        <w:t>n</w:t>
      </w:r>
      <w:r w:rsidRPr="00E33C83">
        <w:t xml:space="preserve"> is a normalization factor used such that the minimum of the potential remains at −</w:t>
      </w:r>
      <w:proofErr w:type="spellStart"/>
      <w:r w:rsidRPr="00E33C83">
        <w:t>ε</w:t>
      </w:r>
      <w:r w:rsidRPr="00390CE0">
        <w:rPr>
          <w:vertAlign w:val="subscript"/>
        </w:rPr>
        <w:t>ij</w:t>
      </w:r>
      <w:proofErr w:type="spellEnd"/>
      <w:r w:rsidRPr="00E33C83">
        <w:t xml:space="preserve"> for all </w:t>
      </w:r>
      <w:proofErr w:type="spellStart"/>
      <w:r w:rsidRPr="00E33C83">
        <w:t>n</w:t>
      </w:r>
      <w:r w:rsidRPr="00390CE0">
        <w:rPr>
          <w:vertAlign w:val="subscript"/>
        </w:rPr>
        <w:t>ij</w:t>
      </w:r>
      <w:proofErr w:type="spellEnd"/>
      <w:r w:rsidRPr="00E33C83">
        <w:t>.</w:t>
      </w:r>
      <w:r>
        <w:t xml:space="preserve"> </w:t>
      </w:r>
      <w:r w:rsidRPr="00E33C83">
        <w:t>In the 12-6 potential, C</w:t>
      </w:r>
      <w:r w:rsidRPr="00390CE0">
        <w:rPr>
          <w:vertAlign w:val="subscript"/>
        </w:rPr>
        <w:t>n</w:t>
      </w:r>
      <w:r w:rsidRPr="00E33C83">
        <w:t xml:space="preserve"> reduces to the familiar value of 4.</w:t>
      </w:r>
    </w:p>
    <w:p w14:paraId="1A262282" w14:textId="77777777" w:rsidR="00BC2499" w:rsidRPr="00390CE0" w:rsidRDefault="00587CB2" w:rsidP="00BC2499">
      <w:pPr>
        <w:rPr>
          <w:rFonts w:eastAsiaTheme="minorEastAsia"/>
        </w:rPr>
      </w:pPr>
      <m:oMathPara>
        <m:oMathParaPr>
          <m:jc m:val="center"/>
        </m:oMathParaPr>
        <m:oMath>
          <m:sSub>
            <m:sSubPr>
              <m:ctrlPr>
                <w:ins w:id="208" w:author="3139808605" w:date="2017-04-24T10:18:00Z">
                  <w:rPr>
                    <w:rFonts w:ascii="Cambria Math" w:hAnsi="Cambria Math"/>
                  </w:rPr>
                </w:ins>
              </m:ctrlPr>
            </m:sSubPr>
            <m:e>
              <m:r>
                <w:rPr>
                  <w:rFonts w:ascii="Cambria Math" w:hAnsi="Cambria Math"/>
                </w:rPr>
                <m:t>C</m:t>
              </m:r>
            </m:e>
            <m:sub>
              <m:sSub>
                <m:sSubPr>
                  <m:ctrlPr>
                    <w:ins w:id="209" w:author="3139808605" w:date="2017-04-24T10:18:00Z">
                      <w:rPr>
                        <w:rFonts w:ascii="Cambria Math" w:hAnsi="Cambria Math"/>
                      </w:rPr>
                    </w:ins>
                  </m:ctrlPr>
                </m:sSubPr>
                <m:e>
                  <m:r>
                    <w:rPr>
                      <w:rFonts w:ascii="Cambria Math" w:hAnsi="Cambria Math"/>
                    </w:rPr>
                    <m:t>n</m:t>
                  </m:r>
                </m:e>
                <m:sub>
                  <m:r>
                    <w:rPr>
                      <w:rFonts w:ascii="Cambria Math" w:hAnsi="Cambria Math"/>
                    </w:rPr>
                    <m:t>ij</m:t>
                  </m:r>
                </m:sub>
              </m:sSub>
            </m:sub>
          </m:sSub>
          <m:r>
            <m:rPr>
              <m:sty m:val="p"/>
            </m:rPr>
            <w:rPr>
              <w:rFonts w:ascii="Cambria Math" w:hAnsi="Cambria Math"/>
            </w:rPr>
            <m:t>=</m:t>
          </m:r>
          <m:d>
            <m:dPr>
              <m:ctrlPr>
                <w:ins w:id="210" w:author="3139808605" w:date="2017-04-24T10:18:00Z">
                  <w:rPr>
                    <w:rFonts w:ascii="Cambria Math" w:hAnsi="Cambria Math"/>
                  </w:rPr>
                </w:ins>
              </m:ctrlPr>
            </m:dPr>
            <m:e>
              <m:f>
                <m:fPr>
                  <m:ctrlPr>
                    <w:ins w:id="211" w:author="3139808605" w:date="2017-04-24T10:18:00Z">
                      <w:rPr>
                        <w:rFonts w:ascii="Cambria Math" w:hAnsi="Cambria Math"/>
                      </w:rPr>
                    </w:ins>
                  </m:ctrlPr>
                </m:fPr>
                <m:num>
                  <m:sSub>
                    <m:sSubPr>
                      <m:ctrlPr>
                        <w:ins w:id="212" w:author="3139808605" w:date="2017-04-24T10:18:00Z">
                          <w:rPr>
                            <w:rFonts w:ascii="Cambria Math" w:hAnsi="Cambria Math"/>
                          </w:rPr>
                        </w:ins>
                      </m:ctrlPr>
                    </m:sSubPr>
                    <m:e>
                      <m:r>
                        <w:rPr>
                          <w:rFonts w:ascii="Cambria Math" w:hAnsi="Cambria Math"/>
                        </w:rPr>
                        <m:t>n</m:t>
                      </m:r>
                    </m:e>
                    <m:sub>
                      <m:r>
                        <w:rPr>
                          <w:rFonts w:ascii="Cambria Math" w:hAnsi="Cambria Math"/>
                        </w:rPr>
                        <m:t>ij</m:t>
                      </m:r>
                    </m:sub>
                  </m:sSub>
                </m:num>
                <m:den>
                  <m:sSub>
                    <m:sSubPr>
                      <m:ctrlPr>
                        <w:ins w:id="213" w:author="3139808605" w:date="2017-04-24T10:18:00Z">
                          <w:rPr>
                            <w:rFonts w:ascii="Cambria Math" w:hAnsi="Cambria Math"/>
                          </w:rPr>
                        </w:ins>
                      </m:ctrlPr>
                    </m:sSubPr>
                    <m:e>
                      <m:r>
                        <w:rPr>
                          <w:rFonts w:ascii="Cambria Math" w:hAnsi="Cambria Math"/>
                        </w:rPr>
                        <m:t>n</m:t>
                      </m:r>
                    </m:e>
                    <m:sub>
                      <m:r>
                        <w:rPr>
                          <w:rFonts w:ascii="Cambria Math" w:hAnsi="Cambria Math"/>
                        </w:rPr>
                        <m:t>ij</m:t>
                      </m:r>
                    </m:sub>
                  </m:sSub>
                  <m:r>
                    <m:rPr>
                      <m:sty m:val="p"/>
                    </m:rPr>
                    <w:rPr>
                      <w:rFonts w:ascii="Cambria Math" w:hAnsi="Cambria Math"/>
                    </w:rPr>
                    <m:t>-6</m:t>
                  </m:r>
                </m:den>
              </m:f>
            </m:e>
          </m:d>
          <m:sSup>
            <m:sSupPr>
              <m:ctrlPr>
                <w:ins w:id="214" w:author="3139808605" w:date="2017-04-24T10:18:00Z">
                  <w:rPr>
                    <w:rFonts w:ascii="Cambria Math" w:hAnsi="Cambria Math"/>
                  </w:rPr>
                </w:ins>
              </m:ctrlPr>
            </m:sSupPr>
            <m:e>
              <m:d>
                <m:dPr>
                  <m:ctrlPr>
                    <w:ins w:id="215" w:author="3139808605" w:date="2017-04-24T10:18:00Z">
                      <w:rPr>
                        <w:rFonts w:ascii="Cambria Math" w:hAnsi="Cambria Math"/>
                      </w:rPr>
                    </w:ins>
                  </m:ctrlPr>
                </m:dPr>
                <m:e>
                  <m:f>
                    <m:fPr>
                      <m:ctrlPr>
                        <w:ins w:id="216" w:author="3139808605" w:date="2017-04-24T10:18:00Z">
                          <w:rPr>
                            <w:rFonts w:ascii="Cambria Math" w:hAnsi="Cambria Math"/>
                          </w:rPr>
                        </w:ins>
                      </m:ctrlPr>
                    </m:fPr>
                    <m:num>
                      <m:sSub>
                        <m:sSubPr>
                          <m:ctrlPr>
                            <w:ins w:id="217" w:author="3139808605" w:date="2017-04-24T10:18:00Z">
                              <w:rPr>
                                <w:rFonts w:ascii="Cambria Math" w:hAnsi="Cambria Math"/>
                              </w:rPr>
                            </w:ins>
                          </m:ctrlPr>
                        </m:sSubPr>
                        <m:e>
                          <m:r>
                            <w:rPr>
                              <w:rFonts w:ascii="Cambria Math" w:hAnsi="Cambria Math"/>
                            </w:rPr>
                            <m:t>n</m:t>
                          </m:r>
                        </m:e>
                        <m:sub>
                          <m:r>
                            <w:rPr>
                              <w:rFonts w:ascii="Cambria Math" w:hAnsi="Cambria Math"/>
                            </w:rPr>
                            <m:t>ij</m:t>
                          </m:r>
                        </m:sub>
                      </m:sSub>
                    </m:num>
                    <m:den>
                      <m:r>
                        <m:rPr>
                          <m:sty m:val="p"/>
                        </m:rPr>
                        <w:rPr>
                          <w:rFonts w:ascii="Cambria Math" w:hAnsi="Cambria Math"/>
                        </w:rPr>
                        <m:t>6</m:t>
                      </m:r>
                    </m:den>
                  </m:f>
                </m:e>
              </m:d>
            </m:e>
            <m:sup>
              <m:f>
                <m:fPr>
                  <m:type m:val="lin"/>
                  <m:ctrlPr>
                    <w:ins w:id="218" w:author="3139808605" w:date="2017-04-24T10:18:00Z">
                      <w:rPr>
                        <w:rFonts w:ascii="Cambria Math" w:hAnsi="Cambria Math"/>
                      </w:rPr>
                    </w:ins>
                  </m:ctrlPr>
                </m:fPr>
                <m:num>
                  <m:r>
                    <m:rPr>
                      <m:sty m:val="p"/>
                    </m:rPr>
                    <w:rPr>
                      <w:rFonts w:ascii="Cambria Math" w:hAnsi="Cambria Math"/>
                    </w:rPr>
                    <m:t>6</m:t>
                  </m:r>
                </m:num>
                <m:den>
                  <m:r>
                    <m:rPr>
                      <m:sty m:val="p"/>
                    </m:rPr>
                    <w:rPr>
                      <w:rFonts w:ascii="Cambria Math" w:hAnsi="Cambria Math"/>
                    </w:rPr>
                    <m:t>(</m:t>
                  </m:r>
                  <m:sSub>
                    <m:sSubPr>
                      <m:ctrlPr>
                        <w:ins w:id="219" w:author="3139808605" w:date="2017-04-24T10:18:00Z">
                          <w:rPr>
                            <w:rFonts w:ascii="Cambria Math" w:hAnsi="Cambria Math"/>
                          </w:rPr>
                        </w:ins>
                      </m:ctrlPr>
                    </m:sSubPr>
                    <m:e>
                      <m:r>
                        <w:rPr>
                          <w:rFonts w:ascii="Cambria Math" w:hAnsi="Cambria Math"/>
                        </w:rPr>
                        <m:t>n</m:t>
                      </m:r>
                    </m:e>
                    <m:sub>
                      <m:r>
                        <w:rPr>
                          <w:rFonts w:ascii="Cambria Math" w:hAnsi="Cambria Math"/>
                        </w:rPr>
                        <m:t>ij</m:t>
                      </m:r>
                    </m:sub>
                  </m:sSub>
                </m:den>
              </m:f>
              <m:r>
                <m:rPr>
                  <m:sty m:val="p"/>
                </m:rPr>
                <w:rPr>
                  <w:rFonts w:ascii="Cambria Math" w:hAnsi="Cambria Math"/>
                </w:rPr>
                <m:t>-6)</m:t>
              </m:r>
            </m:sup>
          </m:sSup>
        </m:oMath>
      </m:oMathPara>
    </w:p>
    <w:p w14:paraId="44069D3C" w14:textId="77777777" w:rsidR="00BC2499" w:rsidRDefault="00BC2499" w:rsidP="00BC2499">
      <w:pPr>
        <w:ind w:left="720" w:firstLine="720"/>
      </w:pPr>
    </w:p>
    <w:p w14:paraId="4CCACFA0" w14:textId="77777777" w:rsidR="00BC2499" w:rsidRDefault="00BC2499" w:rsidP="00BC2499">
      <w:pPr>
        <w:ind w:left="720" w:firstLine="720"/>
        <w:rPr>
          <w:rFonts w:eastAsiaTheme="minorEastAsia"/>
        </w:rPr>
      </w:pPr>
      <w:r w:rsidRPr="006E4F29">
        <w:t>The factor F</w:t>
      </w:r>
      <w:r w:rsidRPr="00390CE0">
        <w:rPr>
          <w:vertAlign w:val="subscript"/>
        </w:rPr>
        <w:t>E</w:t>
      </w:r>
      <w:r w:rsidRPr="006E4F29">
        <w:t xml:space="preserve"> is defined as:</w:t>
      </w:r>
    </w:p>
    <w:p w14:paraId="1B8C1C3F" w14:textId="77777777" w:rsidR="00BC2499" w:rsidRPr="00E33C83" w:rsidRDefault="00587CB2" w:rsidP="00BC2499">
      <w:pPr>
        <w:jc w:val="center"/>
      </w:pPr>
      <m:oMathPara>
        <m:oMathParaPr>
          <m:jc m:val="center"/>
        </m:oMathParaPr>
        <m:oMath>
          <m:sSub>
            <m:sSubPr>
              <m:ctrlPr>
                <w:ins w:id="220" w:author="3139808605" w:date="2017-04-24T10:18:00Z">
                  <w:rPr>
                    <w:rFonts w:ascii="Cambria Math" w:hAnsi="Cambria Math"/>
                  </w:rPr>
                </w:ins>
              </m:ctrlPr>
            </m:sSubPr>
            <m:e>
              <m:r>
                <w:rPr>
                  <w:rFonts w:ascii="Cambria Math" w:hAnsi="Cambria Math"/>
                </w:rPr>
                <m:t>F</m:t>
              </m:r>
            </m:e>
            <m:sub>
              <m:r>
                <w:rPr>
                  <w:rFonts w:ascii="Cambria Math" w:hAnsi="Cambria Math"/>
                </w:rPr>
                <m:t>E</m:t>
              </m:r>
            </m:sub>
          </m:sSub>
          <m:r>
            <m:rPr>
              <m:sty m:val="p"/>
            </m:rPr>
            <w:rPr>
              <w:rFonts w:ascii="Cambria Math" w:hAnsi="Cambria Math"/>
            </w:rPr>
            <m:t>=</m:t>
          </m:r>
          <m:d>
            <m:dPr>
              <m:begChr m:val="{"/>
              <m:endChr m:val=""/>
              <m:ctrlPr>
                <w:ins w:id="221" w:author="3139808605" w:date="2017-04-24T10:18:00Z">
                  <w:rPr>
                    <w:rFonts w:ascii="Cambria Math" w:hAnsi="Cambria Math"/>
                  </w:rPr>
                </w:ins>
              </m:ctrlPr>
            </m:dPr>
            <m:e>
              <m:m>
                <m:mPr>
                  <m:mcs>
                    <m:mc>
                      <m:mcPr>
                        <m:count m:val="2"/>
                        <m:mcJc m:val="center"/>
                      </m:mcPr>
                    </m:mc>
                  </m:mcs>
                  <m:ctrlPr>
                    <w:ins w:id="222" w:author="3139808605" w:date="2017-04-24T10:18:00Z">
                      <w:rPr>
                        <w:rFonts w:ascii="Cambria Math" w:hAnsi="Cambria Math"/>
                      </w:rPr>
                    </w:ins>
                  </m:ctrlPr>
                </m:mPr>
                <m:mr>
                  <m:e>
                    <m:r>
                      <m:rPr>
                        <m:sty m:val="p"/>
                      </m:rPr>
                      <w:rPr>
                        <w:rFonts w:ascii="Cambria Math" w:hAnsi="Cambria Math"/>
                      </w:rPr>
                      <m:t>1</m:t>
                    </m:r>
                  </m:e>
                  <m:e>
                    <m:sSub>
                      <m:sSubPr>
                        <m:ctrlPr>
                          <w:ins w:id="223" w:author="3139808605" w:date="2017-04-24T10:18:00Z">
                            <w:rPr>
                              <w:rFonts w:ascii="Cambria Math" w:hAnsi="Cambria Math"/>
                              <w:i/>
                            </w:rPr>
                          </w:ins>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ins w:id="224" w:author="3139808605" w:date="2017-04-24T10:18:00Z">
                            <w:rPr>
                              <w:rFonts w:ascii="Cambria Math" w:hAnsi="Cambria Math"/>
                            </w:rPr>
                          </w:ins>
                        </m:ctrlPr>
                      </m:sSubPr>
                      <m:e>
                        <m:r>
                          <w:rPr>
                            <w:rFonts w:ascii="Cambria Math" w:hAnsi="Cambria Math"/>
                          </w:rPr>
                          <m:t>r</m:t>
                        </m:r>
                      </m:e>
                      <m:sub>
                        <m:r>
                          <w:rPr>
                            <w:rFonts w:ascii="Cambria Math" w:hAnsi="Cambria Math"/>
                          </w:rPr>
                          <m:t>s</m:t>
                        </m:r>
                        <m:r>
                          <m:rPr>
                            <m:sty m:val="p"/>
                          </m:rPr>
                          <w:rPr>
                            <w:rFonts w:ascii="Cambria Math" w:hAnsi="Cambria Math"/>
                          </w:rPr>
                          <m:t>witch</m:t>
                        </m:r>
                      </m:sub>
                    </m:sSub>
                    <m:r>
                      <m:rPr>
                        <m:sty m:val="p"/>
                      </m:rPr>
                      <w:rPr>
                        <w:rFonts w:ascii="Cambria Math" w:hAnsi="Cambria Math"/>
                      </w:rPr>
                      <m:t xml:space="preserve"> </m:t>
                    </m:r>
                  </m:e>
                </m:mr>
                <m:mr>
                  <m:e>
                    <m:f>
                      <m:fPr>
                        <m:ctrlPr>
                          <w:ins w:id="225" w:author="3139808605" w:date="2017-04-24T10:18:00Z">
                            <w:rPr>
                              <w:rFonts w:ascii="Cambria Math" w:hAnsi="Cambria Math"/>
                            </w:rPr>
                          </w:ins>
                        </m:ctrlPr>
                      </m:fPr>
                      <m:num>
                        <m:sSup>
                          <m:sSupPr>
                            <m:ctrlPr>
                              <w:ins w:id="226" w:author="3139808605" w:date="2017-04-24T10:18:00Z">
                                <w:rPr>
                                  <w:rFonts w:ascii="Cambria Math" w:hAnsi="Cambria Math"/>
                                </w:rPr>
                              </w:ins>
                            </m:ctrlPr>
                          </m:sSupPr>
                          <m:e>
                            <m:d>
                              <m:dPr>
                                <m:ctrlPr>
                                  <w:ins w:id="227" w:author="3139808605" w:date="2017-04-24T10:18:00Z">
                                    <w:rPr>
                                      <w:rFonts w:ascii="Cambria Math" w:hAnsi="Cambria Math"/>
                                    </w:rPr>
                                  </w:ins>
                                </m:ctrlPr>
                              </m:dPr>
                              <m:e>
                                <m:sSup>
                                  <m:sSupPr>
                                    <m:ctrlPr>
                                      <w:ins w:id="228" w:author="3139808605" w:date="2017-04-24T10:18:00Z">
                                        <w:rPr>
                                          <w:rFonts w:ascii="Cambria Math" w:hAnsi="Cambria Math"/>
                                        </w:rPr>
                                      </w:ins>
                                    </m:ctrlPr>
                                  </m:sSupPr>
                                  <m:e>
                                    <m:sSub>
                                      <m:sSubPr>
                                        <m:ctrlPr>
                                          <w:ins w:id="229" w:author="3139808605" w:date="2017-04-24T10:18:00Z">
                                            <w:rPr>
                                              <w:rFonts w:ascii="Cambria Math" w:hAnsi="Cambria Math"/>
                                            </w:rPr>
                                          </w:ins>
                                        </m:ctrlPr>
                                      </m:sSubPr>
                                      <m:e>
                                        <m:r>
                                          <w:rPr>
                                            <w:rFonts w:ascii="Cambria Math" w:hAnsi="Cambria Math"/>
                                          </w:rPr>
                                          <m:t>r</m:t>
                                        </m:r>
                                      </m:e>
                                      <m:sub>
                                        <m:r>
                                          <w:rPr>
                                            <w:rFonts w:ascii="Cambria Math" w:hAnsi="Cambria Math"/>
                                          </w:rPr>
                                          <m:t>c</m:t>
                                        </m:r>
                                        <m:r>
                                          <m:rPr>
                                            <m:sty m:val="p"/>
                                          </m:rPr>
                                          <w:rPr>
                                            <w:rFonts w:ascii="Cambria Math" w:hAnsi="Cambria Math"/>
                                          </w:rPr>
                                          <m:t>ut</m:t>
                                        </m:r>
                                      </m:sub>
                                    </m:sSub>
                                  </m:e>
                                  <m:sup>
                                    <m:r>
                                      <m:rPr>
                                        <m:sty m:val="p"/>
                                      </m:rPr>
                                      <w:rPr>
                                        <w:rFonts w:ascii="Cambria Math" w:hAnsi="Cambria Math"/>
                                      </w:rPr>
                                      <m:t>2</m:t>
                                    </m:r>
                                  </m:sup>
                                </m:sSup>
                                <m:r>
                                  <m:rPr>
                                    <m:sty m:val="p"/>
                                  </m:rPr>
                                  <w:rPr>
                                    <w:rFonts w:ascii="Cambria Math" w:hAnsi="Cambria Math"/>
                                  </w:rPr>
                                  <m:t>-</m:t>
                                </m:r>
                                <m:sSup>
                                  <m:sSupPr>
                                    <m:ctrlPr>
                                      <w:ins w:id="230" w:author="3139808605" w:date="2017-04-24T10:18:00Z">
                                        <w:rPr>
                                          <w:rFonts w:ascii="Cambria Math" w:hAnsi="Cambria Math"/>
                                        </w:rPr>
                                      </w:ins>
                                    </m:ctrlPr>
                                  </m:sSupPr>
                                  <m:e>
                                    <m:sSub>
                                      <m:sSubPr>
                                        <m:ctrlPr>
                                          <w:ins w:id="231" w:author="3139808605" w:date="2017-04-24T10:18:00Z">
                                            <w:rPr>
                                              <w:rFonts w:ascii="Cambria Math" w:hAnsi="Cambria Math"/>
                                              <w:i/>
                                            </w:rPr>
                                          </w:ins>
                                        </m:ctrlPr>
                                      </m:sSubPr>
                                      <m:e>
                                        <m:r>
                                          <w:rPr>
                                            <w:rFonts w:ascii="Cambria Math" w:hAnsi="Cambria Math"/>
                                          </w:rPr>
                                          <m:t>r</m:t>
                                        </m:r>
                                      </m:e>
                                      <m:sub>
                                        <m:r>
                                          <w:rPr>
                                            <w:rFonts w:ascii="Cambria Math" w:hAnsi="Cambria Math"/>
                                          </w:rPr>
                                          <m:t>ij</m:t>
                                        </m:r>
                                      </m:sub>
                                    </m:sSub>
                                  </m:e>
                                  <m:sup>
                                    <m:r>
                                      <m:rPr>
                                        <m:sty m:val="p"/>
                                      </m:rPr>
                                      <w:rPr>
                                        <w:rFonts w:ascii="Cambria Math" w:hAnsi="Cambria Math"/>
                                      </w:rPr>
                                      <m:t>2</m:t>
                                    </m:r>
                                  </m:sup>
                                </m:sSup>
                              </m:e>
                            </m:d>
                          </m:e>
                          <m:sup>
                            <m:r>
                              <w:rPr>
                                <w:rFonts w:ascii="Cambria Math" w:hAnsi="Cambria Math"/>
                              </w:rPr>
                              <m:t>2</m:t>
                            </m:r>
                          </m:sup>
                        </m:sSup>
                        <m:r>
                          <m:rPr>
                            <m:sty m:val="p"/>
                          </m:rPr>
                          <w:rPr>
                            <w:rFonts w:ascii="Cambria Math" w:hAnsi="Cambria Math"/>
                          </w:rPr>
                          <m:t>×</m:t>
                        </m:r>
                        <m:d>
                          <m:dPr>
                            <m:ctrlPr>
                              <w:ins w:id="232" w:author="3139808605" w:date="2017-04-24T10:18:00Z">
                                <w:rPr>
                                  <w:rFonts w:ascii="Cambria Math" w:hAnsi="Cambria Math"/>
                                </w:rPr>
                              </w:ins>
                            </m:ctrlPr>
                          </m:dPr>
                          <m:e>
                            <m:sSup>
                              <m:sSupPr>
                                <m:ctrlPr>
                                  <w:ins w:id="233" w:author="3139808605" w:date="2017-04-24T10:18:00Z">
                                    <w:rPr>
                                      <w:rFonts w:ascii="Cambria Math" w:hAnsi="Cambria Math"/>
                                    </w:rPr>
                                  </w:ins>
                                </m:ctrlPr>
                              </m:sSupPr>
                              <m:e>
                                <m:sSub>
                                  <m:sSubPr>
                                    <m:ctrlPr>
                                      <w:ins w:id="234" w:author="3139808605" w:date="2017-04-24T10:18:00Z">
                                        <w:rPr>
                                          <w:rFonts w:ascii="Cambria Math" w:hAnsi="Cambria Math"/>
                                        </w:rPr>
                                      </w:ins>
                                    </m:ctrlPr>
                                  </m:sSubPr>
                                  <m:e>
                                    <m:r>
                                      <w:rPr>
                                        <w:rFonts w:ascii="Cambria Math" w:hAnsi="Cambria Math"/>
                                      </w:rPr>
                                      <m:t>r</m:t>
                                    </m:r>
                                  </m:e>
                                  <m:sub>
                                    <m:r>
                                      <w:rPr>
                                        <w:rFonts w:ascii="Cambria Math" w:hAnsi="Cambria Math"/>
                                      </w:rPr>
                                      <m:t>c</m:t>
                                    </m:r>
                                    <m:r>
                                      <m:rPr>
                                        <m:sty m:val="p"/>
                                      </m:rPr>
                                      <w:rPr>
                                        <w:rFonts w:ascii="Cambria Math" w:hAnsi="Cambria Math"/>
                                      </w:rPr>
                                      <m:t>ut</m:t>
                                    </m:r>
                                  </m:sub>
                                </m:sSub>
                              </m:e>
                              <m:sup>
                                <m:r>
                                  <m:rPr>
                                    <m:sty m:val="p"/>
                                  </m:rPr>
                                  <w:rPr>
                                    <w:rFonts w:ascii="Cambria Math" w:hAnsi="Cambria Math"/>
                                  </w:rPr>
                                  <m:t>2</m:t>
                                </m:r>
                              </m:sup>
                            </m:sSup>
                            <m:r>
                              <m:rPr>
                                <m:sty m:val="p"/>
                              </m:rPr>
                              <w:rPr>
                                <w:rFonts w:ascii="Cambria Math" w:hAnsi="Cambria Math"/>
                              </w:rPr>
                              <m:t xml:space="preserve">- </m:t>
                            </m:r>
                            <m:sSup>
                              <m:sSupPr>
                                <m:ctrlPr>
                                  <w:ins w:id="235" w:author="3139808605" w:date="2017-04-24T10:18:00Z">
                                    <w:rPr>
                                      <w:rFonts w:ascii="Cambria Math" w:hAnsi="Cambria Math"/>
                                    </w:rPr>
                                  </w:ins>
                                </m:ctrlPr>
                              </m:sSupPr>
                              <m:e>
                                <m:sSub>
                                  <m:sSubPr>
                                    <m:ctrlPr>
                                      <w:ins w:id="236" w:author="3139808605" w:date="2017-04-24T10:18:00Z">
                                        <w:rPr>
                                          <w:rFonts w:ascii="Cambria Math" w:hAnsi="Cambria Math"/>
                                        </w:rPr>
                                      </w:ins>
                                    </m:ctrlPr>
                                  </m:sSubPr>
                                  <m:e>
                                    <m:r>
                                      <m:rPr>
                                        <m:sty m:val="p"/>
                                      </m:rPr>
                                      <w:rPr>
                                        <w:rFonts w:ascii="Cambria Math" w:hAnsi="Cambria Math"/>
                                      </w:rPr>
                                      <m:t>3×</m:t>
                                    </m:r>
                                    <m:r>
                                      <w:rPr>
                                        <w:rFonts w:ascii="Cambria Math" w:hAnsi="Cambria Math"/>
                                      </w:rPr>
                                      <m:t>r</m:t>
                                    </m:r>
                                  </m:e>
                                  <m:sub>
                                    <m:r>
                                      <w:rPr>
                                        <w:rFonts w:ascii="Cambria Math" w:hAnsi="Cambria Math"/>
                                      </w:rPr>
                                      <m:t>s</m:t>
                                    </m:r>
                                    <m:r>
                                      <m:rPr>
                                        <m:sty m:val="p"/>
                                      </m:rPr>
                                      <w:rPr>
                                        <w:rFonts w:ascii="Cambria Math" w:hAnsi="Cambria Math"/>
                                      </w:rPr>
                                      <m:t>witch</m:t>
                                    </m:r>
                                  </m:sub>
                                </m:sSub>
                              </m:e>
                              <m:sup>
                                <m:r>
                                  <m:rPr>
                                    <m:sty m:val="p"/>
                                  </m:rPr>
                                  <w:rPr>
                                    <w:rFonts w:ascii="Cambria Math" w:hAnsi="Cambria Math"/>
                                  </w:rPr>
                                  <m:t>2</m:t>
                                </m:r>
                              </m:sup>
                            </m:sSup>
                            <m:r>
                              <m:rPr>
                                <m:sty m:val="p"/>
                              </m:rPr>
                              <w:rPr>
                                <w:rFonts w:ascii="Cambria Math" w:hAnsi="Cambria Math"/>
                              </w:rPr>
                              <m:t>+2×</m:t>
                            </m:r>
                            <m:sSup>
                              <m:sSupPr>
                                <m:ctrlPr>
                                  <w:ins w:id="237" w:author="3139808605" w:date="2017-04-24T10:18:00Z">
                                    <w:rPr>
                                      <w:rFonts w:ascii="Cambria Math" w:hAnsi="Cambria Math"/>
                                    </w:rPr>
                                  </w:ins>
                                </m:ctrlPr>
                              </m:sSupPr>
                              <m:e>
                                <m:sSub>
                                  <m:sSubPr>
                                    <m:ctrlPr>
                                      <w:ins w:id="238" w:author="3139808605" w:date="2017-04-24T10:18:00Z">
                                        <w:rPr>
                                          <w:rFonts w:ascii="Cambria Math" w:hAnsi="Cambria Math"/>
                                          <w:i/>
                                        </w:rPr>
                                      </w:ins>
                                    </m:ctrlPr>
                                  </m:sSubPr>
                                  <m:e>
                                    <m:r>
                                      <w:rPr>
                                        <w:rFonts w:ascii="Cambria Math" w:hAnsi="Cambria Math"/>
                                      </w:rPr>
                                      <m:t>r</m:t>
                                    </m:r>
                                  </m:e>
                                  <m:sub>
                                    <m:r>
                                      <w:rPr>
                                        <w:rFonts w:ascii="Cambria Math" w:hAnsi="Cambria Math"/>
                                      </w:rPr>
                                      <m:t>ij</m:t>
                                    </m:r>
                                  </m:sub>
                                </m:sSub>
                              </m:e>
                              <m:sup>
                                <m:r>
                                  <m:rPr>
                                    <m:sty m:val="p"/>
                                  </m:rPr>
                                  <w:rPr>
                                    <w:rFonts w:ascii="Cambria Math" w:hAnsi="Cambria Math"/>
                                  </w:rPr>
                                  <m:t>2</m:t>
                                </m:r>
                              </m:sup>
                            </m:sSup>
                          </m:e>
                        </m:d>
                      </m:num>
                      <m:den>
                        <m:sSup>
                          <m:sSupPr>
                            <m:ctrlPr>
                              <w:ins w:id="239" w:author="3139808605" w:date="2017-04-24T10:18:00Z">
                                <w:rPr>
                                  <w:rFonts w:ascii="Cambria Math" w:hAnsi="Cambria Math"/>
                                </w:rPr>
                              </w:ins>
                            </m:ctrlPr>
                          </m:sSupPr>
                          <m:e>
                            <m:d>
                              <m:dPr>
                                <m:ctrlPr>
                                  <w:ins w:id="240" w:author="3139808605" w:date="2017-04-24T10:18:00Z">
                                    <w:rPr>
                                      <w:rFonts w:ascii="Cambria Math" w:hAnsi="Cambria Math"/>
                                    </w:rPr>
                                  </w:ins>
                                </m:ctrlPr>
                              </m:dPr>
                              <m:e>
                                <m:sSup>
                                  <m:sSupPr>
                                    <m:ctrlPr>
                                      <w:ins w:id="241" w:author="3139808605" w:date="2017-04-24T10:18:00Z">
                                        <w:rPr>
                                          <w:rFonts w:ascii="Cambria Math" w:hAnsi="Cambria Math"/>
                                        </w:rPr>
                                      </w:ins>
                                    </m:ctrlPr>
                                  </m:sSupPr>
                                  <m:e>
                                    <m:sSub>
                                      <m:sSubPr>
                                        <m:ctrlPr>
                                          <w:ins w:id="242" w:author="3139808605" w:date="2017-04-24T10:18:00Z">
                                            <w:rPr>
                                              <w:rFonts w:ascii="Cambria Math" w:hAnsi="Cambria Math"/>
                                            </w:rPr>
                                          </w:ins>
                                        </m:ctrlPr>
                                      </m:sSubPr>
                                      <m:e>
                                        <m:r>
                                          <w:rPr>
                                            <w:rFonts w:ascii="Cambria Math" w:hAnsi="Cambria Math"/>
                                          </w:rPr>
                                          <m:t>r</m:t>
                                        </m:r>
                                      </m:e>
                                      <m:sub>
                                        <m:r>
                                          <w:rPr>
                                            <w:rFonts w:ascii="Cambria Math" w:hAnsi="Cambria Math"/>
                                          </w:rPr>
                                          <m:t>c</m:t>
                                        </m:r>
                                        <m:r>
                                          <m:rPr>
                                            <m:sty m:val="p"/>
                                          </m:rPr>
                                          <w:rPr>
                                            <w:rFonts w:ascii="Cambria Math" w:hAnsi="Cambria Math"/>
                                          </w:rPr>
                                          <m:t>ut</m:t>
                                        </m:r>
                                      </m:sub>
                                    </m:sSub>
                                  </m:e>
                                  <m:sup>
                                    <m:r>
                                      <m:rPr>
                                        <m:sty m:val="p"/>
                                      </m:rPr>
                                      <w:rPr>
                                        <w:rFonts w:ascii="Cambria Math" w:hAnsi="Cambria Math"/>
                                      </w:rPr>
                                      <m:t>2</m:t>
                                    </m:r>
                                  </m:sup>
                                </m:sSup>
                                <m:r>
                                  <m:rPr>
                                    <m:sty m:val="p"/>
                                  </m:rPr>
                                  <w:rPr>
                                    <w:rFonts w:ascii="Cambria Math" w:hAnsi="Cambria Math"/>
                                  </w:rPr>
                                  <m:t xml:space="preserve">- </m:t>
                                </m:r>
                                <m:sSup>
                                  <m:sSupPr>
                                    <m:ctrlPr>
                                      <w:ins w:id="243" w:author="3139808605" w:date="2017-04-24T10:18:00Z">
                                        <w:rPr>
                                          <w:rFonts w:ascii="Cambria Math" w:hAnsi="Cambria Math"/>
                                        </w:rPr>
                                      </w:ins>
                                    </m:ctrlPr>
                                  </m:sSupPr>
                                  <m:e>
                                    <m:sSub>
                                      <m:sSubPr>
                                        <m:ctrlPr>
                                          <w:ins w:id="244" w:author="3139808605" w:date="2017-04-24T10:18:00Z">
                                            <w:rPr>
                                              <w:rFonts w:ascii="Cambria Math" w:hAnsi="Cambria Math"/>
                                            </w:rPr>
                                          </w:ins>
                                        </m:ctrlPr>
                                      </m:sSubPr>
                                      <m:e>
                                        <m:r>
                                          <w:rPr>
                                            <w:rFonts w:ascii="Cambria Math" w:hAnsi="Cambria Math"/>
                                          </w:rPr>
                                          <m:t>r</m:t>
                                        </m:r>
                                      </m:e>
                                      <m:sub>
                                        <m:r>
                                          <w:rPr>
                                            <w:rFonts w:ascii="Cambria Math" w:hAnsi="Cambria Math"/>
                                          </w:rPr>
                                          <m:t>switch</m:t>
                                        </m:r>
                                      </m:sub>
                                    </m:sSub>
                                  </m:e>
                                  <m:sup>
                                    <m:r>
                                      <m:rPr>
                                        <m:sty m:val="p"/>
                                      </m:rPr>
                                      <w:rPr>
                                        <w:rFonts w:ascii="Cambria Math" w:hAnsi="Cambria Math"/>
                                      </w:rPr>
                                      <m:t>2</m:t>
                                    </m:r>
                                  </m:sup>
                                </m:sSup>
                              </m:e>
                            </m:d>
                          </m:e>
                          <m:sup>
                            <m:r>
                              <m:rPr>
                                <m:sty m:val="p"/>
                              </m:rPr>
                              <w:rPr>
                                <w:rFonts w:ascii="Cambria Math" w:hAnsi="Cambria Math"/>
                              </w:rPr>
                              <m:t>3</m:t>
                            </m:r>
                          </m:sup>
                        </m:sSup>
                      </m:den>
                    </m:f>
                  </m:e>
                  <m:e>
                    <m:sSub>
                      <m:sSubPr>
                        <m:ctrlPr>
                          <w:ins w:id="245" w:author="3139808605" w:date="2017-04-24T10:18:00Z">
                            <w:rPr>
                              <w:rFonts w:ascii="Cambria Math" w:hAnsi="Cambria Math"/>
                            </w:rPr>
                          </w:ins>
                        </m:ctrlPr>
                      </m:sSubPr>
                      <m:e>
                        <m:r>
                          <w:rPr>
                            <w:rFonts w:ascii="Cambria Math" w:hAnsi="Cambria Math"/>
                          </w:rPr>
                          <m:t>r</m:t>
                        </m:r>
                      </m:e>
                      <m:sub>
                        <m:r>
                          <w:rPr>
                            <w:rFonts w:ascii="Cambria Math" w:hAnsi="Cambria Math"/>
                          </w:rPr>
                          <m:t>s</m:t>
                        </m:r>
                        <m:r>
                          <m:rPr>
                            <m:sty m:val="p"/>
                          </m:rPr>
                          <w:rPr>
                            <w:rFonts w:ascii="Cambria Math" w:hAnsi="Cambria Math"/>
                          </w:rPr>
                          <m:t>witch</m:t>
                        </m:r>
                      </m:sub>
                    </m:sSub>
                    <m:r>
                      <m:rPr>
                        <m:sty m:val="p"/>
                      </m:rPr>
                      <w:rPr>
                        <w:rFonts w:ascii="Cambria Math" w:hAnsi="Cambria Math"/>
                      </w:rPr>
                      <m:t>&lt;</m:t>
                    </m:r>
                    <m:sSub>
                      <m:sSubPr>
                        <m:ctrlPr>
                          <w:ins w:id="246" w:author="3139808605" w:date="2017-04-24T10:18:00Z">
                            <w:rPr>
                              <w:rFonts w:ascii="Cambria Math" w:hAnsi="Cambria Math"/>
                              <w:i/>
                            </w:rPr>
                          </w:ins>
                        </m:ctrlPr>
                      </m:sSubPr>
                      <m:e>
                        <m:r>
                          <w:rPr>
                            <w:rFonts w:ascii="Cambria Math" w:hAnsi="Cambria Math"/>
                          </w:rPr>
                          <m:t>r</m:t>
                        </m:r>
                      </m:e>
                      <m:sub>
                        <m:r>
                          <w:rPr>
                            <w:rFonts w:ascii="Cambria Math" w:hAnsi="Cambria Math"/>
                          </w:rPr>
                          <m:t>ij</m:t>
                        </m:r>
                      </m:sub>
                    </m:sSub>
                    <m:r>
                      <m:rPr>
                        <m:sty m:val="p"/>
                      </m:rPr>
                      <w:rPr>
                        <w:rFonts w:ascii="Cambria Math" w:hAnsi="Cambria Math"/>
                      </w:rPr>
                      <m:t>&lt;</m:t>
                    </m:r>
                    <m:sSub>
                      <m:sSubPr>
                        <m:ctrlPr>
                          <w:ins w:id="247" w:author="3139808605" w:date="2017-04-24T10:18:00Z">
                            <w:rPr>
                              <w:rFonts w:ascii="Cambria Math" w:hAnsi="Cambria Math"/>
                            </w:rPr>
                          </w:ins>
                        </m:ctrlPr>
                      </m:sSubPr>
                      <m:e>
                        <m:r>
                          <w:rPr>
                            <w:rFonts w:ascii="Cambria Math" w:hAnsi="Cambria Math"/>
                          </w:rPr>
                          <m:t>r</m:t>
                        </m:r>
                      </m:e>
                      <m:sub>
                        <m:r>
                          <w:rPr>
                            <w:rFonts w:ascii="Cambria Math" w:hAnsi="Cambria Math"/>
                          </w:rPr>
                          <m:t>c</m:t>
                        </m:r>
                        <m:r>
                          <m:rPr>
                            <m:sty m:val="p"/>
                          </m:rPr>
                          <w:rPr>
                            <w:rFonts w:ascii="Cambria Math" w:hAnsi="Cambria Math"/>
                          </w:rPr>
                          <m:t>ut</m:t>
                        </m:r>
                      </m:sub>
                    </m:sSub>
                    <m:r>
                      <m:rPr>
                        <m:sty m:val="p"/>
                      </m:rPr>
                      <w:rPr>
                        <w:rFonts w:ascii="Cambria Math" w:hAnsi="Cambria Math"/>
                      </w:rPr>
                      <m:t xml:space="preserve"> </m:t>
                    </m:r>
                  </m:e>
                </m:mr>
                <m:mr>
                  <m:e>
                    <m:r>
                      <m:rPr>
                        <m:sty m:val="p"/>
                      </m:rPr>
                      <w:rPr>
                        <w:rFonts w:ascii="Cambria Math" w:hAnsi="Cambria Math"/>
                      </w:rPr>
                      <m:t>0</m:t>
                    </m:r>
                  </m:e>
                  <m:e>
                    <m:sSub>
                      <m:sSubPr>
                        <m:ctrlPr>
                          <w:ins w:id="248" w:author="3139808605" w:date="2017-04-24T10:18:00Z">
                            <w:rPr>
                              <w:rFonts w:ascii="Cambria Math" w:hAnsi="Cambria Math"/>
                              <w:i/>
                            </w:rPr>
                          </w:ins>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ins w:id="249" w:author="3139808605" w:date="2017-04-24T10:18:00Z">
                            <w:rPr>
                              <w:rFonts w:ascii="Cambria Math" w:hAnsi="Cambria Math"/>
                            </w:rPr>
                          </w:ins>
                        </m:ctrlPr>
                      </m:sSubPr>
                      <m:e>
                        <m:r>
                          <w:rPr>
                            <w:rFonts w:ascii="Cambria Math" w:hAnsi="Cambria Math"/>
                          </w:rPr>
                          <m:t>r</m:t>
                        </m:r>
                      </m:e>
                      <m:sub>
                        <m:r>
                          <w:rPr>
                            <w:rFonts w:ascii="Cambria Math" w:hAnsi="Cambria Math"/>
                          </w:rPr>
                          <m:t>c</m:t>
                        </m:r>
                        <m:r>
                          <m:rPr>
                            <m:sty m:val="p"/>
                          </m:rPr>
                          <w:rPr>
                            <w:rFonts w:ascii="Cambria Math" w:hAnsi="Cambria Math"/>
                          </w:rPr>
                          <m:t>ut</m:t>
                        </m:r>
                      </m:sub>
                    </m:sSub>
                  </m:e>
                </m:mr>
              </m:m>
            </m:e>
          </m:d>
        </m:oMath>
      </m:oMathPara>
    </w:p>
    <w:p w14:paraId="69245EAC" w14:textId="77777777" w:rsidR="00BC2499" w:rsidRPr="006E492E" w:rsidRDefault="00BC2499" w:rsidP="0063031F">
      <w:pPr>
        <w:pStyle w:val="ListParagraph"/>
        <w:numPr>
          <w:ilvl w:val="0"/>
          <w:numId w:val="24"/>
        </w:numPr>
        <w:jc w:val="both"/>
      </w:pPr>
      <w:r w:rsidRPr="006E492E">
        <w:lastRenderedPageBreak/>
        <w:t xml:space="preserve">Virial calculation: Virial is basically </w:t>
      </w:r>
      <w:r>
        <w:t xml:space="preserve">the </w:t>
      </w:r>
      <w:r w:rsidRPr="006E492E">
        <w:t>negative derivative of energy with respect to distance</w:t>
      </w:r>
      <w:r>
        <w:t>,</w:t>
      </w:r>
      <w:r w:rsidRPr="006E492E">
        <w:t xml:space="preserve"> </w:t>
      </w:r>
      <w:r>
        <w:t>multiplied by</w:t>
      </w:r>
      <w:r w:rsidRPr="006E492E">
        <w:t xml:space="preserve"> distance.</w:t>
      </w:r>
    </w:p>
    <w:p w14:paraId="3350D8C2" w14:textId="77777777" w:rsidR="00BC2499" w:rsidRPr="006E492E" w:rsidRDefault="00587CB2" w:rsidP="00BC2499">
      <w:pPr>
        <w:pStyle w:val="ListParagraph"/>
      </w:pPr>
      <m:oMathPara>
        <m:oMathParaPr>
          <m:jc m:val="center"/>
        </m:oMathParaPr>
        <m:oMath>
          <m:sSub>
            <m:sSubPr>
              <m:ctrlPr>
                <w:ins w:id="250" w:author="3139808605" w:date="2017-04-24T10:18:00Z">
                  <w:rPr>
                    <w:rFonts w:ascii="Cambria Math" w:hAnsi="Cambria Math"/>
                  </w:rPr>
                </w:ins>
              </m:ctrlPr>
            </m:sSubPr>
            <m:e>
              <m:r>
                <w:rPr>
                  <w:rFonts w:ascii="Cambria Math" w:hAnsi="Cambria Math"/>
                </w:rPr>
                <m:t>W</m:t>
              </m:r>
            </m:e>
            <m:sub>
              <m:r>
                <w:rPr>
                  <w:rFonts w:ascii="Cambria Math" w:hAnsi="Cambria Math"/>
                </w:rPr>
                <m:t>ij</m:t>
              </m:r>
            </m:sub>
          </m:sSub>
          <m:r>
            <m:rPr>
              <m:sty m:val="p"/>
            </m:rPr>
            <w:rPr>
              <w:rFonts w:ascii="Cambria Math" w:hAnsi="Cambria Math"/>
            </w:rPr>
            <m:t>=-</m:t>
          </m:r>
          <m:f>
            <m:fPr>
              <m:ctrlPr>
                <w:ins w:id="251" w:author="3139808605" w:date="2017-04-24T10:18:00Z">
                  <w:rPr>
                    <w:rFonts w:ascii="Cambria Math" w:hAnsi="Cambria Math"/>
                  </w:rPr>
                </w:ins>
              </m:ctrlPr>
            </m:fPr>
            <m:num>
              <m:r>
                <w:rPr>
                  <w:rFonts w:ascii="Cambria Math" w:hAnsi="Cambria Math"/>
                </w:rPr>
                <m:t>d</m:t>
              </m:r>
              <m:sSub>
                <m:sSubPr>
                  <m:ctrlPr>
                    <w:ins w:id="252" w:author="3139808605" w:date="2017-04-24T10:18:00Z">
                      <w:rPr>
                        <w:rFonts w:ascii="Cambria Math" w:hAnsi="Cambria Math"/>
                      </w:rPr>
                    </w:ins>
                  </m:ctrlPr>
                </m:sSubPr>
                <m:e>
                  <m:r>
                    <w:rPr>
                      <w:rFonts w:ascii="Cambria Math" w:hAnsi="Cambria Math"/>
                    </w:rPr>
                    <m:t>E</m:t>
                  </m:r>
                </m:e>
                <m:sub>
                  <m:r>
                    <w:rPr>
                      <w:rFonts w:ascii="Cambria Math" w:hAnsi="Cambria Math"/>
                    </w:rPr>
                    <m:t>ij</m:t>
                  </m:r>
                </m:sub>
              </m:sSub>
            </m:num>
            <m:den>
              <m:r>
                <w:rPr>
                  <w:rFonts w:ascii="Cambria Math" w:hAnsi="Cambria Math"/>
                </w:rPr>
                <m:t>dr</m:t>
              </m:r>
            </m:den>
          </m:f>
          <m:r>
            <m:rPr>
              <m:sty m:val="p"/>
            </m:rPr>
            <w:rPr>
              <w:rFonts w:ascii="Cambria Math" w:hAnsi="Cambria Math"/>
            </w:rPr>
            <m:t>×</m:t>
          </m:r>
          <m:f>
            <m:fPr>
              <m:ctrlPr>
                <w:ins w:id="253" w:author="3139808605" w:date="2017-04-24T10:18:00Z">
                  <w:rPr>
                    <w:rFonts w:ascii="Cambria Math" w:hAnsi="Cambria Math"/>
                  </w:rPr>
                </w:ins>
              </m:ctrlPr>
            </m:fPr>
            <m:num>
              <m:acc>
                <m:accPr>
                  <m:chr m:val="⃑"/>
                  <m:ctrlPr>
                    <w:ins w:id="254" w:author="3139808605" w:date="2017-04-24T10:18:00Z">
                      <w:rPr>
                        <w:rFonts w:ascii="Cambria Math" w:hAnsi="Cambria Math"/>
                      </w:rPr>
                    </w:ins>
                  </m:ctrlPr>
                </m:accPr>
                <m:e>
                  <m:sSub>
                    <m:sSubPr>
                      <m:ctrlPr>
                        <w:ins w:id="255" w:author="3139808605" w:date="2017-04-24T10:18:00Z">
                          <w:rPr>
                            <w:rFonts w:ascii="Cambria Math" w:hAnsi="Cambria Math"/>
                          </w:rPr>
                        </w:ins>
                      </m:ctrlPr>
                    </m:sSubPr>
                    <m:e>
                      <m:r>
                        <w:rPr>
                          <w:rFonts w:ascii="Cambria Math" w:hAnsi="Cambria Math"/>
                        </w:rPr>
                        <m:t>r</m:t>
                      </m:r>
                    </m:e>
                    <m:sub>
                      <m:r>
                        <w:rPr>
                          <w:rFonts w:ascii="Cambria Math" w:hAnsi="Cambria Math"/>
                        </w:rPr>
                        <m:t>ij</m:t>
                      </m:r>
                    </m:sub>
                  </m:sSub>
                </m:e>
              </m:acc>
            </m:num>
            <m:den>
              <m:sSub>
                <m:sSubPr>
                  <m:ctrlPr>
                    <w:ins w:id="256" w:author="3139808605" w:date="2017-04-24T10:18:00Z">
                      <w:rPr>
                        <w:rFonts w:ascii="Cambria Math" w:hAnsi="Cambria Math"/>
                      </w:rPr>
                    </w:ins>
                  </m:ctrlPr>
                </m:sSubPr>
                <m:e>
                  <m:r>
                    <w:rPr>
                      <w:rFonts w:ascii="Cambria Math" w:hAnsi="Cambria Math"/>
                    </w:rPr>
                    <m:t>r</m:t>
                  </m:r>
                </m:e>
                <m:sub>
                  <m:r>
                    <w:rPr>
                      <w:rFonts w:ascii="Cambria Math" w:hAnsi="Cambria Math"/>
                    </w:rPr>
                    <m:t>ij</m:t>
                  </m:r>
                </m:sub>
              </m:sSub>
            </m:den>
          </m:f>
        </m:oMath>
      </m:oMathPara>
    </w:p>
    <w:p w14:paraId="3F985003" w14:textId="77777777" w:rsidR="00BC2499" w:rsidRPr="006E492E" w:rsidRDefault="00BC2499" w:rsidP="00BC2499">
      <w:pPr>
        <w:pStyle w:val="ListParagraph"/>
        <w:ind w:firstLine="720"/>
      </w:pPr>
      <w:r w:rsidRPr="006E492E">
        <w:t xml:space="preserve">Using </w:t>
      </w:r>
      <w:r>
        <w:t>the SWITCH</w:t>
      </w:r>
      <w:r w:rsidRPr="006E492E">
        <w:t xml:space="preserve"> potential </w:t>
      </w:r>
      <w:r>
        <w:t xml:space="preserve">function </w:t>
      </w:r>
      <w:r w:rsidRPr="006E492E">
        <w:t>defined above:</w:t>
      </w:r>
    </w:p>
    <w:p w14:paraId="51424C25" w14:textId="77777777" w:rsidR="00BC2499" w:rsidRDefault="00BC2499" w:rsidP="00BC2499">
      <w:pPr>
        <w:rPr>
          <w:rFonts w:eastAsiaTheme="minorEastAsia"/>
        </w:rPr>
      </w:pPr>
      <w:r>
        <w:tab/>
      </w:r>
      <m:oMath>
        <m:sSub>
          <m:sSubPr>
            <m:ctrlPr>
              <w:ins w:id="257" w:author="3139808605" w:date="2017-04-24T10:18:00Z">
                <w:rPr>
                  <w:rFonts w:ascii="Cambria Math" w:hAnsi="Cambria Math"/>
                </w:rPr>
              </w:ins>
            </m:ctrlPr>
          </m:sSubPr>
          <m:e>
            <m:r>
              <m:rPr>
                <m:sty m:val="p"/>
              </m:rPr>
              <w:rPr>
                <w:rFonts w:ascii="Cambria Math" w:hAnsi="Cambria Math"/>
              </w:rPr>
              <m:t>W</m:t>
            </m:r>
          </m:e>
          <m:sub>
            <m:r>
              <m:rPr>
                <m:sty m:val="p"/>
              </m:rPr>
              <w:rPr>
                <w:rFonts w:ascii="Cambria Math" w:hAnsi="Cambria Math"/>
              </w:rPr>
              <m:t>ij</m:t>
            </m:r>
          </m:sub>
        </m:sSub>
        <m:d>
          <m:dPr>
            <m:ctrlPr>
              <w:ins w:id="258" w:author="3139808605" w:date="2017-04-24T10:18:00Z">
                <w:rPr>
                  <w:rFonts w:ascii="Cambria Math" w:hAnsi="Cambria Math"/>
                </w:rPr>
              </w:ins>
            </m:ctrlPr>
          </m:dPr>
          <m:e>
            <m:r>
              <m:rPr>
                <m:sty m:val="p"/>
              </m:rPr>
              <w:rPr>
                <w:rFonts w:ascii="Cambria Math" w:hAnsi="Cambria Math"/>
              </w:rPr>
              <m:t>switch</m:t>
            </m:r>
          </m:e>
        </m:d>
        <m:r>
          <m:rPr>
            <m:sty m:val="p"/>
          </m:rPr>
          <w:rPr>
            <w:rFonts w:ascii="Cambria Math" w:hAnsi="Cambria Math"/>
          </w:rPr>
          <m:t>= 6×</m:t>
        </m:r>
        <m:sSub>
          <m:sSubPr>
            <m:ctrlPr>
              <w:ins w:id="259" w:author="3139808605" w:date="2017-04-24T10:18:00Z">
                <w:rPr>
                  <w:rFonts w:ascii="Cambria Math" w:hAnsi="Cambria Math"/>
                  <w:i/>
                </w:rPr>
              </w:ins>
            </m:ctrlPr>
          </m:sSubPr>
          <m:e>
            <m:r>
              <w:rPr>
                <w:rFonts w:ascii="Cambria Math" w:hAnsi="Cambria Math"/>
              </w:rPr>
              <m:t>C</m:t>
            </m:r>
          </m:e>
          <m:sub>
            <m:sSub>
              <m:sSubPr>
                <m:ctrlPr>
                  <w:ins w:id="260" w:author="3139808605" w:date="2017-04-24T10:18:00Z">
                    <w:rPr>
                      <w:rFonts w:ascii="Cambria Math" w:hAnsi="Cambria Math"/>
                      <w:i/>
                    </w:rPr>
                  </w:ins>
                </m:ctrlPr>
              </m:sSubPr>
              <m:e>
                <m:r>
                  <w:rPr>
                    <w:rFonts w:ascii="Cambria Math" w:hAnsi="Cambria Math"/>
                  </w:rPr>
                  <m:t>n</m:t>
                </m:r>
              </m:e>
              <m:sub>
                <m:r>
                  <w:rPr>
                    <w:rFonts w:ascii="Cambria Math" w:hAnsi="Cambria Math"/>
                  </w:rPr>
                  <m:t>ij</m:t>
                </m:r>
              </m:sub>
            </m:sSub>
          </m:sub>
        </m:sSub>
        <m:sSub>
          <m:sSubPr>
            <m:ctrlPr>
              <w:ins w:id="261" w:author="3139808605" w:date="2017-04-24T10:18:00Z">
                <w:rPr>
                  <w:rFonts w:ascii="Cambria Math" w:hAnsi="Cambria Math"/>
                  <w:i/>
                </w:rPr>
              </w:ins>
            </m:ctrlPr>
          </m:sSubPr>
          <m:e>
            <m:r>
              <w:rPr>
                <w:rFonts w:ascii="Cambria Math" w:hAnsi="Cambria Math"/>
              </w:rPr>
              <m:t>ε</m:t>
            </m:r>
          </m:e>
          <m:sub>
            <m:r>
              <w:rPr>
                <w:rFonts w:ascii="Cambria Math" w:hAnsi="Cambria Math"/>
              </w:rPr>
              <m:t>ij</m:t>
            </m:r>
          </m:sub>
        </m:sSub>
        <m:d>
          <m:dPr>
            <m:begChr m:val="["/>
            <m:endChr m:val="]"/>
            <m:ctrlPr>
              <w:ins w:id="262" w:author="3139808605" w:date="2017-04-24T10:18:00Z">
                <w:rPr>
                  <w:rFonts w:ascii="Cambria Math" w:hAnsi="Cambria Math"/>
                </w:rPr>
              </w:ins>
            </m:ctrlPr>
          </m:dPr>
          <m:e>
            <m:sSup>
              <m:sSupPr>
                <m:ctrlPr>
                  <w:ins w:id="263" w:author="3139808605" w:date="2017-04-24T10:18:00Z">
                    <w:rPr>
                      <w:rFonts w:ascii="Cambria Math" w:hAnsi="Cambria Math"/>
                    </w:rPr>
                  </w:ins>
                </m:ctrlPr>
              </m:sSupPr>
              <m:e>
                <m:f>
                  <m:fPr>
                    <m:ctrlPr>
                      <w:ins w:id="264" w:author="3139808605" w:date="2017-04-24T10:18:00Z">
                        <w:rPr>
                          <w:rFonts w:ascii="Cambria Math" w:hAnsi="Cambria Math"/>
                        </w:rPr>
                      </w:ins>
                    </m:ctrlPr>
                  </m:fPr>
                  <m:num>
                    <m:sSub>
                      <m:sSubPr>
                        <m:ctrlPr>
                          <w:ins w:id="265" w:author="3139808605" w:date="2017-04-24T10:18:00Z">
                            <w:rPr>
                              <w:rFonts w:ascii="Cambria Math" w:hAnsi="Cambria Math"/>
                              <w:i/>
                            </w:rPr>
                          </w:ins>
                        </m:ctrlPr>
                      </m:sSubPr>
                      <m:e>
                        <m:r>
                          <w:rPr>
                            <w:rFonts w:ascii="Cambria Math" w:hAnsi="Cambria Math"/>
                          </w:rPr>
                          <m:t>n</m:t>
                        </m:r>
                      </m:e>
                      <m:sub>
                        <m:r>
                          <w:rPr>
                            <w:rFonts w:ascii="Cambria Math" w:hAnsi="Cambria Math"/>
                          </w:rPr>
                          <m:t>ij</m:t>
                        </m:r>
                      </m:sub>
                    </m:sSub>
                  </m:num>
                  <m:den>
                    <m:r>
                      <m:rPr>
                        <m:sty m:val="p"/>
                      </m:rPr>
                      <w:rPr>
                        <w:rFonts w:ascii="Cambria Math" w:hAnsi="Cambria Math"/>
                      </w:rPr>
                      <m:t>2</m:t>
                    </m:r>
                  </m:den>
                </m:f>
                <m:r>
                  <m:rPr>
                    <m:sty m:val="p"/>
                  </m:rPr>
                  <w:rPr>
                    <w:rFonts w:ascii="Cambria Math" w:hAnsi="Cambria Math"/>
                  </w:rPr>
                  <m:t>×</m:t>
                </m:r>
                <m:d>
                  <m:dPr>
                    <m:ctrlPr>
                      <w:ins w:id="266" w:author="3139808605" w:date="2017-04-24T10:18:00Z">
                        <w:rPr>
                          <w:rFonts w:ascii="Cambria Math" w:hAnsi="Cambria Math"/>
                        </w:rPr>
                      </w:ins>
                    </m:ctrlPr>
                  </m:dPr>
                  <m:e>
                    <m:f>
                      <m:fPr>
                        <m:ctrlPr>
                          <w:ins w:id="267" w:author="3139808605" w:date="2017-04-24T10:18:00Z">
                            <w:rPr>
                              <w:rFonts w:ascii="Cambria Math" w:hAnsi="Cambria Math"/>
                              <w:i/>
                            </w:rPr>
                          </w:ins>
                        </m:ctrlPr>
                      </m:fPr>
                      <m:num>
                        <m:sSub>
                          <m:sSubPr>
                            <m:ctrlPr>
                              <w:ins w:id="268" w:author="3139808605" w:date="2017-04-24T10:18:00Z">
                                <w:rPr>
                                  <w:rFonts w:ascii="Cambria Math" w:hAnsi="Cambria Math"/>
                                  <w:i/>
                                </w:rPr>
                              </w:ins>
                            </m:ctrlPr>
                          </m:sSubPr>
                          <m:e>
                            <m:r>
                              <w:rPr>
                                <w:rFonts w:ascii="Cambria Math" w:hAnsi="Cambria Math"/>
                              </w:rPr>
                              <m:t>σ</m:t>
                            </m:r>
                          </m:e>
                          <m:sub>
                            <m:r>
                              <w:rPr>
                                <w:rFonts w:ascii="Cambria Math" w:hAnsi="Cambria Math"/>
                              </w:rPr>
                              <m:t>ij</m:t>
                            </m:r>
                          </m:sub>
                        </m:sSub>
                      </m:num>
                      <m:den>
                        <m:sSub>
                          <m:sSubPr>
                            <m:ctrlPr>
                              <w:ins w:id="269" w:author="3139808605" w:date="2017-04-24T10:18:00Z">
                                <w:rPr>
                                  <w:rFonts w:ascii="Cambria Math" w:hAnsi="Cambria Math"/>
                                  <w:i/>
                                </w:rPr>
                              </w:ins>
                            </m:ctrlPr>
                          </m:sSubPr>
                          <m:e>
                            <m:r>
                              <w:rPr>
                                <w:rFonts w:ascii="Cambria Math" w:hAnsi="Cambria Math"/>
                              </w:rPr>
                              <m:t>r</m:t>
                            </m:r>
                          </m:e>
                          <m:sub>
                            <m:r>
                              <w:rPr>
                                <w:rFonts w:ascii="Cambria Math" w:hAnsi="Cambria Math"/>
                              </w:rPr>
                              <m:t>ij</m:t>
                            </m:r>
                          </m:sub>
                        </m:sSub>
                      </m:den>
                    </m:f>
                  </m:e>
                </m:d>
              </m:e>
              <m:sup>
                <m:sSub>
                  <m:sSubPr>
                    <m:ctrlPr>
                      <w:ins w:id="270" w:author="3139808605" w:date="2017-04-24T10:18:00Z">
                        <w:rPr>
                          <w:rFonts w:ascii="Cambria Math" w:hAnsi="Cambria Math"/>
                          <w:i/>
                        </w:rPr>
                      </w:ins>
                    </m:ctrlPr>
                  </m:sSubPr>
                  <m:e>
                    <m:r>
                      <w:rPr>
                        <w:rFonts w:ascii="Cambria Math" w:hAnsi="Cambria Math"/>
                      </w:rPr>
                      <m:t>n</m:t>
                    </m:r>
                  </m:e>
                  <m:sub>
                    <m:r>
                      <w:rPr>
                        <w:rFonts w:ascii="Cambria Math" w:hAnsi="Cambria Math"/>
                      </w:rPr>
                      <m:t>ij</m:t>
                    </m:r>
                  </m:sub>
                </m:sSub>
              </m:sup>
            </m:sSup>
            <m:r>
              <m:rPr>
                <m:sty m:val="p"/>
              </m:rPr>
              <w:rPr>
                <w:rFonts w:ascii="Cambria Math" w:hAnsi="Cambria Math"/>
              </w:rPr>
              <m:t>-</m:t>
            </m:r>
            <m:sSup>
              <m:sSupPr>
                <m:ctrlPr>
                  <w:ins w:id="271" w:author="3139808605" w:date="2017-04-24T10:18:00Z">
                    <w:rPr>
                      <w:rFonts w:ascii="Cambria Math" w:hAnsi="Cambria Math"/>
                      <w:i/>
                    </w:rPr>
                  </w:ins>
                </m:ctrlPr>
              </m:sSupPr>
              <m:e>
                <m:d>
                  <m:dPr>
                    <m:ctrlPr>
                      <w:ins w:id="272" w:author="3139808605" w:date="2017-04-24T10:18:00Z">
                        <w:rPr>
                          <w:rFonts w:ascii="Cambria Math" w:hAnsi="Cambria Math"/>
                          <w:i/>
                        </w:rPr>
                      </w:ins>
                    </m:ctrlPr>
                  </m:dPr>
                  <m:e>
                    <m:f>
                      <m:fPr>
                        <m:ctrlPr>
                          <w:ins w:id="273" w:author="3139808605" w:date="2017-04-24T10:18:00Z">
                            <w:rPr>
                              <w:rFonts w:ascii="Cambria Math" w:hAnsi="Cambria Math"/>
                              <w:i/>
                            </w:rPr>
                          </w:ins>
                        </m:ctrlPr>
                      </m:fPr>
                      <m:num>
                        <m:sSub>
                          <m:sSubPr>
                            <m:ctrlPr>
                              <w:ins w:id="274" w:author="3139808605" w:date="2017-04-24T10:18:00Z">
                                <w:rPr>
                                  <w:rFonts w:ascii="Cambria Math" w:hAnsi="Cambria Math"/>
                                  <w:i/>
                                </w:rPr>
                              </w:ins>
                            </m:ctrlPr>
                          </m:sSubPr>
                          <m:e>
                            <m:r>
                              <w:rPr>
                                <w:rFonts w:ascii="Cambria Math" w:hAnsi="Cambria Math"/>
                              </w:rPr>
                              <m:t>σ</m:t>
                            </m:r>
                          </m:e>
                          <m:sub>
                            <m:r>
                              <w:rPr>
                                <w:rFonts w:ascii="Cambria Math" w:hAnsi="Cambria Math"/>
                              </w:rPr>
                              <m:t>ij</m:t>
                            </m:r>
                          </m:sub>
                        </m:sSub>
                      </m:num>
                      <m:den>
                        <m:sSub>
                          <m:sSubPr>
                            <m:ctrlPr>
                              <w:ins w:id="275" w:author="3139808605" w:date="2017-04-24T10:18:00Z">
                                <w:rPr>
                                  <w:rFonts w:ascii="Cambria Math" w:hAnsi="Cambria Math"/>
                                  <w:i/>
                                </w:rPr>
                              </w:ins>
                            </m:ctrlPr>
                          </m:sSubPr>
                          <m:e>
                            <m:r>
                              <w:rPr>
                                <w:rFonts w:ascii="Cambria Math" w:hAnsi="Cambria Math"/>
                              </w:rPr>
                              <m:t>r</m:t>
                            </m:r>
                          </m:e>
                          <m:sub>
                            <m:r>
                              <w:rPr>
                                <w:rFonts w:ascii="Cambria Math" w:hAnsi="Cambria Math"/>
                              </w:rPr>
                              <m:t>ij</m:t>
                            </m:r>
                          </m:sub>
                        </m:sSub>
                      </m:den>
                    </m:f>
                  </m:e>
                </m:d>
              </m:e>
              <m:sup>
                <m:r>
                  <w:rPr>
                    <w:rFonts w:ascii="Cambria Math" w:hAnsi="Cambria Math"/>
                  </w:rPr>
                  <m:t>6</m:t>
                </m:r>
              </m:sup>
            </m:sSup>
          </m:e>
        </m:d>
        <m:r>
          <m:rPr>
            <m:sty m:val="p"/>
          </m:rPr>
          <w:rPr>
            <w:rFonts w:ascii="Cambria Math" w:hAnsi="Cambria Math"/>
          </w:rPr>
          <m:t>×</m:t>
        </m:r>
        <m:sSub>
          <m:sSubPr>
            <m:ctrlPr>
              <w:ins w:id="276" w:author="3139808605" w:date="2017-04-24T10:18:00Z">
                <w:rPr>
                  <w:rFonts w:ascii="Cambria Math" w:hAnsi="Cambria Math"/>
                </w:rPr>
              </w:ins>
            </m:ctrlPr>
          </m:sSubPr>
          <m:e>
            <m:r>
              <m:rPr>
                <m:sty m:val="p"/>
              </m:rPr>
              <w:rPr>
                <w:rFonts w:ascii="Cambria Math" w:hAnsi="Cambria Math"/>
              </w:rPr>
              <m:t>F</m:t>
            </m:r>
          </m:e>
          <m:sub>
            <m:r>
              <m:rPr>
                <m:sty m:val="p"/>
              </m:rPr>
              <w:rPr>
                <w:rFonts w:ascii="Cambria Math" w:hAnsi="Cambria Math"/>
              </w:rPr>
              <m:t>E</m:t>
            </m:r>
          </m:sub>
        </m:sSub>
        <m:r>
          <m:rPr>
            <m:sty m:val="p"/>
          </m:rPr>
          <w:rPr>
            <w:rFonts w:ascii="Cambria Math" w:hAnsi="Cambria Math"/>
          </w:rPr>
          <m:t>×</m:t>
        </m:r>
        <m:f>
          <m:fPr>
            <m:ctrlPr>
              <w:ins w:id="277" w:author="3139808605" w:date="2017-04-24T10:18:00Z">
                <w:rPr>
                  <w:rFonts w:ascii="Cambria Math" w:hAnsi="Cambria Math"/>
                </w:rPr>
              </w:ins>
            </m:ctrlPr>
          </m:fPr>
          <m:num>
            <m:acc>
              <m:accPr>
                <m:chr m:val="⃑"/>
                <m:ctrlPr>
                  <w:ins w:id="278" w:author="3139808605" w:date="2017-04-24T10:18:00Z">
                    <w:rPr>
                      <w:rFonts w:ascii="Cambria Math" w:hAnsi="Cambria Math"/>
                    </w:rPr>
                  </w:ins>
                </m:ctrlPr>
              </m:accPr>
              <m:e>
                <m:r>
                  <m:rPr>
                    <m:sty m:val="p"/>
                  </m:rPr>
                  <w:rPr>
                    <w:rFonts w:ascii="Cambria Math" w:hAnsi="Cambria Math"/>
                  </w:rPr>
                  <m:t>r</m:t>
                </m:r>
              </m:e>
            </m:acc>
          </m:num>
          <m:den>
            <m:sSup>
              <m:sSupPr>
                <m:ctrlPr>
                  <w:ins w:id="279" w:author="3139808605" w:date="2017-04-24T10:18:00Z">
                    <w:rPr>
                      <w:rFonts w:ascii="Cambria Math" w:hAnsi="Cambria Math"/>
                    </w:rPr>
                  </w:ins>
                </m:ctrlPr>
              </m:sSupPr>
              <m:e>
                <m:sSub>
                  <m:sSubPr>
                    <m:ctrlPr>
                      <w:ins w:id="280" w:author="3139808605" w:date="2017-04-24T10:18:00Z">
                        <w:rPr>
                          <w:rFonts w:ascii="Cambria Math" w:hAnsi="Cambria Math"/>
                          <w:i/>
                        </w:rPr>
                      </w:ins>
                    </m:ctrlPr>
                  </m:sSubPr>
                  <m:e>
                    <m:r>
                      <w:rPr>
                        <w:rFonts w:ascii="Cambria Math" w:hAnsi="Cambria Math"/>
                      </w:rPr>
                      <m:t>r</m:t>
                    </m:r>
                  </m:e>
                  <m:sub>
                    <m:r>
                      <w:rPr>
                        <w:rFonts w:ascii="Cambria Math" w:hAnsi="Cambria Math"/>
                      </w:rPr>
                      <m:t>ij</m:t>
                    </m:r>
                  </m:sub>
                </m:sSub>
              </m:e>
              <m:sup>
                <m:r>
                  <m:rPr>
                    <m:sty m:val="p"/>
                  </m:rPr>
                  <w:rPr>
                    <w:rFonts w:ascii="Cambria Math" w:hAnsi="Cambria Math"/>
                  </w:rPr>
                  <m:t>2</m:t>
                </m:r>
              </m:sup>
            </m:sSup>
          </m:den>
        </m:f>
        <m:r>
          <m:rPr>
            <m:sty m:val="p"/>
          </m:rPr>
          <w:rPr>
            <w:rFonts w:ascii="Cambria Math" w:hAnsi="Cambria Math"/>
          </w:rPr>
          <m:t>-</m:t>
        </m:r>
        <m:sSub>
          <m:sSubPr>
            <m:ctrlPr>
              <w:ins w:id="281" w:author="3139808605" w:date="2017-04-24T10:18:00Z">
                <w:rPr>
                  <w:rFonts w:ascii="Cambria Math" w:hAnsi="Cambria Math"/>
                  <w:i/>
                </w:rPr>
              </w:ins>
            </m:ctrlPr>
          </m:sSubPr>
          <m:e>
            <m:r>
              <w:rPr>
                <w:rFonts w:ascii="Cambria Math" w:hAnsi="Cambria Math"/>
              </w:rPr>
              <m:t>C</m:t>
            </m:r>
          </m:e>
          <m:sub>
            <m:sSub>
              <m:sSubPr>
                <m:ctrlPr>
                  <w:ins w:id="282" w:author="3139808605" w:date="2017-04-24T10:18:00Z">
                    <w:rPr>
                      <w:rFonts w:ascii="Cambria Math" w:hAnsi="Cambria Math"/>
                      <w:i/>
                    </w:rPr>
                  </w:ins>
                </m:ctrlPr>
              </m:sSubPr>
              <m:e>
                <m:r>
                  <w:rPr>
                    <w:rFonts w:ascii="Cambria Math" w:hAnsi="Cambria Math"/>
                  </w:rPr>
                  <m:t>n</m:t>
                </m:r>
              </m:e>
              <m:sub>
                <m:r>
                  <w:rPr>
                    <w:rFonts w:ascii="Cambria Math" w:hAnsi="Cambria Math"/>
                  </w:rPr>
                  <m:t>ij</m:t>
                </m:r>
              </m:sub>
            </m:sSub>
          </m:sub>
        </m:sSub>
        <m:sSub>
          <m:sSubPr>
            <m:ctrlPr>
              <w:ins w:id="283" w:author="3139808605" w:date="2017-04-24T10:18:00Z">
                <w:rPr>
                  <w:rFonts w:ascii="Cambria Math" w:hAnsi="Cambria Math"/>
                  <w:i/>
                </w:rPr>
              </w:ins>
            </m:ctrlPr>
          </m:sSubPr>
          <m:e>
            <m:r>
              <w:rPr>
                <w:rFonts w:ascii="Cambria Math" w:hAnsi="Cambria Math"/>
              </w:rPr>
              <m:t>ε</m:t>
            </m:r>
          </m:e>
          <m:sub>
            <m:r>
              <w:rPr>
                <w:rFonts w:ascii="Cambria Math" w:hAnsi="Cambria Math"/>
              </w:rPr>
              <m:t>ij</m:t>
            </m:r>
          </m:sub>
        </m:sSub>
        <m:d>
          <m:dPr>
            <m:begChr m:val="["/>
            <m:endChr m:val="]"/>
            <m:ctrlPr>
              <w:ins w:id="284" w:author="3139808605" w:date="2017-04-24T10:18:00Z">
                <w:rPr>
                  <w:rFonts w:ascii="Cambria Math" w:hAnsi="Cambria Math"/>
                  <w:i/>
                </w:rPr>
              </w:ins>
            </m:ctrlPr>
          </m:dPr>
          <m:e>
            <m:sSup>
              <m:sSupPr>
                <m:ctrlPr>
                  <w:ins w:id="285" w:author="3139808605" w:date="2017-04-24T10:18:00Z">
                    <w:rPr>
                      <w:rFonts w:ascii="Cambria Math" w:hAnsi="Cambria Math"/>
                      <w:i/>
                    </w:rPr>
                  </w:ins>
                </m:ctrlPr>
              </m:sSupPr>
              <m:e>
                <m:d>
                  <m:dPr>
                    <m:ctrlPr>
                      <w:ins w:id="286" w:author="3139808605" w:date="2017-04-24T10:18:00Z">
                        <w:rPr>
                          <w:rFonts w:ascii="Cambria Math" w:hAnsi="Cambria Math"/>
                          <w:i/>
                        </w:rPr>
                      </w:ins>
                    </m:ctrlPr>
                  </m:dPr>
                  <m:e>
                    <m:f>
                      <m:fPr>
                        <m:ctrlPr>
                          <w:ins w:id="287" w:author="3139808605" w:date="2017-04-24T10:18:00Z">
                            <w:rPr>
                              <w:rFonts w:ascii="Cambria Math" w:hAnsi="Cambria Math"/>
                              <w:i/>
                            </w:rPr>
                          </w:ins>
                        </m:ctrlPr>
                      </m:fPr>
                      <m:num>
                        <m:sSub>
                          <m:sSubPr>
                            <m:ctrlPr>
                              <w:ins w:id="288" w:author="3139808605" w:date="2017-04-24T10:18:00Z">
                                <w:rPr>
                                  <w:rFonts w:ascii="Cambria Math" w:hAnsi="Cambria Math"/>
                                  <w:i/>
                                </w:rPr>
                              </w:ins>
                            </m:ctrlPr>
                          </m:sSubPr>
                          <m:e>
                            <m:r>
                              <w:rPr>
                                <w:rFonts w:ascii="Cambria Math" w:hAnsi="Cambria Math"/>
                              </w:rPr>
                              <m:t>σ</m:t>
                            </m:r>
                          </m:e>
                          <m:sub>
                            <m:r>
                              <w:rPr>
                                <w:rFonts w:ascii="Cambria Math" w:hAnsi="Cambria Math"/>
                              </w:rPr>
                              <m:t>ij</m:t>
                            </m:r>
                          </m:sub>
                        </m:sSub>
                      </m:num>
                      <m:den>
                        <m:sSub>
                          <m:sSubPr>
                            <m:ctrlPr>
                              <w:ins w:id="289" w:author="3139808605" w:date="2017-04-24T10:18:00Z">
                                <w:rPr>
                                  <w:rFonts w:ascii="Cambria Math" w:hAnsi="Cambria Math"/>
                                  <w:i/>
                                </w:rPr>
                              </w:ins>
                            </m:ctrlPr>
                          </m:sSubPr>
                          <m:e>
                            <m:r>
                              <w:rPr>
                                <w:rFonts w:ascii="Cambria Math" w:hAnsi="Cambria Math"/>
                              </w:rPr>
                              <m:t>r</m:t>
                            </m:r>
                          </m:e>
                          <m:sub>
                            <m:r>
                              <w:rPr>
                                <w:rFonts w:ascii="Cambria Math" w:hAnsi="Cambria Math"/>
                              </w:rPr>
                              <m:t>ij</m:t>
                            </m:r>
                          </m:sub>
                        </m:sSub>
                      </m:den>
                    </m:f>
                  </m:e>
                </m:d>
              </m:e>
              <m:sup>
                <m:sSub>
                  <m:sSubPr>
                    <m:ctrlPr>
                      <w:ins w:id="290" w:author="3139808605" w:date="2017-04-24T10:18:00Z">
                        <w:rPr>
                          <w:rFonts w:ascii="Cambria Math" w:hAnsi="Cambria Math"/>
                          <w:i/>
                        </w:rPr>
                      </w:ins>
                    </m:ctrlPr>
                  </m:sSubPr>
                  <m:e>
                    <m:r>
                      <w:rPr>
                        <w:rFonts w:ascii="Cambria Math" w:hAnsi="Cambria Math"/>
                      </w:rPr>
                      <m:t>n</m:t>
                    </m:r>
                  </m:e>
                  <m:sub>
                    <m:r>
                      <w:rPr>
                        <w:rFonts w:ascii="Cambria Math" w:hAnsi="Cambria Math"/>
                      </w:rPr>
                      <m:t>ij</m:t>
                    </m:r>
                  </m:sub>
                </m:sSub>
              </m:sup>
            </m:sSup>
            <m:r>
              <w:rPr>
                <w:rFonts w:ascii="Cambria Math" w:hAnsi="Cambria Math"/>
              </w:rPr>
              <m:t>-</m:t>
            </m:r>
            <m:sSup>
              <m:sSupPr>
                <m:ctrlPr>
                  <w:ins w:id="291" w:author="3139808605" w:date="2017-04-24T10:18:00Z">
                    <w:rPr>
                      <w:rFonts w:ascii="Cambria Math" w:hAnsi="Cambria Math"/>
                      <w:i/>
                    </w:rPr>
                  </w:ins>
                </m:ctrlPr>
              </m:sSupPr>
              <m:e>
                <m:d>
                  <m:dPr>
                    <m:ctrlPr>
                      <w:ins w:id="292" w:author="3139808605" w:date="2017-04-24T10:18:00Z">
                        <w:rPr>
                          <w:rFonts w:ascii="Cambria Math" w:hAnsi="Cambria Math"/>
                          <w:i/>
                        </w:rPr>
                      </w:ins>
                    </m:ctrlPr>
                  </m:dPr>
                  <m:e>
                    <m:f>
                      <m:fPr>
                        <m:ctrlPr>
                          <w:ins w:id="293" w:author="3139808605" w:date="2017-04-24T10:18:00Z">
                            <w:rPr>
                              <w:rFonts w:ascii="Cambria Math" w:hAnsi="Cambria Math"/>
                              <w:i/>
                            </w:rPr>
                          </w:ins>
                        </m:ctrlPr>
                      </m:fPr>
                      <m:num>
                        <m:sSub>
                          <m:sSubPr>
                            <m:ctrlPr>
                              <w:ins w:id="294" w:author="3139808605" w:date="2017-04-24T10:18:00Z">
                                <w:rPr>
                                  <w:rFonts w:ascii="Cambria Math" w:hAnsi="Cambria Math"/>
                                  <w:i/>
                                </w:rPr>
                              </w:ins>
                            </m:ctrlPr>
                          </m:sSubPr>
                          <m:e>
                            <m:r>
                              <w:rPr>
                                <w:rFonts w:ascii="Cambria Math" w:hAnsi="Cambria Math"/>
                              </w:rPr>
                              <m:t>σ</m:t>
                            </m:r>
                          </m:e>
                          <m:sub>
                            <m:r>
                              <w:rPr>
                                <w:rFonts w:ascii="Cambria Math" w:hAnsi="Cambria Math"/>
                              </w:rPr>
                              <m:t>ij</m:t>
                            </m:r>
                          </m:sub>
                        </m:sSub>
                      </m:num>
                      <m:den>
                        <m:sSub>
                          <m:sSubPr>
                            <m:ctrlPr>
                              <w:ins w:id="295" w:author="3139808605" w:date="2017-04-24T10:18:00Z">
                                <w:rPr>
                                  <w:rFonts w:ascii="Cambria Math" w:hAnsi="Cambria Math"/>
                                  <w:i/>
                                </w:rPr>
                              </w:ins>
                            </m:ctrlPr>
                          </m:sSubPr>
                          <m:e>
                            <m:r>
                              <w:rPr>
                                <w:rFonts w:ascii="Cambria Math" w:hAnsi="Cambria Math"/>
                              </w:rPr>
                              <m:t>r</m:t>
                            </m:r>
                          </m:e>
                          <m:sub>
                            <m:r>
                              <w:rPr>
                                <w:rFonts w:ascii="Cambria Math" w:hAnsi="Cambria Math"/>
                              </w:rPr>
                              <m:t>ij</m:t>
                            </m:r>
                          </m:sub>
                        </m:sSub>
                      </m:den>
                    </m:f>
                  </m:e>
                </m:d>
              </m:e>
              <m:sup>
                <m:r>
                  <w:rPr>
                    <w:rFonts w:ascii="Cambria Math" w:hAnsi="Cambria Math"/>
                  </w:rPr>
                  <m:t>6</m:t>
                </m:r>
              </m:sup>
            </m:sSup>
          </m:e>
        </m:d>
        <m:r>
          <m:rPr>
            <m:sty m:val="p"/>
          </m:rPr>
          <w:rPr>
            <w:rFonts w:ascii="Cambria Math" w:hAnsi="Cambria Math"/>
          </w:rPr>
          <m:t>×</m:t>
        </m:r>
        <m:sSub>
          <m:sSubPr>
            <m:ctrlPr>
              <w:ins w:id="296" w:author="3139808605" w:date="2017-04-24T10:18:00Z">
                <w:rPr>
                  <w:rFonts w:ascii="Cambria Math" w:hAnsi="Cambria Math"/>
                </w:rPr>
              </w:ins>
            </m:ctrlPr>
          </m:sSubPr>
          <m:e>
            <m:r>
              <m:rPr>
                <m:sty m:val="p"/>
              </m:rPr>
              <w:rPr>
                <w:rFonts w:ascii="Cambria Math" w:hAnsi="Cambria Math"/>
              </w:rPr>
              <m:t>F</m:t>
            </m:r>
          </m:e>
          <m:sub>
            <m:r>
              <m:rPr>
                <m:sty m:val="p"/>
              </m:rPr>
              <w:rPr>
                <w:rFonts w:ascii="Cambria Math" w:hAnsi="Cambria Math"/>
              </w:rPr>
              <m:t>W</m:t>
            </m:r>
          </m:sub>
        </m:sSub>
      </m:oMath>
    </w:p>
    <w:p w14:paraId="77700519" w14:textId="77777777" w:rsidR="00BC2499" w:rsidRDefault="00BC2499" w:rsidP="00BC2499">
      <w:pPr>
        <w:ind w:left="720" w:firstLine="720"/>
        <w:rPr>
          <w:rFonts w:eastAsiaTheme="minorEastAsia"/>
        </w:rPr>
      </w:pPr>
      <w:r w:rsidRPr="006E4F29">
        <w:t>The factor F</w:t>
      </w:r>
      <w:r>
        <w:rPr>
          <w:vertAlign w:val="subscript"/>
        </w:rPr>
        <w:t>W</w:t>
      </w:r>
      <w:r w:rsidRPr="006E4F29">
        <w:t xml:space="preserve"> is defined as:</w:t>
      </w:r>
    </w:p>
    <w:p w14:paraId="1F80923C" w14:textId="77777777" w:rsidR="00BC2499" w:rsidRPr="004F6476" w:rsidRDefault="00587CB2" w:rsidP="00BC2499">
      <w:pPr>
        <w:rPr>
          <w:sz w:val="32"/>
        </w:rPr>
      </w:pPr>
      <m:oMathPara>
        <m:oMath>
          <m:sSub>
            <m:sSubPr>
              <m:ctrlPr>
                <w:ins w:id="297" w:author="3139808605" w:date="2017-04-24T10:18:00Z">
                  <w:rPr>
                    <w:rFonts w:ascii="Cambria Math" w:hAnsi="Cambria Math"/>
                  </w:rPr>
                </w:ins>
              </m:ctrlPr>
            </m:sSubPr>
            <m:e>
              <m:r>
                <w:rPr>
                  <w:rFonts w:ascii="Cambria Math" w:hAnsi="Cambria Math"/>
                </w:rPr>
                <m:t>F</m:t>
              </m:r>
            </m:e>
            <m:sub>
              <m:r>
                <w:rPr>
                  <w:rFonts w:ascii="Cambria Math" w:hAnsi="Cambria Math"/>
                </w:rPr>
                <m:t>W</m:t>
              </m:r>
            </m:sub>
          </m:sSub>
          <m:r>
            <m:rPr>
              <m:sty m:val="p"/>
            </m:rPr>
            <w:rPr>
              <w:rFonts w:ascii="Cambria Math" w:hAnsi="Cambria Math"/>
            </w:rPr>
            <m:t>=</m:t>
          </m:r>
          <m:d>
            <m:dPr>
              <m:begChr m:val="{"/>
              <m:endChr m:val=""/>
              <m:ctrlPr>
                <w:ins w:id="298" w:author="3139808605" w:date="2017-04-24T10:18:00Z">
                  <w:rPr>
                    <w:rFonts w:ascii="Cambria Math" w:hAnsi="Cambria Math"/>
                  </w:rPr>
                </w:ins>
              </m:ctrlPr>
            </m:dPr>
            <m:e>
              <m:m>
                <m:mPr>
                  <m:mcs>
                    <m:mc>
                      <m:mcPr>
                        <m:count m:val="2"/>
                        <m:mcJc m:val="center"/>
                      </m:mcPr>
                    </m:mc>
                  </m:mcs>
                  <m:ctrlPr>
                    <w:ins w:id="299" w:author="3139808605" w:date="2017-04-24T10:18:00Z">
                      <w:rPr>
                        <w:rFonts w:ascii="Cambria Math" w:hAnsi="Cambria Math"/>
                      </w:rPr>
                    </w:ins>
                  </m:ctrlPr>
                </m:mPr>
                <m:mr>
                  <m:e>
                    <m:r>
                      <m:rPr>
                        <m:sty m:val="p"/>
                      </m:rPr>
                      <w:rPr>
                        <w:rFonts w:ascii="Cambria Math" w:hAnsi="Cambria Math"/>
                      </w:rPr>
                      <m:t>1</m:t>
                    </m:r>
                  </m:e>
                  <m:e>
                    <m:sSub>
                      <m:sSubPr>
                        <m:ctrlPr>
                          <w:ins w:id="300" w:author="3139808605" w:date="2017-04-24T10:18:00Z">
                            <w:rPr>
                              <w:rFonts w:ascii="Cambria Math" w:hAnsi="Cambria Math"/>
                              <w:i/>
                            </w:rPr>
                          </w:ins>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ins w:id="301" w:author="3139808605" w:date="2017-04-24T10:18:00Z">
                            <w:rPr>
                              <w:rFonts w:ascii="Cambria Math" w:hAnsi="Cambria Math"/>
                            </w:rPr>
                          </w:ins>
                        </m:ctrlPr>
                      </m:sSubPr>
                      <m:e>
                        <m:r>
                          <w:rPr>
                            <w:rFonts w:ascii="Cambria Math" w:hAnsi="Cambria Math"/>
                          </w:rPr>
                          <m:t>r</m:t>
                        </m:r>
                      </m:e>
                      <m:sub>
                        <m:r>
                          <w:rPr>
                            <w:rFonts w:ascii="Cambria Math" w:hAnsi="Cambria Math"/>
                          </w:rPr>
                          <m:t>s</m:t>
                        </m:r>
                        <m:r>
                          <m:rPr>
                            <m:sty m:val="p"/>
                          </m:rPr>
                          <w:rPr>
                            <w:rFonts w:ascii="Cambria Math" w:hAnsi="Cambria Math"/>
                          </w:rPr>
                          <m:t>witch</m:t>
                        </m:r>
                      </m:sub>
                    </m:sSub>
                    <m:r>
                      <m:rPr>
                        <m:sty m:val="p"/>
                      </m:rPr>
                      <w:rPr>
                        <w:rFonts w:ascii="Cambria Math" w:hAnsi="Cambria Math"/>
                      </w:rPr>
                      <m:t xml:space="preserve"> </m:t>
                    </m:r>
                  </m:e>
                </m:mr>
                <m:mr>
                  <m:e>
                    <m:f>
                      <m:fPr>
                        <m:ctrlPr>
                          <w:ins w:id="302" w:author="3139808605" w:date="2017-04-24T10:18:00Z">
                            <w:rPr>
                              <w:rFonts w:ascii="Cambria Math" w:hAnsi="Cambria Math"/>
                            </w:rPr>
                          </w:ins>
                        </m:ctrlPr>
                      </m:fPr>
                      <m:num>
                        <m:r>
                          <w:rPr>
                            <w:rFonts w:ascii="Cambria Math" w:hAnsi="Cambria Math"/>
                          </w:rPr>
                          <m:t>12</m:t>
                        </m:r>
                        <m:d>
                          <m:dPr>
                            <m:ctrlPr>
                              <w:ins w:id="303" w:author="3139808605" w:date="2017-04-24T10:18:00Z">
                                <w:rPr>
                                  <w:rFonts w:ascii="Cambria Math" w:hAnsi="Cambria Math"/>
                                </w:rPr>
                              </w:ins>
                            </m:ctrlPr>
                          </m:dPr>
                          <m:e>
                            <m:sSup>
                              <m:sSupPr>
                                <m:ctrlPr>
                                  <w:ins w:id="304" w:author="3139808605" w:date="2017-04-24T10:18:00Z">
                                    <w:rPr>
                                      <w:rFonts w:ascii="Cambria Math" w:hAnsi="Cambria Math"/>
                                    </w:rPr>
                                  </w:ins>
                                </m:ctrlPr>
                              </m:sSupPr>
                              <m:e>
                                <m:sSub>
                                  <m:sSubPr>
                                    <m:ctrlPr>
                                      <w:ins w:id="305" w:author="3139808605" w:date="2017-04-24T10:18:00Z">
                                        <w:rPr>
                                          <w:rFonts w:ascii="Cambria Math" w:hAnsi="Cambria Math"/>
                                        </w:rPr>
                                      </w:ins>
                                    </m:ctrlPr>
                                  </m:sSubPr>
                                  <m:e>
                                    <m:r>
                                      <w:rPr>
                                        <w:rFonts w:ascii="Cambria Math" w:hAnsi="Cambria Math"/>
                                      </w:rPr>
                                      <m:t>r</m:t>
                                    </m:r>
                                  </m:e>
                                  <m:sub>
                                    <m:r>
                                      <w:rPr>
                                        <w:rFonts w:ascii="Cambria Math" w:hAnsi="Cambria Math"/>
                                      </w:rPr>
                                      <m:t>c</m:t>
                                    </m:r>
                                    <m:r>
                                      <m:rPr>
                                        <m:sty m:val="p"/>
                                      </m:rPr>
                                      <w:rPr>
                                        <w:rFonts w:ascii="Cambria Math" w:hAnsi="Cambria Math"/>
                                      </w:rPr>
                                      <m:t>ut</m:t>
                                    </m:r>
                                  </m:sub>
                                </m:sSub>
                              </m:e>
                              <m:sup>
                                <m:r>
                                  <m:rPr>
                                    <m:sty m:val="p"/>
                                  </m:rPr>
                                  <w:rPr>
                                    <w:rFonts w:ascii="Cambria Math" w:hAnsi="Cambria Math"/>
                                  </w:rPr>
                                  <m:t>2</m:t>
                                </m:r>
                              </m:sup>
                            </m:sSup>
                            <m:r>
                              <m:rPr>
                                <m:sty m:val="p"/>
                              </m:rPr>
                              <w:rPr>
                                <w:rFonts w:ascii="Cambria Math" w:hAnsi="Cambria Math"/>
                              </w:rPr>
                              <m:t>-</m:t>
                            </m:r>
                            <m:sSup>
                              <m:sSupPr>
                                <m:ctrlPr>
                                  <w:ins w:id="306" w:author="3139808605" w:date="2017-04-24T10:18:00Z">
                                    <w:rPr>
                                      <w:rFonts w:ascii="Cambria Math" w:hAnsi="Cambria Math"/>
                                    </w:rPr>
                                  </w:ins>
                                </m:ctrlPr>
                              </m:sSupPr>
                              <m:e>
                                <m:sSub>
                                  <m:sSubPr>
                                    <m:ctrlPr>
                                      <w:ins w:id="307" w:author="3139808605" w:date="2017-04-24T10:18:00Z">
                                        <w:rPr>
                                          <w:rFonts w:ascii="Cambria Math" w:hAnsi="Cambria Math"/>
                                          <w:i/>
                                        </w:rPr>
                                      </w:ins>
                                    </m:ctrlPr>
                                  </m:sSubPr>
                                  <m:e>
                                    <m:r>
                                      <w:rPr>
                                        <w:rFonts w:ascii="Cambria Math" w:hAnsi="Cambria Math"/>
                                      </w:rPr>
                                      <m:t>r</m:t>
                                    </m:r>
                                  </m:e>
                                  <m:sub>
                                    <m:r>
                                      <w:rPr>
                                        <w:rFonts w:ascii="Cambria Math" w:hAnsi="Cambria Math"/>
                                      </w:rPr>
                                      <m:t>ij</m:t>
                                    </m:r>
                                  </m:sub>
                                </m:sSub>
                              </m:e>
                              <m:sup>
                                <m:r>
                                  <m:rPr>
                                    <m:sty m:val="p"/>
                                  </m:rPr>
                                  <w:rPr>
                                    <w:rFonts w:ascii="Cambria Math" w:hAnsi="Cambria Math"/>
                                  </w:rPr>
                                  <m:t>2</m:t>
                                </m:r>
                              </m:sup>
                            </m:sSup>
                          </m:e>
                        </m:d>
                        <m:r>
                          <m:rPr>
                            <m:sty m:val="p"/>
                          </m:rPr>
                          <w:rPr>
                            <w:rFonts w:ascii="Cambria Math" w:hAnsi="Cambria Math"/>
                          </w:rPr>
                          <m:t>×</m:t>
                        </m:r>
                        <m:d>
                          <m:dPr>
                            <m:ctrlPr>
                              <w:ins w:id="308" w:author="3139808605" w:date="2017-04-24T10:18:00Z">
                                <w:rPr>
                                  <w:rFonts w:ascii="Cambria Math" w:hAnsi="Cambria Math"/>
                                </w:rPr>
                              </w:ins>
                            </m:ctrlPr>
                          </m:dPr>
                          <m:e>
                            <m:sSup>
                              <m:sSupPr>
                                <m:ctrlPr>
                                  <w:ins w:id="309" w:author="3139808605" w:date="2017-04-24T10:18:00Z">
                                    <w:rPr>
                                      <w:rFonts w:ascii="Cambria Math" w:hAnsi="Cambria Math"/>
                                    </w:rPr>
                                  </w:ins>
                                </m:ctrlPr>
                              </m:sSupPr>
                              <m:e>
                                <m:sSub>
                                  <m:sSubPr>
                                    <m:ctrlPr>
                                      <w:ins w:id="310" w:author="3139808605" w:date="2017-04-24T10:18:00Z">
                                        <w:rPr>
                                          <w:rFonts w:ascii="Cambria Math" w:hAnsi="Cambria Math"/>
                                        </w:rPr>
                                      </w:ins>
                                    </m:ctrlPr>
                                  </m:sSubPr>
                                  <m:e>
                                    <m:r>
                                      <w:rPr>
                                        <w:rFonts w:ascii="Cambria Math" w:hAnsi="Cambria Math"/>
                                      </w:rPr>
                                      <m:t>r</m:t>
                                    </m:r>
                                  </m:e>
                                  <m:sub>
                                    <m:r>
                                      <w:rPr>
                                        <w:rFonts w:ascii="Cambria Math" w:hAnsi="Cambria Math"/>
                                      </w:rPr>
                                      <m:t>s</m:t>
                                    </m:r>
                                    <m:r>
                                      <m:rPr>
                                        <m:sty m:val="p"/>
                                      </m:rPr>
                                      <w:rPr>
                                        <w:rFonts w:ascii="Cambria Math" w:hAnsi="Cambria Math"/>
                                      </w:rPr>
                                      <m:t>witch</m:t>
                                    </m:r>
                                  </m:sub>
                                </m:sSub>
                              </m:e>
                              <m:sup>
                                <m:r>
                                  <m:rPr>
                                    <m:sty m:val="p"/>
                                  </m:rPr>
                                  <w:rPr>
                                    <w:rFonts w:ascii="Cambria Math" w:hAnsi="Cambria Math"/>
                                  </w:rPr>
                                  <m:t>2</m:t>
                                </m:r>
                              </m:sup>
                            </m:sSup>
                            <m:r>
                              <m:rPr>
                                <m:sty m:val="p"/>
                              </m:rPr>
                              <w:rPr>
                                <w:rFonts w:ascii="Cambria Math" w:hAnsi="Cambria Math"/>
                              </w:rPr>
                              <m:t>-</m:t>
                            </m:r>
                            <m:sSup>
                              <m:sSupPr>
                                <m:ctrlPr>
                                  <w:ins w:id="311" w:author="3139808605" w:date="2017-04-24T10:18:00Z">
                                    <w:rPr>
                                      <w:rFonts w:ascii="Cambria Math" w:hAnsi="Cambria Math"/>
                                    </w:rPr>
                                  </w:ins>
                                </m:ctrlPr>
                              </m:sSupPr>
                              <m:e>
                                <m:sSub>
                                  <m:sSubPr>
                                    <m:ctrlPr>
                                      <w:ins w:id="312" w:author="3139808605" w:date="2017-04-24T10:18:00Z">
                                        <w:rPr>
                                          <w:rFonts w:ascii="Cambria Math" w:hAnsi="Cambria Math"/>
                                          <w:i/>
                                        </w:rPr>
                                      </w:ins>
                                    </m:ctrlPr>
                                  </m:sSubPr>
                                  <m:e>
                                    <m:r>
                                      <w:rPr>
                                        <w:rFonts w:ascii="Cambria Math" w:hAnsi="Cambria Math"/>
                                      </w:rPr>
                                      <m:t>r</m:t>
                                    </m:r>
                                  </m:e>
                                  <m:sub>
                                    <m:r>
                                      <w:rPr>
                                        <w:rFonts w:ascii="Cambria Math" w:hAnsi="Cambria Math"/>
                                      </w:rPr>
                                      <m:t>ij</m:t>
                                    </m:r>
                                  </m:sub>
                                </m:sSub>
                              </m:e>
                              <m:sup>
                                <m:r>
                                  <m:rPr>
                                    <m:sty m:val="p"/>
                                  </m:rPr>
                                  <w:rPr>
                                    <w:rFonts w:ascii="Cambria Math" w:hAnsi="Cambria Math"/>
                                  </w:rPr>
                                  <m:t>2</m:t>
                                </m:r>
                              </m:sup>
                            </m:sSup>
                          </m:e>
                        </m:d>
                      </m:num>
                      <m:den>
                        <m:sSup>
                          <m:sSupPr>
                            <m:ctrlPr>
                              <w:ins w:id="313" w:author="3139808605" w:date="2017-04-24T10:18:00Z">
                                <w:rPr>
                                  <w:rFonts w:ascii="Cambria Math" w:hAnsi="Cambria Math"/>
                                </w:rPr>
                              </w:ins>
                            </m:ctrlPr>
                          </m:sSupPr>
                          <m:e>
                            <m:d>
                              <m:dPr>
                                <m:ctrlPr>
                                  <w:ins w:id="314" w:author="3139808605" w:date="2017-04-24T10:18:00Z">
                                    <w:rPr>
                                      <w:rFonts w:ascii="Cambria Math" w:hAnsi="Cambria Math"/>
                                    </w:rPr>
                                  </w:ins>
                                </m:ctrlPr>
                              </m:dPr>
                              <m:e>
                                <m:sSup>
                                  <m:sSupPr>
                                    <m:ctrlPr>
                                      <w:ins w:id="315" w:author="3139808605" w:date="2017-04-24T10:18:00Z">
                                        <w:rPr>
                                          <w:rFonts w:ascii="Cambria Math" w:hAnsi="Cambria Math"/>
                                        </w:rPr>
                                      </w:ins>
                                    </m:ctrlPr>
                                  </m:sSupPr>
                                  <m:e>
                                    <m:sSub>
                                      <m:sSubPr>
                                        <m:ctrlPr>
                                          <w:ins w:id="316" w:author="3139808605" w:date="2017-04-24T10:18:00Z">
                                            <w:rPr>
                                              <w:rFonts w:ascii="Cambria Math" w:hAnsi="Cambria Math"/>
                                            </w:rPr>
                                          </w:ins>
                                        </m:ctrlPr>
                                      </m:sSubPr>
                                      <m:e>
                                        <m:r>
                                          <w:rPr>
                                            <w:rFonts w:ascii="Cambria Math" w:hAnsi="Cambria Math"/>
                                          </w:rPr>
                                          <m:t>r</m:t>
                                        </m:r>
                                      </m:e>
                                      <m:sub>
                                        <m:r>
                                          <w:rPr>
                                            <w:rFonts w:ascii="Cambria Math" w:hAnsi="Cambria Math"/>
                                          </w:rPr>
                                          <m:t>c</m:t>
                                        </m:r>
                                        <m:r>
                                          <m:rPr>
                                            <m:sty m:val="p"/>
                                          </m:rPr>
                                          <w:rPr>
                                            <w:rFonts w:ascii="Cambria Math" w:hAnsi="Cambria Math"/>
                                          </w:rPr>
                                          <m:t>ut</m:t>
                                        </m:r>
                                      </m:sub>
                                    </m:sSub>
                                  </m:e>
                                  <m:sup>
                                    <m:r>
                                      <m:rPr>
                                        <m:sty m:val="p"/>
                                      </m:rPr>
                                      <w:rPr>
                                        <w:rFonts w:ascii="Cambria Math" w:hAnsi="Cambria Math"/>
                                      </w:rPr>
                                      <m:t>2</m:t>
                                    </m:r>
                                  </m:sup>
                                </m:sSup>
                                <m:r>
                                  <m:rPr>
                                    <m:sty m:val="p"/>
                                  </m:rPr>
                                  <w:rPr>
                                    <w:rFonts w:ascii="Cambria Math" w:hAnsi="Cambria Math"/>
                                  </w:rPr>
                                  <m:t xml:space="preserve">- </m:t>
                                </m:r>
                                <m:sSup>
                                  <m:sSupPr>
                                    <m:ctrlPr>
                                      <w:ins w:id="317" w:author="3139808605" w:date="2017-04-24T10:18:00Z">
                                        <w:rPr>
                                          <w:rFonts w:ascii="Cambria Math" w:hAnsi="Cambria Math"/>
                                        </w:rPr>
                                      </w:ins>
                                    </m:ctrlPr>
                                  </m:sSupPr>
                                  <m:e>
                                    <m:sSub>
                                      <m:sSubPr>
                                        <m:ctrlPr>
                                          <w:ins w:id="318" w:author="3139808605" w:date="2017-04-24T10:18:00Z">
                                            <w:rPr>
                                              <w:rFonts w:ascii="Cambria Math" w:hAnsi="Cambria Math"/>
                                            </w:rPr>
                                          </w:ins>
                                        </m:ctrlPr>
                                      </m:sSubPr>
                                      <m:e>
                                        <m:r>
                                          <w:rPr>
                                            <w:rFonts w:ascii="Cambria Math" w:hAnsi="Cambria Math"/>
                                          </w:rPr>
                                          <m:t>r</m:t>
                                        </m:r>
                                      </m:e>
                                      <m:sub>
                                        <m:r>
                                          <w:rPr>
                                            <w:rFonts w:ascii="Cambria Math" w:hAnsi="Cambria Math"/>
                                          </w:rPr>
                                          <m:t>switch</m:t>
                                        </m:r>
                                      </m:sub>
                                    </m:sSub>
                                  </m:e>
                                  <m:sup>
                                    <m:r>
                                      <m:rPr>
                                        <m:sty m:val="p"/>
                                      </m:rPr>
                                      <w:rPr>
                                        <w:rFonts w:ascii="Cambria Math" w:hAnsi="Cambria Math"/>
                                      </w:rPr>
                                      <m:t>2</m:t>
                                    </m:r>
                                  </m:sup>
                                </m:sSup>
                              </m:e>
                            </m:d>
                          </m:e>
                          <m:sup>
                            <m:r>
                              <m:rPr>
                                <m:sty m:val="p"/>
                              </m:rPr>
                              <w:rPr>
                                <w:rFonts w:ascii="Cambria Math" w:hAnsi="Cambria Math"/>
                              </w:rPr>
                              <m:t>3</m:t>
                            </m:r>
                          </m:sup>
                        </m:sSup>
                      </m:den>
                    </m:f>
                  </m:e>
                  <m:e>
                    <m:sSub>
                      <m:sSubPr>
                        <m:ctrlPr>
                          <w:ins w:id="319" w:author="3139808605" w:date="2017-04-24T10:18:00Z">
                            <w:rPr>
                              <w:rFonts w:ascii="Cambria Math" w:hAnsi="Cambria Math"/>
                            </w:rPr>
                          </w:ins>
                        </m:ctrlPr>
                      </m:sSubPr>
                      <m:e>
                        <m:r>
                          <w:rPr>
                            <w:rFonts w:ascii="Cambria Math" w:hAnsi="Cambria Math"/>
                          </w:rPr>
                          <m:t>r</m:t>
                        </m:r>
                      </m:e>
                      <m:sub>
                        <m:r>
                          <w:rPr>
                            <w:rFonts w:ascii="Cambria Math" w:hAnsi="Cambria Math"/>
                          </w:rPr>
                          <m:t>s</m:t>
                        </m:r>
                        <m:r>
                          <m:rPr>
                            <m:sty m:val="p"/>
                          </m:rPr>
                          <w:rPr>
                            <w:rFonts w:ascii="Cambria Math" w:hAnsi="Cambria Math"/>
                          </w:rPr>
                          <m:t>witch</m:t>
                        </m:r>
                      </m:sub>
                    </m:sSub>
                    <m:r>
                      <m:rPr>
                        <m:sty m:val="p"/>
                      </m:rPr>
                      <w:rPr>
                        <w:rFonts w:ascii="Cambria Math" w:hAnsi="Cambria Math"/>
                      </w:rPr>
                      <m:t>&lt;</m:t>
                    </m:r>
                    <m:sSub>
                      <m:sSubPr>
                        <m:ctrlPr>
                          <w:ins w:id="320" w:author="3139808605" w:date="2017-04-24T10:18:00Z">
                            <w:rPr>
                              <w:rFonts w:ascii="Cambria Math" w:hAnsi="Cambria Math"/>
                              <w:i/>
                            </w:rPr>
                          </w:ins>
                        </m:ctrlPr>
                      </m:sSubPr>
                      <m:e>
                        <m:r>
                          <w:rPr>
                            <w:rFonts w:ascii="Cambria Math" w:hAnsi="Cambria Math"/>
                          </w:rPr>
                          <m:t>r</m:t>
                        </m:r>
                      </m:e>
                      <m:sub>
                        <m:r>
                          <w:rPr>
                            <w:rFonts w:ascii="Cambria Math" w:hAnsi="Cambria Math"/>
                          </w:rPr>
                          <m:t>ij</m:t>
                        </m:r>
                      </m:sub>
                    </m:sSub>
                    <m:r>
                      <m:rPr>
                        <m:sty m:val="p"/>
                      </m:rPr>
                      <w:rPr>
                        <w:rFonts w:ascii="Cambria Math" w:hAnsi="Cambria Math"/>
                      </w:rPr>
                      <m:t>&lt;</m:t>
                    </m:r>
                    <m:sSub>
                      <m:sSubPr>
                        <m:ctrlPr>
                          <w:ins w:id="321" w:author="3139808605" w:date="2017-04-24T10:18:00Z">
                            <w:rPr>
                              <w:rFonts w:ascii="Cambria Math" w:hAnsi="Cambria Math"/>
                            </w:rPr>
                          </w:ins>
                        </m:ctrlPr>
                      </m:sSubPr>
                      <m:e>
                        <m:r>
                          <w:rPr>
                            <w:rFonts w:ascii="Cambria Math" w:hAnsi="Cambria Math"/>
                          </w:rPr>
                          <m:t>r</m:t>
                        </m:r>
                      </m:e>
                      <m:sub>
                        <m:r>
                          <w:rPr>
                            <w:rFonts w:ascii="Cambria Math" w:hAnsi="Cambria Math"/>
                          </w:rPr>
                          <m:t>c</m:t>
                        </m:r>
                        <m:r>
                          <m:rPr>
                            <m:sty m:val="p"/>
                          </m:rPr>
                          <w:rPr>
                            <w:rFonts w:ascii="Cambria Math" w:hAnsi="Cambria Math"/>
                          </w:rPr>
                          <m:t>ut</m:t>
                        </m:r>
                      </m:sub>
                    </m:sSub>
                    <m:r>
                      <m:rPr>
                        <m:sty m:val="p"/>
                      </m:rPr>
                      <w:rPr>
                        <w:rFonts w:ascii="Cambria Math" w:hAnsi="Cambria Math"/>
                      </w:rPr>
                      <m:t xml:space="preserve"> </m:t>
                    </m:r>
                  </m:e>
                </m:mr>
                <m:mr>
                  <m:e>
                    <m:r>
                      <m:rPr>
                        <m:sty m:val="p"/>
                      </m:rPr>
                      <w:rPr>
                        <w:rFonts w:ascii="Cambria Math" w:hAnsi="Cambria Math"/>
                      </w:rPr>
                      <m:t>0</m:t>
                    </m:r>
                  </m:e>
                  <m:e>
                    <m:sSub>
                      <m:sSubPr>
                        <m:ctrlPr>
                          <w:ins w:id="322" w:author="3139808605" w:date="2017-04-24T10:18:00Z">
                            <w:rPr>
                              <w:rFonts w:ascii="Cambria Math" w:hAnsi="Cambria Math"/>
                              <w:i/>
                            </w:rPr>
                          </w:ins>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ins w:id="323" w:author="3139808605" w:date="2017-04-24T10:18:00Z">
                            <w:rPr>
                              <w:rFonts w:ascii="Cambria Math" w:hAnsi="Cambria Math"/>
                            </w:rPr>
                          </w:ins>
                        </m:ctrlPr>
                      </m:sSubPr>
                      <m:e>
                        <m:r>
                          <w:rPr>
                            <w:rFonts w:ascii="Cambria Math" w:hAnsi="Cambria Math"/>
                          </w:rPr>
                          <m:t>r</m:t>
                        </m:r>
                      </m:e>
                      <m:sub>
                        <m:r>
                          <w:rPr>
                            <w:rFonts w:ascii="Cambria Math" w:hAnsi="Cambria Math"/>
                          </w:rPr>
                          <m:t>c</m:t>
                        </m:r>
                        <m:r>
                          <m:rPr>
                            <m:sty m:val="p"/>
                          </m:rPr>
                          <w:rPr>
                            <w:rFonts w:ascii="Cambria Math" w:hAnsi="Cambria Math"/>
                          </w:rPr>
                          <m:t>ut</m:t>
                        </m:r>
                      </m:sub>
                    </m:sSub>
                  </m:e>
                </m:mr>
              </m:m>
            </m:e>
          </m:d>
        </m:oMath>
      </m:oMathPara>
    </w:p>
    <w:p w14:paraId="2276CEE8" w14:textId="77777777" w:rsidR="00BC2499" w:rsidRDefault="00BC2499" w:rsidP="00BC2499"/>
    <w:p w14:paraId="42EC5C38" w14:textId="77777777" w:rsidR="00BC2499" w:rsidRDefault="00BC2499" w:rsidP="00BC2499">
      <w:pPr>
        <w:keepNext/>
        <w:jc w:val="center"/>
      </w:pPr>
      <w:r>
        <w:rPr>
          <w:noProof/>
        </w:rPr>
        <w:drawing>
          <wp:inline distT="0" distB="0" distL="0" distR="0" wp14:anchorId="7E98343E" wp14:editId="30192ECD">
            <wp:extent cx="4114800" cy="2875137"/>
            <wp:effectExtent l="0" t="0" r="0" b="0"/>
            <wp:docPr id="63" name="Picture 63" descr="Macintosh HD:Users:MohammadSB:Desktop:Research:Switch_Function:switch_plot:VDW_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ohammadSB:Desktop:Research:Switch_Function:switch_plot:VDW_Switch.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763" t="12252" r="8553" b="5719"/>
                    <a:stretch/>
                  </pic:blipFill>
                  <pic:spPr bwMode="auto">
                    <a:xfrm>
                      <a:off x="0" y="0"/>
                      <a:ext cx="4114800" cy="2875137"/>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009AA431" w14:textId="77777777" w:rsidR="00BC2499" w:rsidRPr="00085817" w:rsidRDefault="00BC2499" w:rsidP="00BC2499">
      <w:pPr>
        <w:pStyle w:val="Caption"/>
        <w:jc w:val="both"/>
        <w:rPr>
          <w:b w:val="0"/>
          <w:bCs w:val="0"/>
          <w:color w:val="auto"/>
          <w:sz w:val="22"/>
          <w:szCs w:val="22"/>
        </w:rPr>
      </w:pPr>
      <w:r w:rsidRPr="003811CA">
        <w:rPr>
          <w:bCs w:val="0"/>
          <w:color w:val="auto"/>
          <w:sz w:val="22"/>
          <w:szCs w:val="22"/>
        </w:rPr>
        <w:t xml:space="preserve">Figure </w:t>
      </w:r>
      <w:r w:rsidRPr="003811CA">
        <w:rPr>
          <w:bCs w:val="0"/>
          <w:color w:val="auto"/>
          <w:sz w:val="22"/>
          <w:szCs w:val="22"/>
        </w:rPr>
        <w:fldChar w:fldCharType="begin"/>
      </w:r>
      <w:r w:rsidRPr="003811CA">
        <w:rPr>
          <w:bCs w:val="0"/>
          <w:color w:val="auto"/>
          <w:sz w:val="22"/>
          <w:szCs w:val="22"/>
        </w:rPr>
        <w:instrText xml:space="preserve"> SEQ Figure \* ARABIC </w:instrText>
      </w:r>
      <w:r w:rsidRPr="003811CA">
        <w:rPr>
          <w:bCs w:val="0"/>
          <w:color w:val="auto"/>
          <w:sz w:val="22"/>
          <w:szCs w:val="22"/>
        </w:rPr>
        <w:fldChar w:fldCharType="separate"/>
      </w:r>
      <w:r>
        <w:rPr>
          <w:bCs w:val="0"/>
          <w:noProof/>
          <w:color w:val="auto"/>
          <w:sz w:val="22"/>
          <w:szCs w:val="22"/>
        </w:rPr>
        <w:t>2</w:t>
      </w:r>
      <w:r w:rsidRPr="003811CA">
        <w:rPr>
          <w:bCs w:val="0"/>
          <w:color w:val="auto"/>
          <w:sz w:val="22"/>
          <w:szCs w:val="22"/>
        </w:rPr>
        <w:fldChar w:fldCharType="end"/>
      </w:r>
      <w:r w:rsidRPr="003811CA">
        <w:rPr>
          <w:b w:val="0"/>
          <w:bCs w:val="0"/>
          <w:color w:val="auto"/>
          <w:sz w:val="22"/>
          <w:szCs w:val="22"/>
        </w:rPr>
        <w:t xml:space="preserve">: Graph of van der Waals potential with and without the application of the </w:t>
      </w:r>
      <w:r>
        <w:rPr>
          <w:b w:val="0"/>
          <w:bCs w:val="0"/>
          <w:color w:val="auto"/>
          <w:sz w:val="22"/>
          <w:szCs w:val="22"/>
        </w:rPr>
        <w:t>SWITCH</w:t>
      </w:r>
      <w:r w:rsidRPr="003811CA">
        <w:rPr>
          <w:b w:val="0"/>
          <w:bCs w:val="0"/>
          <w:color w:val="auto"/>
          <w:sz w:val="22"/>
          <w:szCs w:val="22"/>
        </w:rPr>
        <w:t xml:space="preserve"> function. With the </w:t>
      </w:r>
      <w:r>
        <w:rPr>
          <w:b w:val="0"/>
          <w:bCs w:val="0"/>
          <w:color w:val="auto"/>
          <w:sz w:val="22"/>
          <w:szCs w:val="22"/>
        </w:rPr>
        <w:t>SWITCH</w:t>
      </w:r>
      <w:r w:rsidRPr="003811CA">
        <w:rPr>
          <w:b w:val="0"/>
          <w:bCs w:val="0"/>
          <w:color w:val="auto"/>
          <w:sz w:val="22"/>
          <w:szCs w:val="22"/>
        </w:rPr>
        <w:t xml:space="preserve"> f</w:t>
      </w:r>
      <w:r>
        <w:rPr>
          <w:b w:val="0"/>
          <w:bCs w:val="0"/>
          <w:color w:val="auto"/>
          <w:sz w:val="22"/>
          <w:szCs w:val="22"/>
        </w:rPr>
        <w:t>unction active, the potential is smoothly</w:t>
      </w:r>
      <w:r w:rsidRPr="003811CA">
        <w:rPr>
          <w:b w:val="0"/>
          <w:bCs w:val="0"/>
          <w:color w:val="auto"/>
          <w:sz w:val="22"/>
          <w:szCs w:val="22"/>
        </w:rPr>
        <w:t xml:space="preserve"> reduced to 0 at the </w:t>
      </w:r>
      <w:proofErr w:type="spellStart"/>
      <w:r>
        <w:rPr>
          <w:b w:val="0"/>
          <w:bCs w:val="0"/>
          <w:color w:val="auto"/>
          <w:sz w:val="22"/>
          <w:szCs w:val="22"/>
        </w:rPr>
        <w:t>Rcut</w:t>
      </w:r>
      <w:proofErr w:type="spellEnd"/>
      <w:r w:rsidRPr="003811CA">
        <w:rPr>
          <w:b w:val="0"/>
          <w:bCs w:val="0"/>
          <w:color w:val="auto"/>
          <w:sz w:val="22"/>
          <w:szCs w:val="22"/>
        </w:rPr>
        <w:t xml:space="preserve"> distance. </w:t>
      </w:r>
    </w:p>
    <w:p w14:paraId="4799A918" w14:textId="77777777" w:rsidR="00BC2499" w:rsidRDefault="00BC2499" w:rsidP="00BC2499"/>
    <w:p w14:paraId="6CF8C786" w14:textId="77777777" w:rsidR="00BC2499" w:rsidRDefault="00BC2499" w:rsidP="0063031F">
      <w:pPr>
        <w:pStyle w:val="ListParagraph"/>
        <w:numPr>
          <w:ilvl w:val="0"/>
          <w:numId w:val="23"/>
        </w:numPr>
        <w:jc w:val="both"/>
      </w:pPr>
      <w:r>
        <w:rPr>
          <w:rFonts w:ascii="Inconsolata" w:hAnsi="Inconsolata"/>
          <w:b/>
          <w:color w:val="7F7F7F" w:themeColor="text1" w:themeTint="80"/>
          <w:sz w:val="28"/>
        </w:rPr>
        <w:t>SWITCH</w:t>
      </w:r>
      <w:r>
        <w:t xml:space="preserve">: This option in MARTINI force field smoothly forces the potential energy to be zero at </w:t>
      </w:r>
      <w:proofErr w:type="spellStart"/>
      <w:r>
        <w:t>Rcut</w:t>
      </w:r>
      <w:proofErr w:type="spellEnd"/>
      <w:r>
        <w:t xml:space="preserve"> distance and starts modifying the potential at </w:t>
      </w:r>
      <w:proofErr w:type="spellStart"/>
      <w:r w:rsidRPr="00D248CA">
        <w:t>Rswitch</w:t>
      </w:r>
      <w:proofErr w:type="spellEnd"/>
      <w:r>
        <w:t xml:space="preserve"> distance.</w:t>
      </w:r>
    </w:p>
    <w:p w14:paraId="1F0B41C3" w14:textId="77777777" w:rsidR="00BC2499" w:rsidRDefault="00BC2499" w:rsidP="00BC2499">
      <w:pPr>
        <w:pStyle w:val="ListParagraph"/>
      </w:pPr>
    </w:p>
    <w:p w14:paraId="0DE6A6D7" w14:textId="77777777" w:rsidR="00BC2499" w:rsidRDefault="00BC2499" w:rsidP="0063031F">
      <w:pPr>
        <w:pStyle w:val="ListParagraph"/>
        <w:numPr>
          <w:ilvl w:val="1"/>
          <w:numId w:val="23"/>
        </w:numPr>
        <w:jc w:val="both"/>
      </w:pPr>
      <w:r>
        <w:t xml:space="preserve">Potential calculation: </w:t>
      </w:r>
      <w:r w:rsidRPr="00E33C83">
        <w:t>Interactions between atoms</w:t>
      </w:r>
      <w:r>
        <w:t xml:space="preserve">. </w:t>
      </w:r>
      <w:proofErr w:type="spellStart"/>
      <w:r>
        <w:t>Rswitch</w:t>
      </w:r>
      <w:proofErr w:type="spellEnd"/>
      <w:r>
        <w:t xml:space="preserve"> is set to 0.0 for coulomb interaction.</w:t>
      </w:r>
      <w:r w:rsidRPr="00E33C83">
        <w:t xml:space="preserve"> </w:t>
      </w:r>
    </w:p>
    <w:p w14:paraId="649B4724" w14:textId="77777777" w:rsidR="00BC2499" w:rsidRDefault="00BC2499" w:rsidP="00BC2499">
      <w:pPr>
        <w:pStyle w:val="ListParagraph"/>
        <w:ind w:left="1440"/>
      </w:pPr>
    </w:p>
    <w:p w14:paraId="34052365" w14:textId="77777777" w:rsidR="00BC2499" w:rsidRPr="00390CE0" w:rsidRDefault="00587CB2" w:rsidP="00BC2499">
      <w:pPr>
        <w:pStyle w:val="ListParagraph"/>
        <w:rPr>
          <w:rFonts w:ascii="Cambria Math" w:eastAsiaTheme="minorEastAsia" w:hAnsi="Cambria Math"/>
        </w:rPr>
      </w:pPr>
      <m:oMathPara>
        <m:oMath>
          <m:sSub>
            <m:sSubPr>
              <m:ctrlPr>
                <w:ins w:id="324" w:author="3139808605" w:date="2017-04-24T10:18:00Z">
                  <w:rPr>
                    <w:rFonts w:ascii="Cambria Math" w:hAnsi="Cambria Math"/>
                  </w:rPr>
                </w:ins>
              </m:ctrlPr>
            </m:sSubPr>
            <m:e>
              <m:r>
                <w:rPr>
                  <w:rFonts w:ascii="Cambria Math" w:hAnsi="Cambria Math"/>
                </w:rPr>
                <m:t>E</m:t>
              </m:r>
            </m:e>
            <m:sub>
              <m:r>
                <w:rPr>
                  <w:rFonts w:ascii="Cambria Math" w:hAnsi="Cambria Math"/>
                </w:rPr>
                <m:t>ij</m:t>
              </m:r>
            </m:sub>
          </m:sSub>
          <m:d>
            <m:dPr>
              <m:ctrlPr>
                <w:ins w:id="325" w:author="3139808605" w:date="2017-04-24T10:18:00Z">
                  <w:rPr>
                    <w:rFonts w:ascii="Cambria Math" w:hAnsi="Cambria Math"/>
                  </w:rPr>
                </w:ins>
              </m:ctrlPr>
            </m:dPr>
            <m:e>
              <m:r>
                <m:rPr>
                  <m:sty m:val="p"/>
                </m:rPr>
                <w:rPr>
                  <w:rFonts w:ascii="Cambria Math" w:hAnsi="Cambria Math"/>
                </w:rPr>
                <m:t>switch</m:t>
              </m:r>
            </m:e>
          </m:d>
          <m:r>
            <m:rPr>
              <m:sty m:val="p"/>
            </m:rPr>
            <w:rPr>
              <w:rFonts w:ascii="Cambria Math" w:hAnsi="Cambria Math"/>
            </w:rPr>
            <m:t xml:space="preserve">= </m:t>
          </m:r>
          <m:r>
            <w:rPr>
              <w:rFonts w:ascii="Cambria Math" w:hAnsi="Cambria Math"/>
            </w:rPr>
            <m:t xml:space="preserve">4 </m:t>
          </m:r>
          <m:sSub>
            <m:sSubPr>
              <m:ctrlPr>
                <w:ins w:id="326" w:author="3139808605" w:date="2017-04-24T10:18:00Z">
                  <w:rPr>
                    <w:rFonts w:ascii="Cambria Math" w:hAnsi="Cambria Math"/>
                    <w:i/>
                  </w:rPr>
                </w:ins>
              </m:ctrlPr>
            </m:sSubPr>
            <m:e>
              <m:r>
                <w:rPr>
                  <w:rFonts w:ascii="Cambria Math" w:hAnsi="Cambria Math"/>
                </w:rPr>
                <m:t>ε</m:t>
              </m:r>
            </m:e>
            <m:sub>
              <m:r>
                <w:rPr>
                  <w:rFonts w:ascii="Cambria Math" w:hAnsi="Cambria Math"/>
                </w:rPr>
                <m:t>ij</m:t>
              </m:r>
            </m:sub>
          </m:sSub>
          <m:d>
            <m:dPr>
              <m:begChr m:val="["/>
              <m:endChr m:val="]"/>
              <m:ctrlPr>
                <w:ins w:id="327" w:author="3139808605" w:date="2017-04-24T10:18:00Z">
                  <w:rPr>
                    <w:rFonts w:ascii="Cambria Math" w:hAnsi="Cambria Math"/>
                    <w:i/>
                    <w:iCs/>
                  </w:rPr>
                </w:ins>
              </m:ctrlPr>
            </m:dPr>
            <m:e>
              <m:sSup>
                <m:sSupPr>
                  <m:ctrlPr>
                    <w:ins w:id="328" w:author="3139808605" w:date="2017-04-24T10:18:00Z">
                      <w:rPr>
                        <w:rFonts w:ascii="Cambria Math" w:hAnsi="Cambria Math"/>
                        <w:i/>
                        <w:iCs/>
                      </w:rPr>
                    </w:ins>
                  </m:ctrlPr>
                </m:sSupPr>
                <m:e>
                  <m:sSub>
                    <m:sSubPr>
                      <m:ctrlPr>
                        <w:ins w:id="329" w:author="3139808605" w:date="2017-04-24T10:18:00Z">
                          <w:rPr>
                            <w:rFonts w:ascii="Cambria Math" w:hAnsi="Cambria Math"/>
                            <w:i/>
                          </w:rPr>
                        </w:ins>
                      </m:ctrlPr>
                    </m:sSubPr>
                    <m:e>
                      <m:r>
                        <w:rPr>
                          <w:rFonts w:ascii="Cambria Math" w:hAnsi="Cambria Math"/>
                        </w:rPr>
                        <m:t>σ</m:t>
                      </m:r>
                    </m:e>
                    <m:sub>
                      <m:r>
                        <w:rPr>
                          <w:rFonts w:ascii="Cambria Math" w:hAnsi="Cambria Math"/>
                        </w:rPr>
                        <m:t>ij</m:t>
                      </m:r>
                    </m:sub>
                  </m:sSub>
                </m:e>
                <m:sup>
                  <m:r>
                    <w:rPr>
                      <w:rFonts w:ascii="Cambria Math" w:hAnsi="Cambria Math"/>
                    </w:rPr>
                    <m:t>12</m:t>
                  </m:r>
                </m:sup>
              </m:sSup>
              <m:d>
                <m:dPr>
                  <m:ctrlPr>
                    <w:ins w:id="330" w:author="3139808605" w:date="2017-04-24T10:18:00Z">
                      <w:rPr>
                        <w:rFonts w:ascii="Cambria Math" w:hAnsi="Cambria Math"/>
                        <w:i/>
                        <w:iCs/>
                      </w:rPr>
                    </w:ins>
                  </m:ctrlPr>
                </m:dPr>
                <m:e>
                  <m:f>
                    <m:fPr>
                      <m:ctrlPr>
                        <w:ins w:id="331" w:author="3139808605" w:date="2017-04-24T10:18:00Z">
                          <w:rPr>
                            <w:rFonts w:ascii="Cambria Math" w:hAnsi="Cambria Math"/>
                            <w:i/>
                            <w:iCs/>
                          </w:rPr>
                        </w:ins>
                      </m:ctrlPr>
                    </m:fPr>
                    <m:num>
                      <m:r>
                        <w:rPr>
                          <w:rFonts w:ascii="Cambria Math" w:hAnsi="Cambria Math"/>
                        </w:rPr>
                        <m:t>1</m:t>
                      </m:r>
                    </m:num>
                    <m:den>
                      <m:sSup>
                        <m:sSupPr>
                          <m:ctrlPr>
                            <w:ins w:id="332" w:author="3139808605" w:date="2017-04-24T10:18:00Z">
                              <w:rPr>
                                <w:rFonts w:ascii="Cambria Math" w:hAnsi="Cambria Math"/>
                                <w:i/>
                                <w:iCs/>
                              </w:rPr>
                            </w:ins>
                          </m:ctrlPr>
                        </m:sSupPr>
                        <m:e>
                          <m:sSub>
                            <m:sSubPr>
                              <m:ctrlPr>
                                <w:ins w:id="333" w:author="3139808605" w:date="2017-04-24T10:18:00Z">
                                  <w:rPr>
                                    <w:rFonts w:ascii="Cambria Math" w:hAnsi="Cambria Math"/>
                                    <w:i/>
                                  </w:rPr>
                                </w:ins>
                              </m:ctrlPr>
                            </m:sSubPr>
                            <m:e>
                              <m:r>
                                <w:rPr>
                                  <w:rFonts w:ascii="Cambria Math" w:hAnsi="Cambria Math"/>
                                </w:rPr>
                                <m:t>r</m:t>
                              </m:r>
                            </m:e>
                            <m:sub>
                              <m:r>
                                <w:rPr>
                                  <w:rFonts w:ascii="Cambria Math" w:hAnsi="Cambria Math"/>
                                </w:rPr>
                                <m:t>ij</m:t>
                              </m:r>
                            </m:sub>
                          </m:sSub>
                        </m:e>
                        <m:sup>
                          <m:r>
                            <w:rPr>
                              <w:rFonts w:ascii="Cambria Math" w:hAnsi="Cambria Math"/>
                            </w:rPr>
                            <m:t>n</m:t>
                          </m:r>
                        </m:sup>
                      </m:sSup>
                    </m:den>
                  </m:f>
                  <m:r>
                    <w:rPr>
                      <w:rFonts w:ascii="Cambria Math" w:hAnsi="Cambria Math"/>
                    </w:rPr>
                    <m:t>+</m:t>
                  </m:r>
                  <m:sSub>
                    <m:sSubPr>
                      <m:ctrlPr>
                        <w:ins w:id="334" w:author="3139808605" w:date="2017-04-24T10:18:00Z">
                          <w:rPr>
                            <w:rFonts w:ascii="Cambria Math" w:hAnsi="Cambria Math"/>
                            <w:i/>
                            <w:iCs/>
                          </w:rPr>
                        </w:ins>
                      </m:ctrlPr>
                    </m:sSubPr>
                    <m:e>
                      <m:r>
                        <w:rPr>
                          <w:rFonts w:ascii="Cambria Math" w:hAnsi="Cambria Math"/>
                        </w:rPr>
                        <m:t>φ</m:t>
                      </m:r>
                    </m:e>
                    <m:sub>
                      <m:r>
                        <w:rPr>
                          <w:rFonts w:ascii="Cambria Math" w:hAnsi="Cambria Math"/>
                        </w:rPr>
                        <m:t>12</m:t>
                      </m:r>
                    </m:sub>
                  </m:sSub>
                  <m:d>
                    <m:dPr>
                      <m:ctrlPr>
                        <w:ins w:id="335" w:author="3139808605" w:date="2017-04-24T10:18:00Z">
                          <w:rPr>
                            <w:rFonts w:ascii="Cambria Math" w:hAnsi="Cambria Math"/>
                            <w:i/>
                            <w:iCs/>
                          </w:rPr>
                        </w:ins>
                      </m:ctrlPr>
                    </m:dPr>
                    <m:e>
                      <m:sSub>
                        <m:sSubPr>
                          <m:ctrlPr>
                            <w:ins w:id="336" w:author="3139808605" w:date="2017-04-24T10:18:00Z">
                              <w:rPr>
                                <w:rFonts w:ascii="Cambria Math" w:hAnsi="Cambria Math"/>
                                <w:i/>
                              </w:rPr>
                            </w:ins>
                          </m:ctrlPr>
                        </m:sSubPr>
                        <m:e>
                          <m:r>
                            <w:rPr>
                              <w:rFonts w:ascii="Cambria Math" w:hAnsi="Cambria Math"/>
                            </w:rPr>
                            <m:t>r</m:t>
                          </m:r>
                        </m:e>
                        <m:sub>
                          <m:r>
                            <w:rPr>
                              <w:rFonts w:ascii="Cambria Math" w:hAnsi="Cambria Math"/>
                            </w:rPr>
                            <m:t>ij</m:t>
                          </m:r>
                        </m:sub>
                      </m:sSub>
                    </m:e>
                  </m:d>
                </m:e>
              </m:d>
              <m:r>
                <w:rPr>
                  <w:rFonts w:ascii="Cambria Math" w:hAnsi="Cambria Math"/>
                </w:rPr>
                <m:t>-</m:t>
              </m:r>
              <m:sSup>
                <m:sSupPr>
                  <m:ctrlPr>
                    <w:ins w:id="337" w:author="3139808605" w:date="2017-04-24T10:18:00Z">
                      <w:rPr>
                        <w:rFonts w:ascii="Cambria Math" w:hAnsi="Cambria Math"/>
                        <w:i/>
                        <w:iCs/>
                      </w:rPr>
                    </w:ins>
                  </m:ctrlPr>
                </m:sSupPr>
                <m:e>
                  <m:sSub>
                    <m:sSubPr>
                      <m:ctrlPr>
                        <w:ins w:id="338" w:author="3139808605" w:date="2017-04-24T10:18:00Z">
                          <w:rPr>
                            <w:rFonts w:ascii="Cambria Math" w:hAnsi="Cambria Math"/>
                            <w:i/>
                          </w:rPr>
                        </w:ins>
                      </m:ctrlPr>
                    </m:sSubPr>
                    <m:e>
                      <m:r>
                        <w:rPr>
                          <w:rFonts w:ascii="Cambria Math" w:hAnsi="Cambria Math"/>
                        </w:rPr>
                        <m:t>σ</m:t>
                      </m:r>
                    </m:e>
                    <m:sub>
                      <m:r>
                        <w:rPr>
                          <w:rFonts w:ascii="Cambria Math" w:hAnsi="Cambria Math"/>
                        </w:rPr>
                        <m:t>ij</m:t>
                      </m:r>
                    </m:sub>
                  </m:sSub>
                </m:e>
                <m:sup>
                  <m:r>
                    <w:rPr>
                      <w:rFonts w:ascii="Cambria Math" w:hAnsi="Cambria Math"/>
                    </w:rPr>
                    <m:t>6</m:t>
                  </m:r>
                </m:sup>
              </m:sSup>
              <m:d>
                <m:dPr>
                  <m:ctrlPr>
                    <w:ins w:id="339" w:author="3139808605" w:date="2017-04-24T10:18:00Z">
                      <w:rPr>
                        <w:rFonts w:ascii="Cambria Math" w:hAnsi="Cambria Math"/>
                        <w:i/>
                        <w:iCs/>
                      </w:rPr>
                    </w:ins>
                  </m:ctrlPr>
                </m:dPr>
                <m:e>
                  <m:sSub>
                    <m:sSubPr>
                      <m:ctrlPr>
                        <w:ins w:id="340" w:author="3139808605" w:date="2017-04-24T10:18:00Z">
                          <w:rPr>
                            <w:rFonts w:ascii="Cambria Math" w:hAnsi="Cambria Math"/>
                            <w:i/>
                            <w:iCs/>
                          </w:rPr>
                        </w:ins>
                      </m:ctrlPr>
                    </m:sSubPr>
                    <m:e>
                      <m:f>
                        <m:fPr>
                          <m:ctrlPr>
                            <w:ins w:id="341" w:author="3139808605" w:date="2017-04-24T10:18:00Z">
                              <w:rPr>
                                <w:rFonts w:ascii="Cambria Math" w:hAnsi="Cambria Math"/>
                                <w:i/>
                                <w:iCs/>
                              </w:rPr>
                            </w:ins>
                          </m:ctrlPr>
                        </m:fPr>
                        <m:num>
                          <m:r>
                            <w:rPr>
                              <w:rFonts w:ascii="Cambria Math" w:hAnsi="Cambria Math"/>
                            </w:rPr>
                            <m:t>1</m:t>
                          </m:r>
                        </m:num>
                        <m:den>
                          <m:sSup>
                            <m:sSupPr>
                              <m:ctrlPr>
                                <w:ins w:id="342" w:author="3139808605" w:date="2017-04-24T10:18:00Z">
                                  <w:rPr>
                                    <w:rFonts w:ascii="Cambria Math" w:hAnsi="Cambria Math"/>
                                    <w:i/>
                                    <w:iCs/>
                                  </w:rPr>
                                </w:ins>
                              </m:ctrlPr>
                            </m:sSupPr>
                            <m:e>
                              <m:sSub>
                                <m:sSubPr>
                                  <m:ctrlPr>
                                    <w:ins w:id="343" w:author="3139808605" w:date="2017-04-24T10:18:00Z">
                                      <w:rPr>
                                        <w:rFonts w:ascii="Cambria Math" w:hAnsi="Cambria Math"/>
                                        <w:i/>
                                      </w:rPr>
                                    </w:ins>
                                  </m:ctrlPr>
                                </m:sSubPr>
                                <m:e>
                                  <m:r>
                                    <w:rPr>
                                      <w:rFonts w:ascii="Cambria Math" w:hAnsi="Cambria Math"/>
                                    </w:rPr>
                                    <m:t>r</m:t>
                                  </m:r>
                                </m:e>
                                <m:sub>
                                  <m:r>
                                    <w:rPr>
                                      <w:rFonts w:ascii="Cambria Math" w:hAnsi="Cambria Math"/>
                                    </w:rPr>
                                    <m:t>ij</m:t>
                                  </m:r>
                                </m:sub>
                              </m:sSub>
                            </m:e>
                            <m:sup>
                              <m:r>
                                <w:rPr>
                                  <w:rFonts w:ascii="Cambria Math" w:hAnsi="Cambria Math"/>
                                </w:rPr>
                                <m:t>6</m:t>
                              </m:r>
                            </m:sup>
                          </m:sSup>
                        </m:den>
                      </m:f>
                      <m:r>
                        <w:rPr>
                          <w:rFonts w:ascii="Cambria Math" w:hAnsi="Cambria Math"/>
                        </w:rPr>
                        <m:t>+φ</m:t>
                      </m:r>
                    </m:e>
                    <m:sub>
                      <m:r>
                        <w:rPr>
                          <w:rFonts w:ascii="Cambria Math" w:hAnsi="Cambria Math"/>
                        </w:rPr>
                        <m:t>6</m:t>
                      </m:r>
                    </m:sub>
                  </m:sSub>
                  <m:d>
                    <m:dPr>
                      <m:ctrlPr>
                        <w:ins w:id="344" w:author="3139808605" w:date="2017-04-24T10:18:00Z">
                          <w:rPr>
                            <w:rFonts w:ascii="Cambria Math" w:hAnsi="Cambria Math"/>
                            <w:i/>
                            <w:iCs/>
                          </w:rPr>
                        </w:ins>
                      </m:ctrlPr>
                    </m:dPr>
                    <m:e>
                      <m:sSub>
                        <m:sSubPr>
                          <m:ctrlPr>
                            <w:ins w:id="345" w:author="3139808605" w:date="2017-04-24T10:18:00Z">
                              <w:rPr>
                                <w:rFonts w:ascii="Cambria Math" w:hAnsi="Cambria Math"/>
                                <w:i/>
                              </w:rPr>
                            </w:ins>
                          </m:ctrlPr>
                        </m:sSubPr>
                        <m:e>
                          <m:r>
                            <w:rPr>
                              <w:rFonts w:ascii="Cambria Math" w:hAnsi="Cambria Math"/>
                            </w:rPr>
                            <m:t>r</m:t>
                          </m:r>
                        </m:e>
                        <m:sub>
                          <m:r>
                            <w:rPr>
                              <w:rFonts w:ascii="Cambria Math" w:hAnsi="Cambria Math"/>
                            </w:rPr>
                            <m:t>ij</m:t>
                          </m:r>
                        </m:sub>
                      </m:sSub>
                    </m:e>
                  </m:d>
                </m:e>
              </m:d>
            </m:e>
          </m:d>
          <m:r>
            <w:rPr>
              <w:rFonts w:ascii="Cambria Math" w:hAnsi="Cambria Math"/>
            </w:rPr>
            <m:t>+</m:t>
          </m:r>
          <m:f>
            <m:fPr>
              <m:ctrlPr>
                <w:ins w:id="346" w:author="3139808605" w:date="2017-04-24T10:18:00Z">
                  <w:rPr>
                    <w:rFonts w:ascii="Cambria Math" w:hAnsi="Cambria Math"/>
                    <w:i/>
                    <w:iCs/>
                  </w:rPr>
                </w:ins>
              </m:ctrlPr>
            </m:fPr>
            <m:num>
              <m:sSub>
                <m:sSubPr>
                  <m:ctrlPr>
                    <w:ins w:id="347" w:author="3139808605" w:date="2017-04-24T10:18:00Z">
                      <w:rPr>
                        <w:rFonts w:ascii="Cambria Math" w:hAnsi="Cambria Math"/>
                        <w:i/>
                        <w:iCs/>
                      </w:rPr>
                    </w:ins>
                  </m:ctrlPr>
                </m:sSubPr>
                <m:e>
                  <m:r>
                    <w:rPr>
                      <w:rFonts w:ascii="Cambria Math" w:hAnsi="Cambria Math"/>
                    </w:rPr>
                    <m:t>q</m:t>
                  </m:r>
                </m:e>
                <m:sub>
                  <m:r>
                    <w:rPr>
                      <w:rFonts w:ascii="Cambria Math" w:hAnsi="Cambria Math"/>
                    </w:rPr>
                    <m:t>i</m:t>
                  </m:r>
                </m:sub>
              </m:sSub>
              <m:sSub>
                <m:sSubPr>
                  <m:ctrlPr>
                    <w:ins w:id="348" w:author="3139808605" w:date="2017-04-24T10:18:00Z">
                      <w:rPr>
                        <w:rFonts w:ascii="Cambria Math" w:hAnsi="Cambria Math"/>
                        <w:i/>
                        <w:iCs/>
                      </w:rPr>
                    </w:ins>
                  </m:ctrlPr>
                </m:sSubPr>
                <m:e>
                  <m:r>
                    <w:rPr>
                      <w:rFonts w:ascii="Cambria Math" w:hAnsi="Cambria Math"/>
                    </w:rPr>
                    <m:t>q</m:t>
                  </m:r>
                </m:e>
                <m:sub>
                  <m:r>
                    <w:rPr>
                      <w:rFonts w:ascii="Cambria Math" w:hAnsi="Cambria Math"/>
                    </w:rPr>
                    <m:t>j</m:t>
                  </m:r>
                </m:sub>
              </m:sSub>
            </m:num>
            <m:den>
              <m:r>
                <w:rPr>
                  <w:rFonts w:ascii="Cambria Math" w:hAnsi="Cambria Math"/>
                </w:rPr>
                <m:t>4π</m:t>
              </m:r>
              <m:sSub>
                <m:sSubPr>
                  <m:ctrlPr>
                    <w:ins w:id="349" w:author="3139808605" w:date="2017-04-24T10:18:00Z">
                      <w:rPr>
                        <w:rFonts w:ascii="Cambria Math" w:hAnsi="Cambria Math"/>
                        <w:i/>
                        <w:iCs/>
                      </w:rPr>
                    </w:ins>
                  </m:ctrlPr>
                </m:sSubPr>
                <m:e>
                  <m:r>
                    <w:rPr>
                      <w:rFonts w:ascii="Cambria Math" w:hAnsi="Cambria Math"/>
                    </w:rPr>
                    <m:t>ε</m:t>
                  </m:r>
                </m:e>
                <m:sub>
                  <m:r>
                    <w:rPr>
                      <w:rFonts w:ascii="Cambria Math" w:hAnsi="Cambria Math"/>
                    </w:rPr>
                    <m:t>0</m:t>
                  </m:r>
                </m:sub>
              </m:sSub>
              <m:sSub>
                <m:sSubPr>
                  <m:ctrlPr>
                    <w:ins w:id="350" w:author="3139808605" w:date="2017-04-24T10:18:00Z">
                      <w:rPr>
                        <w:rFonts w:ascii="Cambria Math" w:hAnsi="Cambria Math"/>
                        <w:i/>
                        <w:iCs/>
                      </w:rPr>
                    </w:ins>
                  </m:ctrlPr>
                </m:sSubPr>
                <m:e>
                  <m:r>
                    <w:rPr>
                      <w:rFonts w:ascii="Cambria Math" w:hAnsi="Cambria Math"/>
                    </w:rPr>
                    <m:t>ε</m:t>
                  </m:r>
                </m:e>
                <m:sub>
                  <m:r>
                    <w:rPr>
                      <w:rFonts w:ascii="Cambria Math" w:hAnsi="Cambria Math"/>
                    </w:rPr>
                    <m:t>1</m:t>
                  </m:r>
                </m:sub>
              </m:sSub>
            </m:den>
          </m:f>
          <m:d>
            <m:dPr>
              <m:ctrlPr>
                <w:ins w:id="351" w:author="3139808605" w:date="2017-04-24T10:18:00Z">
                  <w:rPr>
                    <w:rFonts w:ascii="Cambria Math" w:hAnsi="Cambria Math"/>
                    <w:i/>
                    <w:iCs/>
                  </w:rPr>
                </w:ins>
              </m:ctrlPr>
            </m:dPr>
            <m:e>
              <m:f>
                <m:fPr>
                  <m:ctrlPr>
                    <w:ins w:id="352" w:author="3139808605" w:date="2017-04-24T10:18:00Z">
                      <w:rPr>
                        <w:rFonts w:ascii="Cambria Math" w:hAnsi="Cambria Math"/>
                        <w:i/>
                        <w:iCs/>
                      </w:rPr>
                    </w:ins>
                  </m:ctrlPr>
                </m:fPr>
                <m:num>
                  <m:r>
                    <w:rPr>
                      <w:rFonts w:ascii="Cambria Math" w:hAnsi="Cambria Math"/>
                    </w:rPr>
                    <m:t>1</m:t>
                  </m:r>
                </m:num>
                <m:den>
                  <m:sSub>
                    <m:sSubPr>
                      <m:ctrlPr>
                        <w:ins w:id="353" w:author="3139808605" w:date="2017-04-24T10:18:00Z">
                          <w:rPr>
                            <w:rFonts w:ascii="Cambria Math" w:hAnsi="Cambria Math"/>
                            <w:i/>
                          </w:rPr>
                        </w:ins>
                      </m:ctrlPr>
                    </m:sSubPr>
                    <m:e>
                      <m:r>
                        <w:rPr>
                          <w:rFonts w:ascii="Cambria Math" w:hAnsi="Cambria Math"/>
                        </w:rPr>
                        <m:t>r</m:t>
                      </m:r>
                    </m:e>
                    <m:sub>
                      <m:r>
                        <w:rPr>
                          <w:rFonts w:ascii="Cambria Math" w:hAnsi="Cambria Math"/>
                        </w:rPr>
                        <m:t>ij</m:t>
                      </m:r>
                    </m:sub>
                  </m:sSub>
                </m:den>
              </m:f>
              <m:r>
                <w:rPr>
                  <w:rFonts w:ascii="Cambria Math" w:hAnsi="Cambria Math"/>
                </w:rPr>
                <m:t>+</m:t>
              </m:r>
              <m:sSub>
                <m:sSubPr>
                  <m:ctrlPr>
                    <w:ins w:id="354" w:author="3139808605" w:date="2017-04-24T10:18:00Z">
                      <w:rPr>
                        <w:rFonts w:ascii="Cambria Math" w:hAnsi="Cambria Math"/>
                        <w:i/>
                        <w:iCs/>
                      </w:rPr>
                    </w:ins>
                  </m:ctrlPr>
                </m:sSubPr>
                <m:e>
                  <m:r>
                    <w:rPr>
                      <w:rFonts w:ascii="Cambria Math" w:hAnsi="Cambria Math"/>
                    </w:rPr>
                    <m:t>φ</m:t>
                  </m:r>
                </m:e>
                <m:sub>
                  <m:r>
                    <w:rPr>
                      <w:rFonts w:ascii="Cambria Math" w:hAnsi="Cambria Math"/>
                    </w:rPr>
                    <m:t>1</m:t>
                  </m:r>
                </m:sub>
              </m:sSub>
              <m:d>
                <m:dPr>
                  <m:ctrlPr>
                    <w:ins w:id="355" w:author="3139808605" w:date="2017-04-24T10:18:00Z">
                      <w:rPr>
                        <w:rFonts w:ascii="Cambria Math" w:hAnsi="Cambria Math"/>
                        <w:i/>
                        <w:iCs/>
                      </w:rPr>
                    </w:ins>
                  </m:ctrlPr>
                </m:dPr>
                <m:e>
                  <m:sSub>
                    <m:sSubPr>
                      <m:ctrlPr>
                        <w:ins w:id="356" w:author="3139808605" w:date="2017-04-24T10:18:00Z">
                          <w:rPr>
                            <w:rFonts w:ascii="Cambria Math" w:hAnsi="Cambria Math"/>
                            <w:i/>
                          </w:rPr>
                        </w:ins>
                      </m:ctrlPr>
                    </m:sSubPr>
                    <m:e>
                      <m:r>
                        <w:rPr>
                          <w:rFonts w:ascii="Cambria Math" w:hAnsi="Cambria Math"/>
                        </w:rPr>
                        <m:t>r</m:t>
                      </m:r>
                    </m:e>
                    <m:sub>
                      <m:r>
                        <w:rPr>
                          <w:rFonts w:ascii="Cambria Math" w:hAnsi="Cambria Math"/>
                        </w:rPr>
                        <m:t>ij</m:t>
                      </m:r>
                    </m:sub>
                  </m:sSub>
                </m:e>
              </m:d>
            </m:e>
          </m:d>
        </m:oMath>
      </m:oMathPara>
    </w:p>
    <w:p w14:paraId="442BA212" w14:textId="77777777" w:rsidR="00BC2499" w:rsidRDefault="00BC2499" w:rsidP="00BC2499">
      <w:pPr>
        <w:ind w:left="720" w:firstLine="720"/>
      </w:pPr>
      <w:r w:rsidRPr="006E4F29">
        <w:t xml:space="preserve">The factor </w:t>
      </w:r>
      <m:oMath>
        <m:sSub>
          <m:sSubPr>
            <m:ctrlPr>
              <w:ins w:id="357" w:author="3139808605" w:date="2017-04-24T10:18:00Z">
                <w:rPr>
                  <w:rFonts w:ascii="Cambria Math" w:hAnsi="Cambria Math"/>
                  <w:i/>
                  <w:iCs/>
                </w:rPr>
              </w:ins>
            </m:ctrlPr>
          </m:sSubPr>
          <m:e>
            <m:r>
              <w:rPr>
                <w:rFonts w:ascii="Cambria Math" w:hAnsi="Cambria Math"/>
              </w:rPr>
              <m:t>φ</m:t>
            </m:r>
          </m:e>
          <m:sub>
            <m:r>
              <w:rPr>
                <w:rFonts w:ascii="Cambria Math" w:hAnsi="Cambria Math"/>
              </w:rPr>
              <m:t>α</m:t>
            </m:r>
          </m:sub>
        </m:sSub>
      </m:oMath>
      <w:r w:rsidRPr="006E4F29">
        <w:t xml:space="preserve"> is defined as:</w:t>
      </w:r>
    </w:p>
    <w:p w14:paraId="58F57836" w14:textId="77777777" w:rsidR="00BC2499" w:rsidRPr="00C05630" w:rsidRDefault="00587CB2" w:rsidP="00BC2499">
      <w:pPr>
        <w:ind w:left="720" w:firstLine="720"/>
        <w:rPr>
          <w:rFonts w:eastAsiaTheme="minorEastAsia"/>
          <w:iCs/>
          <w:sz w:val="24"/>
          <w:szCs w:val="24"/>
        </w:rPr>
      </w:pPr>
      <m:oMathPara>
        <m:oMath>
          <m:sSub>
            <m:sSubPr>
              <m:ctrlPr>
                <w:ins w:id="358" w:author="3139808605" w:date="2017-04-24T10:18:00Z">
                  <w:rPr>
                    <w:rFonts w:ascii="Cambria Math" w:eastAsiaTheme="minorEastAsia" w:hAnsi="Cambria Math"/>
                    <w:i/>
                    <w:iCs/>
                    <w:sz w:val="24"/>
                    <w:szCs w:val="24"/>
                  </w:rPr>
                </w:ins>
              </m:ctrlPr>
            </m:sSubPr>
            <m:e>
              <m:r>
                <w:rPr>
                  <w:rFonts w:ascii="Cambria Math" w:eastAsiaTheme="minorEastAsia" w:hAnsi="Cambria Math"/>
                  <w:sz w:val="24"/>
                  <w:szCs w:val="24"/>
                </w:rPr>
                <m:t>φ</m:t>
              </m:r>
            </m:e>
            <m:sub>
              <m:r>
                <w:rPr>
                  <w:rFonts w:ascii="Cambria Math" w:eastAsiaTheme="minorEastAsia" w:hAnsi="Cambria Math"/>
                  <w:sz w:val="24"/>
                  <w:szCs w:val="24"/>
                </w:rPr>
                <m:t>α</m:t>
              </m:r>
            </m:sub>
          </m:sSub>
          <m:d>
            <m:dPr>
              <m:ctrlPr>
                <w:ins w:id="359" w:author="3139808605" w:date="2017-04-24T10:18:00Z">
                  <w:rPr>
                    <w:rFonts w:ascii="Cambria Math" w:eastAsiaTheme="minorEastAsia" w:hAnsi="Cambria Math"/>
                    <w:i/>
                    <w:iCs/>
                    <w:sz w:val="24"/>
                    <w:szCs w:val="24"/>
                  </w:rPr>
                </w:ins>
              </m:ctrlPr>
            </m:dPr>
            <m:e>
              <m:sSub>
                <m:sSubPr>
                  <m:ctrlPr>
                    <w:ins w:id="360" w:author="3139808605" w:date="2017-04-24T10:18:00Z">
                      <w:rPr>
                        <w:rFonts w:ascii="Cambria Math" w:hAnsi="Cambria Math"/>
                        <w:i/>
                        <w:sz w:val="24"/>
                        <w:szCs w:val="24"/>
                      </w:rPr>
                    </w:ins>
                  </m:ctrlPr>
                </m:sSubPr>
                <m:e>
                  <m:r>
                    <w:rPr>
                      <w:rFonts w:ascii="Cambria Math" w:hAnsi="Cambria Math"/>
                      <w:sz w:val="24"/>
                      <w:szCs w:val="24"/>
                    </w:rPr>
                    <m:t>r</m:t>
                  </m:r>
                </m:e>
                <m:sub>
                  <m:r>
                    <w:rPr>
                      <w:rFonts w:ascii="Cambria Math" w:hAnsi="Cambria Math"/>
                      <w:sz w:val="24"/>
                      <w:szCs w:val="24"/>
                    </w:rPr>
                    <m:t>ij</m:t>
                  </m:r>
                </m:sub>
              </m:sSub>
            </m:e>
          </m:d>
          <m:r>
            <m:rPr>
              <m:sty m:val="p"/>
            </m:rPr>
            <w:rPr>
              <w:rFonts w:ascii="Cambria Math" w:eastAsiaTheme="minorEastAsia" w:hAnsi="Cambria Math"/>
              <w:sz w:val="24"/>
              <w:szCs w:val="24"/>
            </w:rPr>
            <m:t>=</m:t>
          </m:r>
          <m:d>
            <m:dPr>
              <m:begChr m:val="{"/>
              <m:endChr m:val=""/>
              <m:ctrlPr>
                <w:ins w:id="361" w:author="3139808605" w:date="2017-04-24T10:18:00Z">
                  <w:rPr>
                    <w:rFonts w:ascii="Cambria Math" w:eastAsiaTheme="minorEastAsia" w:hAnsi="Cambria Math"/>
                    <w:i/>
                    <w:iCs/>
                    <w:sz w:val="24"/>
                    <w:szCs w:val="24"/>
                  </w:rPr>
                </w:ins>
              </m:ctrlPr>
            </m:dPr>
            <m:e>
              <m:m>
                <m:mPr>
                  <m:mcs>
                    <m:mc>
                      <m:mcPr>
                        <m:count m:val="2"/>
                        <m:mcJc m:val="center"/>
                      </m:mcPr>
                    </m:mc>
                  </m:mcs>
                  <m:ctrlPr>
                    <w:ins w:id="362" w:author="3139808605" w:date="2017-04-24T10:18:00Z">
                      <w:rPr>
                        <w:rFonts w:ascii="Cambria Math" w:eastAsiaTheme="minorEastAsia" w:hAnsi="Cambria Math"/>
                        <w:i/>
                        <w:iCs/>
                        <w:sz w:val="24"/>
                        <w:szCs w:val="24"/>
                      </w:rPr>
                    </w:ins>
                  </m:ctrlPr>
                </m:mPr>
                <m:mr>
                  <m:e>
                    <m:r>
                      <m:rPr>
                        <m:sty m:val="p"/>
                      </m:rPr>
                      <w:rPr>
                        <w:rFonts w:ascii="Cambria Math" w:eastAsiaTheme="minorEastAsia" w:hAnsi="Cambria Math"/>
                        <w:sz w:val="24"/>
                        <w:szCs w:val="24"/>
                      </w:rPr>
                      <m:t>-</m:t>
                    </m:r>
                    <m:sSub>
                      <m:sSubPr>
                        <m:ctrlPr>
                          <w:ins w:id="363" w:author="3139808605" w:date="2017-04-24T10:18:00Z">
                            <w:rPr>
                              <w:rFonts w:ascii="Cambria Math" w:eastAsiaTheme="minorEastAsia" w:hAnsi="Cambria Math"/>
                              <w:i/>
                              <w:iCs/>
                              <w:sz w:val="24"/>
                              <w:szCs w:val="24"/>
                            </w:rPr>
                          </w:ins>
                        </m:ctrlPr>
                      </m:sSubPr>
                      <m:e>
                        <m:r>
                          <w:rPr>
                            <w:rFonts w:ascii="Cambria Math" w:eastAsiaTheme="minorEastAsia" w:hAnsi="Cambria Math"/>
                            <w:sz w:val="24"/>
                            <w:szCs w:val="24"/>
                          </w:rPr>
                          <m:t>C</m:t>
                        </m:r>
                      </m:e>
                      <m:sub>
                        <m:r>
                          <w:rPr>
                            <w:rFonts w:ascii="Cambria Math" w:eastAsiaTheme="minorEastAsia" w:hAnsi="Cambria Math"/>
                            <w:sz w:val="24"/>
                            <w:szCs w:val="24"/>
                          </w:rPr>
                          <m:t>α</m:t>
                        </m:r>
                      </m:sub>
                    </m:sSub>
                  </m:e>
                  <m:e>
                    <m:sSub>
                      <m:sSubPr>
                        <m:ctrlPr>
                          <w:ins w:id="364" w:author="3139808605" w:date="2017-04-24T10:18:00Z">
                            <w:rPr>
                              <w:rFonts w:ascii="Cambria Math" w:hAnsi="Cambria Math"/>
                              <w:i/>
                              <w:sz w:val="24"/>
                              <w:szCs w:val="24"/>
                            </w:rPr>
                          </w:ins>
                        </m:ctrlPr>
                      </m:sSubPr>
                      <m:e>
                        <m:r>
                          <w:rPr>
                            <w:rFonts w:ascii="Cambria Math" w:hAnsi="Cambria Math"/>
                            <w:sz w:val="24"/>
                            <w:szCs w:val="24"/>
                          </w:rPr>
                          <m:t>r</m:t>
                        </m:r>
                      </m:e>
                      <m:sub>
                        <m:r>
                          <w:rPr>
                            <w:rFonts w:ascii="Cambria Math" w:hAnsi="Cambria Math"/>
                            <w:sz w:val="24"/>
                            <w:szCs w:val="24"/>
                          </w:rPr>
                          <m:t>ij</m:t>
                        </m:r>
                      </m:sub>
                    </m:sSub>
                    <m:r>
                      <m:rPr>
                        <m:sty m:val="p"/>
                      </m:rPr>
                      <w:rPr>
                        <w:rFonts w:ascii="Cambria Math" w:eastAsiaTheme="minorEastAsia" w:hAnsi="Cambria Math"/>
                        <w:sz w:val="24"/>
                        <w:szCs w:val="24"/>
                      </w:rPr>
                      <m:t>&lt;</m:t>
                    </m:r>
                    <m:sSub>
                      <m:sSubPr>
                        <m:ctrlPr>
                          <w:ins w:id="365" w:author="3139808605" w:date="2017-04-24T10:18:00Z">
                            <w:rPr>
                              <w:rFonts w:ascii="Cambria Math" w:hAnsi="Cambria Math"/>
                              <w:sz w:val="24"/>
                              <w:szCs w:val="24"/>
                            </w:rPr>
                          </w:ins>
                        </m:ctrlPr>
                      </m:sSubPr>
                      <m:e>
                        <m:r>
                          <w:rPr>
                            <w:rFonts w:ascii="Cambria Math" w:hAnsi="Cambria Math"/>
                            <w:sz w:val="24"/>
                            <w:szCs w:val="24"/>
                          </w:rPr>
                          <m:t>r</m:t>
                        </m:r>
                      </m:e>
                      <m:sub>
                        <m:r>
                          <w:rPr>
                            <w:rFonts w:ascii="Cambria Math" w:hAnsi="Cambria Math"/>
                            <w:sz w:val="24"/>
                            <w:szCs w:val="24"/>
                          </w:rPr>
                          <m:t>s</m:t>
                        </m:r>
                        <m:r>
                          <m:rPr>
                            <m:sty m:val="p"/>
                          </m:rPr>
                          <w:rPr>
                            <w:rFonts w:ascii="Cambria Math" w:hAnsi="Cambria Math"/>
                            <w:sz w:val="24"/>
                            <w:szCs w:val="24"/>
                          </w:rPr>
                          <m:t>witch</m:t>
                        </m:r>
                      </m:sub>
                    </m:sSub>
                    <m:r>
                      <m:rPr>
                        <m:sty m:val="p"/>
                      </m:rPr>
                      <w:rPr>
                        <w:rFonts w:ascii="Cambria Math" w:eastAsiaTheme="minorEastAsia" w:hAnsi="Cambria Math"/>
                        <w:sz w:val="24"/>
                        <w:szCs w:val="24"/>
                      </w:rPr>
                      <m:t> </m:t>
                    </m:r>
                  </m:e>
                </m:mr>
                <m:mr>
                  <m:e>
                    <m:r>
                      <m:rPr>
                        <m:sty m:val="p"/>
                      </m:rPr>
                      <w:rPr>
                        <w:rFonts w:ascii="Cambria Math" w:eastAsiaTheme="minorEastAsia" w:hAnsi="Cambria Math"/>
                        <w:sz w:val="24"/>
                        <w:szCs w:val="24"/>
                      </w:rPr>
                      <m:t>-</m:t>
                    </m:r>
                    <m:f>
                      <m:fPr>
                        <m:ctrlPr>
                          <w:ins w:id="366" w:author="3139808605" w:date="2017-04-24T10:18:00Z">
                            <w:rPr>
                              <w:rFonts w:ascii="Cambria Math" w:eastAsiaTheme="minorEastAsia" w:hAnsi="Cambria Math"/>
                              <w:i/>
                              <w:iCs/>
                              <w:sz w:val="24"/>
                              <w:szCs w:val="24"/>
                            </w:rPr>
                          </w:ins>
                        </m:ctrlPr>
                      </m:fPr>
                      <m:num>
                        <m:sSub>
                          <m:sSubPr>
                            <m:ctrlPr>
                              <w:ins w:id="367" w:author="3139808605" w:date="2017-04-24T10:18:00Z">
                                <w:rPr>
                                  <w:rFonts w:ascii="Cambria Math" w:eastAsiaTheme="minorEastAsia" w:hAnsi="Cambria Math"/>
                                  <w:i/>
                                  <w:iCs/>
                                  <w:sz w:val="24"/>
                                  <w:szCs w:val="24"/>
                                </w:rPr>
                              </w:ins>
                            </m:ctrlPr>
                          </m:sSubPr>
                          <m:e>
                            <m:r>
                              <w:rPr>
                                <w:rFonts w:ascii="Cambria Math" w:eastAsiaTheme="minorEastAsia" w:hAnsi="Cambria Math"/>
                                <w:sz w:val="24"/>
                                <w:szCs w:val="24"/>
                              </w:rPr>
                              <m:t>A</m:t>
                            </m:r>
                          </m:e>
                          <m:sub>
                            <m:r>
                              <w:rPr>
                                <w:rFonts w:ascii="Cambria Math" w:eastAsiaTheme="minorEastAsia" w:hAnsi="Cambria Math"/>
                                <w:sz w:val="24"/>
                                <w:szCs w:val="24"/>
                              </w:rPr>
                              <m:t>α</m:t>
                            </m:r>
                          </m:sub>
                        </m:sSub>
                      </m:num>
                      <m:den>
                        <m:r>
                          <m:rPr>
                            <m:sty m:val="p"/>
                          </m:rPr>
                          <w:rPr>
                            <w:rFonts w:ascii="Cambria Math" w:eastAsiaTheme="minorEastAsia" w:hAnsi="Cambria Math"/>
                            <w:sz w:val="24"/>
                            <w:szCs w:val="24"/>
                          </w:rPr>
                          <m:t>3</m:t>
                        </m:r>
                      </m:den>
                    </m:f>
                    <m:sSup>
                      <m:sSupPr>
                        <m:ctrlPr>
                          <w:ins w:id="368" w:author="3139808605" w:date="2017-04-24T10:18:00Z">
                            <w:rPr>
                              <w:rFonts w:ascii="Cambria Math" w:eastAsiaTheme="minorEastAsia" w:hAnsi="Cambria Math"/>
                              <w:i/>
                              <w:iCs/>
                              <w:sz w:val="24"/>
                              <w:szCs w:val="24"/>
                            </w:rPr>
                          </w:ins>
                        </m:ctrlPr>
                      </m:sSupPr>
                      <m:e>
                        <m:d>
                          <m:dPr>
                            <m:ctrlPr>
                              <w:ins w:id="369" w:author="3139808605" w:date="2017-04-24T10:18:00Z">
                                <w:rPr>
                                  <w:rFonts w:ascii="Cambria Math" w:eastAsiaTheme="minorEastAsia" w:hAnsi="Cambria Math"/>
                                  <w:i/>
                                  <w:iCs/>
                                  <w:sz w:val="24"/>
                                  <w:szCs w:val="24"/>
                                </w:rPr>
                              </w:ins>
                            </m:ctrlPr>
                          </m:dPr>
                          <m:e>
                            <m:sSub>
                              <m:sSubPr>
                                <m:ctrlPr>
                                  <w:ins w:id="370" w:author="3139808605" w:date="2017-04-24T10:18:00Z">
                                    <w:rPr>
                                      <w:rFonts w:ascii="Cambria Math" w:hAnsi="Cambria Math"/>
                                      <w:i/>
                                      <w:sz w:val="24"/>
                                      <w:szCs w:val="24"/>
                                    </w:rPr>
                                  </w:ins>
                                </m:ctrlPr>
                              </m:sSubPr>
                              <m:e>
                                <m:r>
                                  <w:rPr>
                                    <w:rFonts w:ascii="Cambria Math" w:hAnsi="Cambria Math"/>
                                    <w:sz w:val="24"/>
                                    <w:szCs w:val="24"/>
                                  </w:rPr>
                                  <m:t>r</m:t>
                                </m:r>
                              </m:e>
                              <m:sub>
                                <m:r>
                                  <w:rPr>
                                    <w:rFonts w:ascii="Cambria Math" w:hAnsi="Cambria Math"/>
                                    <w:sz w:val="24"/>
                                    <w:szCs w:val="24"/>
                                  </w:rPr>
                                  <m:t>ij</m:t>
                                </m:r>
                              </m:sub>
                            </m:sSub>
                            <m:r>
                              <m:rPr>
                                <m:sty m:val="p"/>
                              </m:rPr>
                              <w:rPr>
                                <w:rFonts w:ascii="Cambria Math" w:eastAsiaTheme="minorEastAsia" w:hAnsi="Cambria Math"/>
                                <w:sz w:val="24"/>
                                <w:szCs w:val="24"/>
                              </w:rPr>
                              <m:t>-</m:t>
                            </m:r>
                            <m:sSub>
                              <m:sSubPr>
                                <m:ctrlPr>
                                  <w:ins w:id="371" w:author="3139808605" w:date="2017-04-24T10:18:00Z">
                                    <w:rPr>
                                      <w:rFonts w:ascii="Cambria Math" w:hAnsi="Cambria Math"/>
                                      <w:sz w:val="24"/>
                                      <w:szCs w:val="24"/>
                                    </w:rPr>
                                  </w:ins>
                                </m:ctrlPr>
                              </m:sSubPr>
                              <m:e>
                                <m:r>
                                  <w:rPr>
                                    <w:rFonts w:ascii="Cambria Math" w:hAnsi="Cambria Math"/>
                                    <w:sz w:val="24"/>
                                    <w:szCs w:val="24"/>
                                  </w:rPr>
                                  <m:t>r</m:t>
                                </m:r>
                              </m:e>
                              <m:sub>
                                <m:r>
                                  <w:rPr>
                                    <w:rFonts w:ascii="Cambria Math" w:hAnsi="Cambria Math"/>
                                    <w:sz w:val="24"/>
                                    <w:szCs w:val="24"/>
                                  </w:rPr>
                                  <m:t>s</m:t>
                                </m:r>
                                <m:r>
                                  <m:rPr>
                                    <m:sty m:val="p"/>
                                  </m:rPr>
                                  <w:rPr>
                                    <w:rFonts w:ascii="Cambria Math" w:hAnsi="Cambria Math"/>
                                    <w:sz w:val="24"/>
                                    <w:szCs w:val="24"/>
                                  </w:rPr>
                                  <m:t>witch</m:t>
                                </m:r>
                              </m:sub>
                            </m:sSub>
                          </m:e>
                        </m:d>
                      </m:e>
                      <m:sup>
                        <m:r>
                          <m:rPr>
                            <m:sty m:val="p"/>
                          </m:rPr>
                          <w:rPr>
                            <w:rFonts w:ascii="Cambria Math" w:eastAsiaTheme="minorEastAsia" w:hAnsi="Cambria Math"/>
                            <w:sz w:val="24"/>
                            <w:szCs w:val="24"/>
                          </w:rPr>
                          <m:t>3</m:t>
                        </m:r>
                      </m:sup>
                    </m:sSup>
                    <m:r>
                      <m:rPr>
                        <m:sty m:val="p"/>
                      </m:rPr>
                      <w:rPr>
                        <w:rFonts w:ascii="Cambria Math" w:eastAsiaTheme="minorEastAsia" w:hAnsi="Cambria Math"/>
                        <w:sz w:val="24"/>
                        <w:szCs w:val="24"/>
                      </w:rPr>
                      <m:t>-</m:t>
                    </m:r>
                    <m:f>
                      <m:fPr>
                        <m:ctrlPr>
                          <w:ins w:id="372" w:author="3139808605" w:date="2017-04-24T10:18:00Z">
                            <w:rPr>
                              <w:rFonts w:ascii="Cambria Math" w:eastAsiaTheme="minorEastAsia" w:hAnsi="Cambria Math"/>
                              <w:i/>
                              <w:iCs/>
                              <w:sz w:val="24"/>
                              <w:szCs w:val="24"/>
                            </w:rPr>
                          </w:ins>
                        </m:ctrlPr>
                      </m:fPr>
                      <m:num>
                        <m:sSub>
                          <m:sSubPr>
                            <m:ctrlPr>
                              <w:ins w:id="373" w:author="3139808605" w:date="2017-04-24T10:18:00Z">
                                <w:rPr>
                                  <w:rFonts w:ascii="Cambria Math" w:eastAsiaTheme="minorEastAsia" w:hAnsi="Cambria Math"/>
                                  <w:i/>
                                  <w:iCs/>
                                  <w:sz w:val="24"/>
                                  <w:szCs w:val="24"/>
                                </w:rPr>
                              </w:ins>
                            </m:ctrlPr>
                          </m:sSubPr>
                          <m:e>
                            <m:r>
                              <w:rPr>
                                <w:rFonts w:ascii="Cambria Math" w:eastAsiaTheme="minorEastAsia" w:hAnsi="Cambria Math"/>
                                <w:sz w:val="24"/>
                                <w:szCs w:val="24"/>
                              </w:rPr>
                              <m:t>B</m:t>
                            </m:r>
                          </m:e>
                          <m:sub>
                            <m:r>
                              <w:rPr>
                                <w:rFonts w:ascii="Cambria Math" w:eastAsiaTheme="minorEastAsia" w:hAnsi="Cambria Math"/>
                                <w:sz w:val="24"/>
                                <w:szCs w:val="24"/>
                              </w:rPr>
                              <m:t>α</m:t>
                            </m:r>
                          </m:sub>
                        </m:sSub>
                      </m:num>
                      <m:den>
                        <m:r>
                          <m:rPr>
                            <m:sty m:val="p"/>
                          </m:rPr>
                          <w:rPr>
                            <w:rFonts w:ascii="Cambria Math" w:eastAsiaTheme="minorEastAsia" w:hAnsi="Cambria Math"/>
                            <w:sz w:val="24"/>
                            <w:szCs w:val="24"/>
                          </w:rPr>
                          <m:t>4</m:t>
                        </m:r>
                      </m:den>
                    </m:f>
                    <m:sSup>
                      <m:sSupPr>
                        <m:ctrlPr>
                          <w:ins w:id="374" w:author="3139808605" w:date="2017-04-24T10:18:00Z">
                            <w:rPr>
                              <w:rFonts w:ascii="Cambria Math" w:eastAsiaTheme="minorEastAsia" w:hAnsi="Cambria Math"/>
                              <w:i/>
                              <w:iCs/>
                              <w:sz w:val="24"/>
                              <w:szCs w:val="24"/>
                            </w:rPr>
                          </w:ins>
                        </m:ctrlPr>
                      </m:sSupPr>
                      <m:e>
                        <m:d>
                          <m:dPr>
                            <m:ctrlPr>
                              <w:ins w:id="375" w:author="3139808605" w:date="2017-04-24T10:18:00Z">
                                <w:rPr>
                                  <w:rFonts w:ascii="Cambria Math" w:eastAsiaTheme="minorEastAsia" w:hAnsi="Cambria Math"/>
                                  <w:i/>
                                  <w:iCs/>
                                  <w:sz w:val="24"/>
                                  <w:szCs w:val="24"/>
                                </w:rPr>
                              </w:ins>
                            </m:ctrlPr>
                          </m:dPr>
                          <m:e>
                            <m:sSub>
                              <m:sSubPr>
                                <m:ctrlPr>
                                  <w:ins w:id="376" w:author="3139808605" w:date="2017-04-24T10:18:00Z">
                                    <w:rPr>
                                      <w:rFonts w:ascii="Cambria Math" w:hAnsi="Cambria Math"/>
                                      <w:i/>
                                      <w:sz w:val="24"/>
                                      <w:szCs w:val="24"/>
                                    </w:rPr>
                                  </w:ins>
                                </m:ctrlPr>
                              </m:sSubPr>
                              <m:e>
                                <m:r>
                                  <w:rPr>
                                    <w:rFonts w:ascii="Cambria Math" w:hAnsi="Cambria Math"/>
                                    <w:sz w:val="24"/>
                                    <w:szCs w:val="24"/>
                                  </w:rPr>
                                  <m:t>r</m:t>
                                </m:r>
                              </m:e>
                              <m:sub>
                                <m:r>
                                  <w:rPr>
                                    <w:rFonts w:ascii="Cambria Math" w:hAnsi="Cambria Math"/>
                                    <w:sz w:val="24"/>
                                    <w:szCs w:val="24"/>
                                  </w:rPr>
                                  <m:t>ij</m:t>
                                </m:r>
                              </m:sub>
                            </m:sSub>
                            <m:r>
                              <m:rPr>
                                <m:sty m:val="p"/>
                              </m:rPr>
                              <w:rPr>
                                <w:rFonts w:ascii="Cambria Math" w:eastAsiaTheme="minorEastAsia" w:hAnsi="Cambria Math"/>
                                <w:sz w:val="24"/>
                                <w:szCs w:val="24"/>
                              </w:rPr>
                              <m:t>-</m:t>
                            </m:r>
                            <m:sSub>
                              <m:sSubPr>
                                <m:ctrlPr>
                                  <w:ins w:id="377" w:author="3139808605" w:date="2017-04-24T10:18:00Z">
                                    <w:rPr>
                                      <w:rFonts w:ascii="Cambria Math" w:hAnsi="Cambria Math"/>
                                      <w:sz w:val="24"/>
                                      <w:szCs w:val="24"/>
                                    </w:rPr>
                                  </w:ins>
                                </m:ctrlPr>
                              </m:sSubPr>
                              <m:e>
                                <m:r>
                                  <w:rPr>
                                    <w:rFonts w:ascii="Cambria Math" w:hAnsi="Cambria Math"/>
                                    <w:sz w:val="24"/>
                                    <w:szCs w:val="24"/>
                                  </w:rPr>
                                  <m:t>r</m:t>
                                </m:r>
                              </m:e>
                              <m:sub>
                                <m:r>
                                  <w:rPr>
                                    <w:rFonts w:ascii="Cambria Math" w:hAnsi="Cambria Math"/>
                                    <w:sz w:val="24"/>
                                    <w:szCs w:val="24"/>
                                  </w:rPr>
                                  <m:t>s</m:t>
                                </m:r>
                                <m:r>
                                  <m:rPr>
                                    <m:sty m:val="p"/>
                                  </m:rPr>
                                  <w:rPr>
                                    <w:rFonts w:ascii="Cambria Math" w:hAnsi="Cambria Math"/>
                                    <w:sz w:val="24"/>
                                    <w:szCs w:val="24"/>
                                  </w:rPr>
                                  <m:t>witch</m:t>
                                </m:r>
                              </m:sub>
                            </m:sSub>
                          </m:e>
                        </m:d>
                      </m:e>
                      <m:sup>
                        <m:r>
                          <m:rPr>
                            <m:sty m:val="p"/>
                          </m:rPr>
                          <w:rPr>
                            <w:rFonts w:ascii="Cambria Math" w:eastAsiaTheme="minorEastAsia" w:hAnsi="Cambria Math"/>
                            <w:sz w:val="24"/>
                            <w:szCs w:val="24"/>
                          </w:rPr>
                          <m:t>4</m:t>
                        </m:r>
                      </m:sup>
                    </m:sSup>
                    <m:r>
                      <m:rPr>
                        <m:sty m:val="p"/>
                      </m:rPr>
                      <w:rPr>
                        <w:rFonts w:ascii="Cambria Math" w:eastAsiaTheme="minorEastAsia" w:hAnsi="Cambria Math"/>
                        <w:sz w:val="24"/>
                        <w:szCs w:val="24"/>
                      </w:rPr>
                      <m:t>-</m:t>
                    </m:r>
                    <m:sSub>
                      <m:sSubPr>
                        <m:ctrlPr>
                          <w:ins w:id="378" w:author="3139808605" w:date="2017-04-24T10:18:00Z">
                            <w:rPr>
                              <w:rFonts w:ascii="Cambria Math" w:eastAsiaTheme="minorEastAsia" w:hAnsi="Cambria Math"/>
                              <w:i/>
                              <w:iCs/>
                              <w:sz w:val="24"/>
                              <w:szCs w:val="24"/>
                            </w:rPr>
                          </w:ins>
                        </m:ctrlPr>
                      </m:sSubPr>
                      <m:e>
                        <m:r>
                          <w:rPr>
                            <w:rFonts w:ascii="Cambria Math" w:eastAsiaTheme="minorEastAsia" w:hAnsi="Cambria Math"/>
                            <w:sz w:val="24"/>
                            <w:szCs w:val="24"/>
                          </w:rPr>
                          <m:t>C</m:t>
                        </m:r>
                      </m:e>
                      <m:sub>
                        <m:r>
                          <w:rPr>
                            <w:rFonts w:ascii="Cambria Math" w:eastAsiaTheme="minorEastAsia" w:hAnsi="Cambria Math"/>
                            <w:sz w:val="24"/>
                            <w:szCs w:val="24"/>
                          </w:rPr>
                          <m:t>α</m:t>
                        </m:r>
                      </m:sub>
                    </m:sSub>
                  </m:e>
                  <m:e>
                    <m:sSub>
                      <m:sSubPr>
                        <m:ctrlPr>
                          <w:ins w:id="379" w:author="3139808605" w:date="2017-04-24T10:18:00Z">
                            <w:rPr>
                              <w:rFonts w:ascii="Cambria Math" w:hAnsi="Cambria Math"/>
                              <w:sz w:val="24"/>
                              <w:szCs w:val="24"/>
                            </w:rPr>
                          </w:ins>
                        </m:ctrlPr>
                      </m:sSubPr>
                      <m:e>
                        <m:r>
                          <w:rPr>
                            <w:rFonts w:ascii="Cambria Math" w:hAnsi="Cambria Math"/>
                            <w:sz w:val="24"/>
                            <w:szCs w:val="24"/>
                          </w:rPr>
                          <m:t>r</m:t>
                        </m:r>
                      </m:e>
                      <m:sub>
                        <m:r>
                          <w:rPr>
                            <w:rFonts w:ascii="Cambria Math" w:hAnsi="Cambria Math"/>
                            <w:sz w:val="24"/>
                            <w:szCs w:val="24"/>
                          </w:rPr>
                          <m:t>s</m:t>
                        </m:r>
                        <m:r>
                          <m:rPr>
                            <m:sty m:val="p"/>
                          </m:rPr>
                          <w:rPr>
                            <w:rFonts w:ascii="Cambria Math" w:hAnsi="Cambria Math"/>
                            <w:sz w:val="24"/>
                            <w:szCs w:val="24"/>
                          </w:rPr>
                          <m:t>witch</m:t>
                        </m:r>
                      </m:sub>
                    </m:sSub>
                    <m:r>
                      <m:rPr>
                        <m:sty m:val="p"/>
                      </m:rPr>
                      <w:rPr>
                        <w:rFonts w:ascii="Cambria Math" w:eastAsiaTheme="minorEastAsia" w:hAnsi="Cambria Math"/>
                        <w:sz w:val="24"/>
                        <w:szCs w:val="24"/>
                      </w:rPr>
                      <m:t>≤</m:t>
                    </m:r>
                    <m:sSub>
                      <m:sSubPr>
                        <m:ctrlPr>
                          <w:ins w:id="380" w:author="3139808605" w:date="2017-04-24T10:18:00Z">
                            <w:rPr>
                              <w:rFonts w:ascii="Cambria Math" w:hAnsi="Cambria Math"/>
                              <w:i/>
                              <w:sz w:val="24"/>
                              <w:szCs w:val="24"/>
                            </w:rPr>
                          </w:ins>
                        </m:ctrlPr>
                      </m:sSubPr>
                      <m:e>
                        <m:r>
                          <w:rPr>
                            <w:rFonts w:ascii="Cambria Math" w:hAnsi="Cambria Math"/>
                            <w:sz w:val="24"/>
                            <w:szCs w:val="24"/>
                          </w:rPr>
                          <m:t>r</m:t>
                        </m:r>
                      </m:e>
                      <m:sub>
                        <m:r>
                          <w:rPr>
                            <w:rFonts w:ascii="Cambria Math" w:hAnsi="Cambria Math"/>
                            <w:sz w:val="24"/>
                            <w:szCs w:val="24"/>
                          </w:rPr>
                          <m:t>ij</m:t>
                        </m:r>
                      </m:sub>
                    </m:sSub>
                    <m:r>
                      <m:rPr>
                        <m:sty m:val="p"/>
                      </m:rPr>
                      <w:rPr>
                        <w:rFonts w:ascii="Cambria Math" w:eastAsiaTheme="minorEastAsia" w:hAnsi="Cambria Math"/>
                        <w:sz w:val="24"/>
                        <w:szCs w:val="24"/>
                      </w:rPr>
                      <m:t>≤</m:t>
                    </m:r>
                    <m:sSub>
                      <m:sSubPr>
                        <m:ctrlPr>
                          <w:ins w:id="381" w:author="3139808605" w:date="2017-04-24T10:18:00Z">
                            <w:rPr>
                              <w:rFonts w:ascii="Cambria Math" w:eastAsiaTheme="minorEastAsia" w:hAnsi="Cambria Math"/>
                              <w:i/>
                              <w:iCs/>
                              <w:sz w:val="24"/>
                              <w:szCs w:val="24"/>
                            </w:rPr>
                          </w:ins>
                        </m:ctrlPr>
                      </m:sSubPr>
                      <m:e>
                        <m:r>
                          <w:rPr>
                            <w:rFonts w:ascii="Cambria Math" w:eastAsiaTheme="minorEastAsia" w:hAnsi="Cambria Math"/>
                            <w:sz w:val="24"/>
                            <w:szCs w:val="24"/>
                          </w:rPr>
                          <m:t>r</m:t>
                        </m:r>
                      </m:e>
                      <m:sub>
                        <m:r>
                          <w:rPr>
                            <w:rFonts w:ascii="Cambria Math" w:eastAsiaTheme="minorEastAsia" w:hAnsi="Cambria Math"/>
                            <w:sz w:val="24"/>
                            <w:szCs w:val="24"/>
                          </w:rPr>
                          <m:t>cut</m:t>
                        </m:r>
                      </m:sub>
                    </m:sSub>
                    <m:r>
                      <m:rPr>
                        <m:sty m:val="p"/>
                      </m:rPr>
                      <w:rPr>
                        <w:rFonts w:ascii="Cambria Math" w:eastAsiaTheme="minorEastAsia" w:hAnsi="Cambria Math"/>
                        <w:sz w:val="24"/>
                        <w:szCs w:val="24"/>
                      </w:rPr>
                      <m:t> </m:t>
                    </m:r>
                  </m:e>
                </m:mr>
                <m:mr>
                  <m:e>
                    <m:r>
                      <m:rPr>
                        <m:sty m:val="p"/>
                      </m:rPr>
                      <w:rPr>
                        <w:rFonts w:ascii="Cambria Math" w:eastAsiaTheme="minorEastAsia" w:hAnsi="Cambria Math"/>
                        <w:sz w:val="24"/>
                        <w:szCs w:val="24"/>
                      </w:rPr>
                      <m:t>0</m:t>
                    </m:r>
                  </m:e>
                  <m:e>
                    <m:sSub>
                      <m:sSubPr>
                        <m:ctrlPr>
                          <w:ins w:id="382" w:author="3139808605" w:date="2017-04-24T10:18:00Z">
                            <w:rPr>
                              <w:rFonts w:ascii="Cambria Math" w:hAnsi="Cambria Math"/>
                              <w:i/>
                              <w:sz w:val="24"/>
                              <w:szCs w:val="24"/>
                            </w:rPr>
                          </w:ins>
                        </m:ctrlPr>
                      </m:sSubPr>
                      <m:e>
                        <m:r>
                          <w:rPr>
                            <w:rFonts w:ascii="Cambria Math" w:hAnsi="Cambria Math"/>
                            <w:sz w:val="24"/>
                            <w:szCs w:val="24"/>
                          </w:rPr>
                          <m:t>r</m:t>
                        </m:r>
                      </m:e>
                      <m:sub>
                        <m:r>
                          <w:rPr>
                            <w:rFonts w:ascii="Cambria Math" w:hAnsi="Cambria Math"/>
                            <w:sz w:val="24"/>
                            <w:szCs w:val="24"/>
                          </w:rPr>
                          <m:t>ij</m:t>
                        </m:r>
                      </m:sub>
                    </m:sSub>
                    <m:r>
                      <m:rPr>
                        <m:sty m:val="p"/>
                      </m:rPr>
                      <w:rPr>
                        <w:rFonts w:ascii="Cambria Math" w:eastAsiaTheme="minorEastAsia" w:hAnsi="Cambria Math"/>
                        <w:sz w:val="24"/>
                        <w:szCs w:val="24"/>
                      </w:rPr>
                      <m:t>&gt;</m:t>
                    </m:r>
                    <m:sSub>
                      <m:sSubPr>
                        <m:ctrlPr>
                          <w:ins w:id="383" w:author="3139808605" w:date="2017-04-24T10:18:00Z">
                            <w:rPr>
                              <w:rFonts w:ascii="Cambria Math" w:eastAsiaTheme="minorEastAsia" w:hAnsi="Cambria Math"/>
                              <w:i/>
                              <w:iCs/>
                              <w:sz w:val="24"/>
                              <w:szCs w:val="24"/>
                            </w:rPr>
                          </w:ins>
                        </m:ctrlPr>
                      </m:sSubPr>
                      <m:e>
                        <m:r>
                          <w:rPr>
                            <w:rFonts w:ascii="Cambria Math" w:eastAsiaTheme="minorEastAsia" w:hAnsi="Cambria Math"/>
                            <w:sz w:val="24"/>
                            <w:szCs w:val="24"/>
                          </w:rPr>
                          <m:t>r</m:t>
                        </m:r>
                      </m:e>
                      <m:sub>
                        <m:r>
                          <w:rPr>
                            <w:rFonts w:ascii="Cambria Math" w:eastAsiaTheme="minorEastAsia" w:hAnsi="Cambria Math"/>
                            <w:sz w:val="24"/>
                            <w:szCs w:val="24"/>
                          </w:rPr>
                          <m:t>cut</m:t>
                        </m:r>
                      </m:sub>
                    </m:sSub>
                    <m:r>
                      <m:rPr>
                        <m:sty m:val="p"/>
                      </m:rPr>
                      <w:rPr>
                        <w:rFonts w:ascii="Cambria Math" w:eastAsiaTheme="minorEastAsia" w:hAnsi="Cambria Math"/>
                        <w:sz w:val="24"/>
                        <w:szCs w:val="24"/>
                      </w:rPr>
                      <m:t> </m:t>
                    </m:r>
                  </m:e>
                </m:mr>
              </m:m>
            </m:e>
          </m:d>
        </m:oMath>
      </m:oMathPara>
    </w:p>
    <w:p w14:paraId="5C118A21" w14:textId="77777777" w:rsidR="00BC2499" w:rsidRDefault="00BC2499" w:rsidP="00BC2499">
      <w:pPr>
        <w:ind w:left="720" w:firstLine="720"/>
        <w:rPr>
          <w:rFonts w:eastAsiaTheme="minorEastAsia"/>
          <w:iCs/>
          <w:sz w:val="24"/>
          <w:szCs w:val="24"/>
        </w:rPr>
      </w:pPr>
      <w:r>
        <w:rPr>
          <w:rFonts w:eastAsiaTheme="minorEastAsia"/>
          <w:iCs/>
        </w:rPr>
        <w:tab/>
      </w:r>
      <m:oMath>
        <m:d>
          <m:dPr>
            <m:begChr m:val="{"/>
            <m:endChr m:val=""/>
            <m:ctrlPr>
              <w:ins w:id="384" w:author="3139808605" w:date="2017-04-24T10:18:00Z">
                <w:rPr>
                  <w:rFonts w:ascii="Cambria Math" w:eastAsiaTheme="minorEastAsia" w:hAnsi="Cambria Math"/>
                  <w:i/>
                  <w:iCs/>
                  <w:sz w:val="24"/>
                  <w:szCs w:val="24"/>
                </w:rPr>
              </w:ins>
            </m:ctrlPr>
          </m:dPr>
          <m:e>
            <m:m>
              <m:mPr>
                <m:mcs>
                  <m:mc>
                    <m:mcPr>
                      <m:count m:val="1"/>
                      <m:mcJc m:val="center"/>
                    </m:mcPr>
                  </m:mc>
                </m:mcs>
                <m:ctrlPr>
                  <w:ins w:id="385" w:author="3139808605" w:date="2017-04-24T10:18:00Z">
                    <w:rPr>
                      <w:rFonts w:ascii="Cambria Math" w:eastAsiaTheme="minorEastAsia" w:hAnsi="Cambria Math"/>
                      <w:i/>
                      <w:iCs/>
                      <w:sz w:val="24"/>
                      <w:szCs w:val="24"/>
                    </w:rPr>
                  </w:ins>
                </m:ctrlPr>
              </m:mPr>
              <m:mr>
                <m:e>
                  <m:sSub>
                    <m:sSubPr>
                      <m:ctrlPr>
                        <w:ins w:id="386" w:author="3139808605" w:date="2017-04-24T10:18:00Z">
                          <w:rPr>
                            <w:rFonts w:ascii="Cambria Math" w:eastAsiaTheme="minorEastAsia" w:hAnsi="Cambria Math"/>
                            <w:i/>
                            <w:iCs/>
                            <w:sz w:val="24"/>
                            <w:szCs w:val="24"/>
                          </w:rPr>
                        </w:ins>
                      </m:ctrlPr>
                    </m:sSubPr>
                    <m:e>
                      <m:r>
                        <w:rPr>
                          <w:rFonts w:ascii="Cambria Math" w:eastAsiaTheme="minorEastAsia" w:hAnsi="Cambria Math"/>
                          <w:sz w:val="24"/>
                          <w:szCs w:val="24"/>
                        </w:rPr>
                        <m:t>A</m:t>
                      </m:r>
                    </m:e>
                    <m:sub>
                      <m:r>
                        <w:rPr>
                          <w:rFonts w:ascii="Cambria Math" w:eastAsiaTheme="minorEastAsia" w:hAnsi="Cambria Math"/>
                          <w:sz w:val="24"/>
                          <w:szCs w:val="24"/>
                        </w:rPr>
                        <m:t>α</m:t>
                      </m:r>
                    </m:sub>
                  </m:sSub>
                  <m:r>
                    <m:rPr>
                      <m:sty m:val="p"/>
                    </m:rPr>
                    <w:rPr>
                      <w:rFonts w:ascii="Cambria Math" w:eastAsiaTheme="minorEastAsia" w:hAnsi="Cambria Math"/>
                      <w:sz w:val="24"/>
                      <w:szCs w:val="24"/>
                    </w:rPr>
                    <m:t>=</m:t>
                  </m:r>
                  <m:r>
                    <w:rPr>
                      <w:rFonts w:ascii="Cambria Math" w:eastAsiaTheme="minorEastAsia" w:hAnsi="Cambria Math"/>
                      <w:sz w:val="24"/>
                      <w:szCs w:val="24"/>
                    </w:rPr>
                    <m:t>α</m:t>
                  </m:r>
                  <m:f>
                    <m:fPr>
                      <m:ctrlPr>
                        <w:ins w:id="387" w:author="3139808605" w:date="2017-04-24T10:18:00Z">
                          <w:rPr>
                            <w:rFonts w:ascii="Cambria Math" w:eastAsiaTheme="minorEastAsia" w:hAnsi="Cambria Math"/>
                            <w:i/>
                            <w:iCs/>
                            <w:sz w:val="24"/>
                            <w:szCs w:val="24"/>
                          </w:rPr>
                        </w:ins>
                      </m:ctrlPr>
                    </m:fPr>
                    <m:num>
                      <m:d>
                        <m:dPr>
                          <m:ctrlPr>
                            <w:ins w:id="388" w:author="3139808605" w:date="2017-04-24T10:18:00Z">
                              <w:rPr>
                                <w:rFonts w:ascii="Cambria Math" w:eastAsiaTheme="minorEastAsia" w:hAnsi="Cambria Math"/>
                                <w:i/>
                                <w:iCs/>
                                <w:sz w:val="24"/>
                                <w:szCs w:val="24"/>
                              </w:rPr>
                            </w:ins>
                          </m:ctrlPr>
                        </m:dPr>
                        <m:e>
                          <m:r>
                            <w:rPr>
                              <w:rFonts w:ascii="Cambria Math" w:eastAsiaTheme="minorEastAsia" w:hAnsi="Cambria Math"/>
                              <w:sz w:val="24"/>
                              <w:szCs w:val="24"/>
                            </w:rPr>
                            <m:t>α</m:t>
                          </m:r>
                          <m:r>
                            <m:rPr>
                              <m:sty m:val="p"/>
                            </m:rPr>
                            <w:rPr>
                              <w:rFonts w:ascii="Cambria Math" w:eastAsiaTheme="minorEastAsia" w:hAnsi="Cambria Math"/>
                              <w:sz w:val="24"/>
                              <w:szCs w:val="24"/>
                            </w:rPr>
                            <m:t>+1</m:t>
                          </m:r>
                        </m:e>
                      </m:d>
                      <m:sSub>
                        <m:sSubPr>
                          <m:ctrlPr>
                            <w:ins w:id="389" w:author="3139808605" w:date="2017-04-24T10:18:00Z">
                              <w:rPr>
                                <w:rFonts w:ascii="Cambria Math" w:hAnsi="Cambria Math"/>
                                <w:sz w:val="24"/>
                                <w:szCs w:val="24"/>
                              </w:rPr>
                            </w:ins>
                          </m:ctrlPr>
                        </m:sSubPr>
                        <m:e>
                          <m:r>
                            <w:rPr>
                              <w:rFonts w:ascii="Cambria Math" w:hAnsi="Cambria Math"/>
                              <w:sz w:val="24"/>
                              <w:szCs w:val="24"/>
                            </w:rPr>
                            <m:t>r</m:t>
                          </m:r>
                        </m:e>
                        <m:sub>
                          <m:r>
                            <w:rPr>
                              <w:rFonts w:ascii="Cambria Math" w:hAnsi="Cambria Math"/>
                              <w:sz w:val="24"/>
                              <w:szCs w:val="24"/>
                            </w:rPr>
                            <m:t>s</m:t>
                          </m:r>
                          <m:r>
                            <m:rPr>
                              <m:sty m:val="p"/>
                            </m:rPr>
                            <w:rPr>
                              <w:rFonts w:ascii="Cambria Math" w:hAnsi="Cambria Math"/>
                              <w:sz w:val="24"/>
                              <w:szCs w:val="24"/>
                            </w:rPr>
                            <m:t>witch</m:t>
                          </m:r>
                        </m:sub>
                      </m:sSub>
                      <m:r>
                        <m:rPr>
                          <m:sty m:val="p"/>
                        </m:rPr>
                        <w:rPr>
                          <w:rFonts w:ascii="Cambria Math" w:eastAsiaTheme="minorEastAsia" w:hAnsi="Cambria Math"/>
                          <w:sz w:val="24"/>
                          <w:szCs w:val="24"/>
                        </w:rPr>
                        <m:t>-</m:t>
                      </m:r>
                      <m:d>
                        <m:dPr>
                          <m:ctrlPr>
                            <w:ins w:id="390" w:author="3139808605" w:date="2017-04-24T10:18:00Z">
                              <w:rPr>
                                <w:rFonts w:ascii="Cambria Math" w:eastAsiaTheme="minorEastAsia" w:hAnsi="Cambria Math"/>
                                <w:i/>
                                <w:iCs/>
                                <w:sz w:val="24"/>
                                <w:szCs w:val="24"/>
                              </w:rPr>
                            </w:ins>
                          </m:ctrlPr>
                        </m:dPr>
                        <m:e>
                          <m:r>
                            <w:rPr>
                              <w:rFonts w:ascii="Cambria Math" w:eastAsiaTheme="minorEastAsia" w:hAnsi="Cambria Math"/>
                              <w:sz w:val="24"/>
                              <w:szCs w:val="24"/>
                            </w:rPr>
                            <m:t>α</m:t>
                          </m:r>
                          <m:r>
                            <m:rPr>
                              <m:sty m:val="p"/>
                            </m:rPr>
                            <w:rPr>
                              <w:rFonts w:ascii="Cambria Math" w:eastAsiaTheme="minorEastAsia" w:hAnsi="Cambria Math"/>
                              <w:sz w:val="24"/>
                              <w:szCs w:val="24"/>
                            </w:rPr>
                            <m:t>+4</m:t>
                          </m:r>
                        </m:e>
                      </m:d>
                      <m:sSub>
                        <m:sSubPr>
                          <m:ctrlPr>
                            <w:ins w:id="391" w:author="3139808605" w:date="2017-04-24T10:18:00Z">
                              <w:rPr>
                                <w:rFonts w:ascii="Cambria Math" w:eastAsiaTheme="minorEastAsia" w:hAnsi="Cambria Math"/>
                                <w:i/>
                                <w:iCs/>
                                <w:sz w:val="24"/>
                                <w:szCs w:val="24"/>
                              </w:rPr>
                            </w:ins>
                          </m:ctrlPr>
                        </m:sSubPr>
                        <m:e>
                          <m:r>
                            <w:rPr>
                              <w:rFonts w:ascii="Cambria Math" w:eastAsiaTheme="minorEastAsia" w:hAnsi="Cambria Math"/>
                              <w:sz w:val="24"/>
                              <w:szCs w:val="24"/>
                            </w:rPr>
                            <m:t>r</m:t>
                          </m:r>
                        </m:e>
                        <m:sub>
                          <m:r>
                            <w:rPr>
                              <w:rFonts w:ascii="Cambria Math" w:eastAsiaTheme="minorEastAsia" w:hAnsi="Cambria Math"/>
                              <w:sz w:val="24"/>
                              <w:szCs w:val="24"/>
                            </w:rPr>
                            <m:t>cut</m:t>
                          </m:r>
                        </m:sub>
                      </m:sSub>
                      <m:r>
                        <m:rPr>
                          <m:sty m:val="p"/>
                        </m:rPr>
                        <w:rPr>
                          <w:rFonts w:ascii="Cambria Math" w:eastAsiaTheme="minorEastAsia" w:hAnsi="Cambria Math"/>
                          <w:sz w:val="24"/>
                          <w:szCs w:val="24"/>
                        </w:rPr>
                        <m:t> </m:t>
                      </m:r>
                    </m:num>
                    <m:den>
                      <m:sSubSup>
                        <m:sSubSupPr>
                          <m:ctrlPr>
                            <w:ins w:id="392" w:author="3139808605" w:date="2017-04-24T10:18:00Z">
                              <w:rPr>
                                <w:rFonts w:ascii="Cambria Math" w:eastAsiaTheme="minorEastAsia" w:hAnsi="Cambria Math"/>
                                <w:i/>
                                <w:iCs/>
                                <w:sz w:val="24"/>
                                <w:szCs w:val="24"/>
                              </w:rPr>
                            </w:ins>
                          </m:ctrlPr>
                        </m:sSubSupPr>
                        <m:e>
                          <m:r>
                            <w:rPr>
                              <w:rFonts w:ascii="Cambria Math" w:eastAsiaTheme="minorEastAsia" w:hAnsi="Cambria Math"/>
                              <w:sz w:val="24"/>
                              <w:szCs w:val="24"/>
                            </w:rPr>
                            <m:t>r</m:t>
                          </m:r>
                        </m:e>
                        <m:sub>
                          <m:r>
                            <w:rPr>
                              <w:rFonts w:ascii="Cambria Math" w:eastAsiaTheme="minorEastAsia" w:hAnsi="Cambria Math"/>
                              <w:sz w:val="24"/>
                              <w:szCs w:val="24"/>
                            </w:rPr>
                            <m:t>cut</m:t>
                          </m:r>
                        </m:sub>
                        <m:sup>
                          <m:d>
                            <m:dPr>
                              <m:ctrlPr>
                                <w:ins w:id="393" w:author="3139808605" w:date="2017-04-24T10:18:00Z">
                                  <w:rPr>
                                    <w:rFonts w:ascii="Cambria Math" w:eastAsiaTheme="minorEastAsia" w:hAnsi="Cambria Math"/>
                                    <w:i/>
                                    <w:iCs/>
                                    <w:sz w:val="24"/>
                                    <w:szCs w:val="24"/>
                                  </w:rPr>
                                </w:ins>
                              </m:ctrlPr>
                            </m:dPr>
                            <m:e>
                              <m:r>
                                <w:rPr>
                                  <w:rFonts w:ascii="Cambria Math" w:eastAsiaTheme="minorEastAsia" w:hAnsi="Cambria Math"/>
                                  <w:sz w:val="24"/>
                                  <w:szCs w:val="24"/>
                                </w:rPr>
                                <m:t>α</m:t>
                              </m:r>
                              <m:r>
                                <m:rPr>
                                  <m:sty m:val="p"/>
                                </m:rPr>
                                <w:rPr>
                                  <w:rFonts w:ascii="Cambria Math" w:eastAsiaTheme="minorEastAsia" w:hAnsi="Cambria Math"/>
                                  <w:sz w:val="24"/>
                                  <w:szCs w:val="24"/>
                                </w:rPr>
                                <m:t>+2</m:t>
                              </m:r>
                            </m:e>
                          </m:d>
                        </m:sup>
                      </m:sSubSup>
                      <m:sSup>
                        <m:sSupPr>
                          <m:ctrlPr>
                            <w:ins w:id="394" w:author="3139808605" w:date="2017-04-24T10:18:00Z">
                              <w:rPr>
                                <w:rFonts w:ascii="Cambria Math" w:eastAsiaTheme="minorEastAsia" w:hAnsi="Cambria Math"/>
                                <w:i/>
                                <w:iCs/>
                                <w:sz w:val="24"/>
                                <w:szCs w:val="24"/>
                              </w:rPr>
                            </w:ins>
                          </m:ctrlPr>
                        </m:sSupPr>
                        <m:e>
                          <m:d>
                            <m:dPr>
                              <m:ctrlPr>
                                <w:ins w:id="395" w:author="3139808605" w:date="2017-04-24T10:18:00Z">
                                  <w:rPr>
                                    <w:rFonts w:ascii="Cambria Math" w:eastAsiaTheme="minorEastAsia" w:hAnsi="Cambria Math"/>
                                    <w:i/>
                                    <w:iCs/>
                                    <w:sz w:val="24"/>
                                    <w:szCs w:val="24"/>
                                  </w:rPr>
                                </w:ins>
                              </m:ctrlPr>
                            </m:dPr>
                            <m:e>
                              <m:sSub>
                                <m:sSubPr>
                                  <m:ctrlPr>
                                    <w:ins w:id="396" w:author="3139808605" w:date="2017-04-24T10:18:00Z">
                                      <w:rPr>
                                        <w:rFonts w:ascii="Cambria Math" w:eastAsiaTheme="minorEastAsia" w:hAnsi="Cambria Math"/>
                                        <w:i/>
                                        <w:iCs/>
                                        <w:sz w:val="24"/>
                                        <w:szCs w:val="24"/>
                                      </w:rPr>
                                    </w:ins>
                                  </m:ctrlPr>
                                </m:sSubPr>
                                <m:e>
                                  <m:r>
                                    <w:rPr>
                                      <w:rFonts w:ascii="Cambria Math" w:eastAsiaTheme="minorEastAsia" w:hAnsi="Cambria Math"/>
                                      <w:sz w:val="24"/>
                                      <w:szCs w:val="24"/>
                                    </w:rPr>
                                    <m:t>r</m:t>
                                  </m:r>
                                </m:e>
                                <m:sub>
                                  <m:r>
                                    <w:rPr>
                                      <w:rFonts w:ascii="Cambria Math" w:eastAsiaTheme="minorEastAsia" w:hAnsi="Cambria Math"/>
                                      <w:sz w:val="24"/>
                                      <w:szCs w:val="24"/>
                                    </w:rPr>
                                    <m:t>cut</m:t>
                                  </m:r>
                                </m:sub>
                              </m:sSub>
                              <m:r>
                                <m:rPr>
                                  <m:sty m:val="p"/>
                                </m:rPr>
                                <w:rPr>
                                  <w:rFonts w:ascii="Cambria Math" w:eastAsiaTheme="minorEastAsia" w:hAnsi="Cambria Math"/>
                                  <w:sz w:val="24"/>
                                  <w:szCs w:val="24"/>
                                </w:rPr>
                                <m:t>-</m:t>
                              </m:r>
                              <m:sSub>
                                <m:sSubPr>
                                  <m:ctrlPr>
                                    <w:ins w:id="397" w:author="3139808605" w:date="2017-04-24T10:18:00Z">
                                      <w:rPr>
                                        <w:rFonts w:ascii="Cambria Math" w:hAnsi="Cambria Math"/>
                                        <w:sz w:val="24"/>
                                        <w:szCs w:val="24"/>
                                      </w:rPr>
                                    </w:ins>
                                  </m:ctrlPr>
                                </m:sSubPr>
                                <m:e>
                                  <m:r>
                                    <w:rPr>
                                      <w:rFonts w:ascii="Cambria Math" w:hAnsi="Cambria Math"/>
                                      <w:sz w:val="24"/>
                                      <w:szCs w:val="24"/>
                                    </w:rPr>
                                    <m:t>r</m:t>
                                  </m:r>
                                </m:e>
                                <m:sub>
                                  <m:r>
                                    <w:rPr>
                                      <w:rFonts w:ascii="Cambria Math" w:hAnsi="Cambria Math"/>
                                      <w:sz w:val="24"/>
                                      <w:szCs w:val="24"/>
                                    </w:rPr>
                                    <m:t>s</m:t>
                                  </m:r>
                                  <m:r>
                                    <m:rPr>
                                      <m:sty m:val="p"/>
                                    </m:rPr>
                                    <w:rPr>
                                      <w:rFonts w:ascii="Cambria Math" w:hAnsi="Cambria Math"/>
                                      <w:sz w:val="24"/>
                                      <w:szCs w:val="24"/>
                                    </w:rPr>
                                    <m:t>witch</m:t>
                                  </m:r>
                                </m:sub>
                              </m:sSub>
                            </m:e>
                          </m:d>
                        </m:e>
                        <m:sup>
                          <m:r>
                            <m:rPr>
                              <m:sty m:val="p"/>
                            </m:rPr>
                            <w:rPr>
                              <w:rFonts w:ascii="Cambria Math" w:eastAsiaTheme="minorEastAsia" w:hAnsi="Cambria Math"/>
                              <w:sz w:val="24"/>
                              <w:szCs w:val="24"/>
                            </w:rPr>
                            <m:t>2</m:t>
                          </m:r>
                        </m:sup>
                      </m:sSup>
                    </m:den>
                  </m:f>
                </m:e>
              </m:mr>
              <m:mr>
                <m:e>
                  <m:sSub>
                    <m:sSubPr>
                      <m:ctrlPr>
                        <w:ins w:id="398" w:author="3139808605" w:date="2017-04-24T10:18:00Z">
                          <w:rPr>
                            <w:rFonts w:ascii="Cambria Math" w:eastAsiaTheme="minorEastAsia" w:hAnsi="Cambria Math"/>
                            <w:i/>
                            <w:iCs/>
                            <w:sz w:val="24"/>
                            <w:szCs w:val="24"/>
                          </w:rPr>
                        </w:ins>
                      </m:ctrlPr>
                    </m:sSubPr>
                    <m:e>
                      <m:r>
                        <w:rPr>
                          <w:rFonts w:ascii="Cambria Math" w:eastAsiaTheme="minorEastAsia" w:hAnsi="Cambria Math"/>
                          <w:sz w:val="24"/>
                          <w:szCs w:val="24"/>
                        </w:rPr>
                        <m:t>B</m:t>
                      </m:r>
                    </m:e>
                    <m:sub>
                      <m:r>
                        <w:rPr>
                          <w:rFonts w:ascii="Cambria Math" w:eastAsiaTheme="minorEastAsia" w:hAnsi="Cambria Math"/>
                          <w:sz w:val="24"/>
                          <w:szCs w:val="24"/>
                        </w:rPr>
                        <m:t>α</m:t>
                      </m:r>
                    </m:sub>
                  </m:sSub>
                  <m:r>
                    <m:rPr>
                      <m:sty m:val="p"/>
                    </m:rPr>
                    <w:rPr>
                      <w:rFonts w:ascii="Cambria Math" w:eastAsiaTheme="minorEastAsia" w:hAnsi="Cambria Math"/>
                      <w:sz w:val="24"/>
                      <w:szCs w:val="24"/>
                    </w:rPr>
                    <m:t>=</m:t>
                  </m:r>
                  <m:r>
                    <w:rPr>
                      <w:rFonts w:ascii="Cambria Math" w:eastAsiaTheme="minorEastAsia" w:hAnsi="Cambria Math"/>
                      <w:sz w:val="24"/>
                      <w:szCs w:val="24"/>
                    </w:rPr>
                    <m:t>α</m:t>
                  </m:r>
                  <m:f>
                    <m:fPr>
                      <m:ctrlPr>
                        <w:ins w:id="399" w:author="3139808605" w:date="2017-04-24T10:18:00Z">
                          <w:rPr>
                            <w:rFonts w:ascii="Cambria Math" w:eastAsiaTheme="minorEastAsia" w:hAnsi="Cambria Math"/>
                            <w:i/>
                            <w:iCs/>
                            <w:sz w:val="24"/>
                            <w:szCs w:val="24"/>
                          </w:rPr>
                        </w:ins>
                      </m:ctrlPr>
                    </m:fPr>
                    <m:num>
                      <m:d>
                        <m:dPr>
                          <m:ctrlPr>
                            <w:ins w:id="400" w:author="3139808605" w:date="2017-04-24T10:18:00Z">
                              <w:rPr>
                                <w:rFonts w:ascii="Cambria Math" w:eastAsiaTheme="minorEastAsia" w:hAnsi="Cambria Math"/>
                                <w:i/>
                                <w:iCs/>
                                <w:sz w:val="24"/>
                                <w:szCs w:val="24"/>
                              </w:rPr>
                            </w:ins>
                          </m:ctrlPr>
                        </m:dPr>
                        <m:e>
                          <m:r>
                            <w:rPr>
                              <w:rFonts w:ascii="Cambria Math" w:eastAsiaTheme="minorEastAsia" w:hAnsi="Cambria Math"/>
                              <w:sz w:val="24"/>
                              <w:szCs w:val="24"/>
                            </w:rPr>
                            <m:t>α</m:t>
                          </m:r>
                          <m:r>
                            <m:rPr>
                              <m:sty m:val="p"/>
                            </m:rPr>
                            <w:rPr>
                              <w:rFonts w:ascii="Cambria Math" w:eastAsiaTheme="minorEastAsia" w:hAnsi="Cambria Math"/>
                              <w:sz w:val="24"/>
                              <w:szCs w:val="24"/>
                            </w:rPr>
                            <m:t>+1</m:t>
                          </m:r>
                        </m:e>
                      </m:d>
                      <m:sSub>
                        <m:sSubPr>
                          <m:ctrlPr>
                            <w:ins w:id="401" w:author="3139808605" w:date="2017-04-24T10:18:00Z">
                              <w:rPr>
                                <w:rFonts w:ascii="Cambria Math" w:hAnsi="Cambria Math"/>
                                <w:sz w:val="24"/>
                                <w:szCs w:val="24"/>
                              </w:rPr>
                            </w:ins>
                          </m:ctrlPr>
                        </m:sSubPr>
                        <m:e>
                          <m:r>
                            <w:rPr>
                              <w:rFonts w:ascii="Cambria Math" w:hAnsi="Cambria Math"/>
                              <w:sz w:val="24"/>
                              <w:szCs w:val="24"/>
                            </w:rPr>
                            <m:t>r</m:t>
                          </m:r>
                        </m:e>
                        <m:sub>
                          <m:r>
                            <w:rPr>
                              <w:rFonts w:ascii="Cambria Math" w:hAnsi="Cambria Math"/>
                              <w:sz w:val="24"/>
                              <w:szCs w:val="24"/>
                            </w:rPr>
                            <m:t>s</m:t>
                          </m:r>
                          <m:r>
                            <m:rPr>
                              <m:sty m:val="p"/>
                            </m:rPr>
                            <w:rPr>
                              <w:rFonts w:ascii="Cambria Math" w:hAnsi="Cambria Math"/>
                              <w:sz w:val="24"/>
                              <w:szCs w:val="24"/>
                            </w:rPr>
                            <m:t>witch</m:t>
                          </m:r>
                        </m:sub>
                      </m:sSub>
                      <m:r>
                        <m:rPr>
                          <m:sty m:val="p"/>
                        </m:rPr>
                        <w:rPr>
                          <w:rFonts w:ascii="Cambria Math" w:eastAsiaTheme="minorEastAsia" w:hAnsi="Cambria Math"/>
                          <w:sz w:val="24"/>
                          <w:szCs w:val="24"/>
                        </w:rPr>
                        <m:t>-</m:t>
                      </m:r>
                      <m:d>
                        <m:dPr>
                          <m:ctrlPr>
                            <w:ins w:id="402" w:author="3139808605" w:date="2017-04-24T10:18:00Z">
                              <w:rPr>
                                <w:rFonts w:ascii="Cambria Math" w:eastAsiaTheme="minorEastAsia" w:hAnsi="Cambria Math"/>
                                <w:i/>
                                <w:iCs/>
                                <w:sz w:val="24"/>
                                <w:szCs w:val="24"/>
                              </w:rPr>
                            </w:ins>
                          </m:ctrlPr>
                        </m:dPr>
                        <m:e>
                          <m:r>
                            <w:rPr>
                              <w:rFonts w:ascii="Cambria Math" w:eastAsiaTheme="minorEastAsia" w:hAnsi="Cambria Math"/>
                              <w:sz w:val="24"/>
                              <w:szCs w:val="24"/>
                            </w:rPr>
                            <m:t>α</m:t>
                          </m:r>
                          <m:r>
                            <m:rPr>
                              <m:sty m:val="p"/>
                            </m:rPr>
                            <w:rPr>
                              <w:rFonts w:ascii="Cambria Math" w:eastAsiaTheme="minorEastAsia" w:hAnsi="Cambria Math"/>
                              <w:sz w:val="24"/>
                              <w:szCs w:val="24"/>
                            </w:rPr>
                            <m:t>+3</m:t>
                          </m:r>
                        </m:e>
                      </m:d>
                      <m:sSub>
                        <m:sSubPr>
                          <m:ctrlPr>
                            <w:ins w:id="403" w:author="3139808605" w:date="2017-04-24T10:18:00Z">
                              <w:rPr>
                                <w:rFonts w:ascii="Cambria Math" w:eastAsiaTheme="minorEastAsia" w:hAnsi="Cambria Math"/>
                                <w:i/>
                                <w:iCs/>
                                <w:sz w:val="24"/>
                                <w:szCs w:val="24"/>
                              </w:rPr>
                            </w:ins>
                          </m:ctrlPr>
                        </m:sSubPr>
                        <m:e>
                          <m:r>
                            <w:rPr>
                              <w:rFonts w:ascii="Cambria Math" w:eastAsiaTheme="minorEastAsia" w:hAnsi="Cambria Math"/>
                              <w:sz w:val="24"/>
                              <w:szCs w:val="24"/>
                            </w:rPr>
                            <m:t>r</m:t>
                          </m:r>
                        </m:e>
                        <m:sub>
                          <m:r>
                            <w:rPr>
                              <w:rFonts w:ascii="Cambria Math" w:eastAsiaTheme="minorEastAsia" w:hAnsi="Cambria Math"/>
                              <w:sz w:val="24"/>
                              <w:szCs w:val="24"/>
                            </w:rPr>
                            <m:t>cut</m:t>
                          </m:r>
                        </m:sub>
                      </m:sSub>
                    </m:num>
                    <m:den>
                      <m:sSubSup>
                        <m:sSubSupPr>
                          <m:ctrlPr>
                            <w:ins w:id="404" w:author="3139808605" w:date="2017-04-24T10:18:00Z">
                              <w:rPr>
                                <w:rFonts w:ascii="Cambria Math" w:eastAsiaTheme="minorEastAsia" w:hAnsi="Cambria Math"/>
                                <w:i/>
                                <w:iCs/>
                                <w:sz w:val="24"/>
                                <w:szCs w:val="24"/>
                              </w:rPr>
                            </w:ins>
                          </m:ctrlPr>
                        </m:sSubSupPr>
                        <m:e>
                          <m:r>
                            <w:rPr>
                              <w:rFonts w:ascii="Cambria Math" w:eastAsiaTheme="minorEastAsia" w:hAnsi="Cambria Math"/>
                              <w:sz w:val="24"/>
                              <w:szCs w:val="24"/>
                            </w:rPr>
                            <m:t>r</m:t>
                          </m:r>
                        </m:e>
                        <m:sub>
                          <m:r>
                            <w:rPr>
                              <w:rFonts w:ascii="Cambria Math" w:eastAsiaTheme="minorEastAsia" w:hAnsi="Cambria Math"/>
                              <w:sz w:val="24"/>
                              <w:szCs w:val="24"/>
                            </w:rPr>
                            <m:t>cut</m:t>
                          </m:r>
                        </m:sub>
                        <m:sup>
                          <m:d>
                            <m:dPr>
                              <m:ctrlPr>
                                <w:ins w:id="405" w:author="3139808605" w:date="2017-04-24T10:18:00Z">
                                  <w:rPr>
                                    <w:rFonts w:ascii="Cambria Math" w:eastAsiaTheme="minorEastAsia" w:hAnsi="Cambria Math"/>
                                    <w:i/>
                                    <w:iCs/>
                                    <w:sz w:val="24"/>
                                    <w:szCs w:val="24"/>
                                  </w:rPr>
                                </w:ins>
                              </m:ctrlPr>
                            </m:dPr>
                            <m:e>
                              <m:r>
                                <w:rPr>
                                  <w:rFonts w:ascii="Cambria Math" w:eastAsiaTheme="minorEastAsia" w:hAnsi="Cambria Math"/>
                                  <w:sz w:val="24"/>
                                  <w:szCs w:val="24"/>
                                </w:rPr>
                                <m:t>α</m:t>
                              </m:r>
                              <m:r>
                                <m:rPr>
                                  <m:sty m:val="p"/>
                                </m:rPr>
                                <w:rPr>
                                  <w:rFonts w:ascii="Cambria Math" w:eastAsiaTheme="minorEastAsia" w:hAnsi="Cambria Math"/>
                                  <w:sz w:val="24"/>
                                  <w:szCs w:val="24"/>
                                </w:rPr>
                                <m:t>+2</m:t>
                              </m:r>
                            </m:e>
                          </m:d>
                        </m:sup>
                      </m:sSubSup>
                      <m:sSup>
                        <m:sSupPr>
                          <m:ctrlPr>
                            <w:ins w:id="406" w:author="3139808605" w:date="2017-04-24T10:18:00Z">
                              <w:rPr>
                                <w:rFonts w:ascii="Cambria Math" w:eastAsiaTheme="minorEastAsia" w:hAnsi="Cambria Math"/>
                                <w:i/>
                                <w:iCs/>
                                <w:sz w:val="24"/>
                                <w:szCs w:val="24"/>
                              </w:rPr>
                            </w:ins>
                          </m:ctrlPr>
                        </m:sSupPr>
                        <m:e>
                          <m:d>
                            <m:dPr>
                              <m:ctrlPr>
                                <w:ins w:id="407" w:author="3139808605" w:date="2017-04-24T10:18:00Z">
                                  <w:rPr>
                                    <w:rFonts w:ascii="Cambria Math" w:eastAsiaTheme="minorEastAsia" w:hAnsi="Cambria Math"/>
                                    <w:i/>
                                    <w:iCs/>
                                    <w:sz w:val="24"/>
                                    <w:szCs w:val="24"/>
                                  </w:rPr>
                                </w:ins>
                              </m:ctrlPr>
                            </m:dPr>
                            <m:e>
                              <m:sSub>
                                <m:sSubPr>
                                  <m:ctrlPr>
                                    <w:ins w:id="408" w:author="3139808605" w:date="2017-04-24T10:18:00Z">
                                      <w:rPr>
                                        <w:rFonts w:ascii="Cambria Math" w:eastAsiaTheme="minorEastAsia" w:hAnsi="Cambria Math"/>
                                        <w:i/>
                                        <w:iCs/>
                                        <w:sz w:val="24"/>
                                        <w:szCs w:val="24"/>
                                      </w:rPr>
                                    </w:ins>
                                  </m:ctrlPr>
                                </m:sSubPr>
                                <m:e>
                                  <m:r>
                                    <w:rPr>
                                      <w:rFonts w:ascii="Cambria Math" w:eastAsiaTheme="minorEastAsia" w:hAnsi="Cambria Math"/>
                                      <w:sz w:val="24"/>
                                      <w:szCs w:val="24"/>
                                    </w:rPr>
                                    <m:t>r</m:t>
                                  </m:r>
                                </m:e>
                                <m:sub>
                                  <m:r>
                                    <w:rPr>
                                      <w:rFonts w:ascii="Cambria Math" w:eastAsiaTheme="minorEastAsia" w:hAnsi="Cambria Math"/>
                                      <w:sz w:val="24"/>
                                      <w:szCs w:val="24"/>
                                    </w:rPr>
                                    <m:t>cut</m:t>
                                  </m:r>
                                </m:sub>
                              </m:sSub>
                              <m:r>
                                <m:rPr>
                                  <m:sty m:val="p"/>
                                </m:rPr>
                                <w:rPr>
                                  <w:rFonts w:ascii="Cambria Math" w:eastAsiaTheme="minorEastAsia" w:hAnsi="Cambria Math"/>
                                  <w:sz w:val="24"/>
                                  <w:szCs w:val="24"/>
                                </w:rPr>
                                <m:t>-</m:t>
                              </m:r>
                              <m:sSub>
                                <m:sSubPr>
                                  <m:ctrlPr>
                                    <w:ins w:id="409" w:author="3139808605" w:date="2017-04-24T10:18:00Z">
                                      <w:rPr>
                                        <w:rFonts w:ascii="Cambria Math" w:hAnsi="Cambria Math"/>
                                        <w:sz w:val="24"/>
                                        <w:szCs w:val="24"/>
                                      </w:rPr>
                                    </w:ins>
                                  </m:ctrlPr>
                                </m:sSubPr>
                                <m:e>
                                  <m:r>
                                    <w:rPr>
                                      <w:rFonts w:ascii="Cambria Math" w:hAnsi="Cambria Math"/>
                                      <w:sz w:val="24"/>
                                      <w:szCs w:val="24"/>
                                    </w:rPr>
                                    <m:t>r</m:t>
                                  </m:r>
                                </m:e>
                                <m:sub>
                                  <m:r>
                                    <w:rPr>
                                      <w:rFonts w:ascii="Cambria Math" w:hAnsi="Cambria Math"/>
                                      <w:sz w:val="24"/>
                                      <w:szCs w:val="24"/>
                                    </w:rPr>
                                    <m:t>s</m:t>
                                  </m:r>
                                  <m:r>
                                    <m:rPr>
                                      <m:sty m:val="p"/>
                                    </m:rPr>
                                    <w:rPr>
                                      <w:rFonts w:ascii="Cambria Math" w:hAnsi="Cambria Math"/>
                                      <w:sz w:val="24"/>
                                      <w:szCs w:val="24"/>
                                    </w:rPr>
                                    <m:t>witch</m:t>
                                  </m:r>
                                </m:sub>
                              </m:sSub>
                            </m:e>
                          </m:d>
                        </m:e>
                        <m:sup>
                          <m:r>
                            <m:rPr>
                              <m:sty m:val="p"/>
                            </m:rPr>
                            <w:rPr>
                              <w:rFonts w:ascii="Cambria Math" w:eastAsiaTheme="minorEastAsia" w:hAnsi="Cambria Math"/>
                              <w:sz w:val="24"/>
                              <w:szCs w:val="24"/>
                            </w:rPr>
                            <m:t>3</m:t>
                          </m:r>
                        </m:sup>
                      </m:sSup>
                    </m:den>
                  </m:f>
                </m:e>
              </m:mr>
              <m:mr>
                <m:e>
                  <m:sSub>
                    <m:sSubPr>
                      <m:ctrlPr>
                        <w:ins w:id="410" w:author="3139808605" w:date="2017-04-24T10:18:00Z">
                          <w:rPr>
                            <w:rFonts w:ascii="Cambria Math" w:eastAsiaTheme="minorEastAsia" w:hAnsi="Cambria Math"/>
                            <w:i/>
                            <w:iCs/>
                            <w:sz w:val="24"/>
                            <w:szCs w:val="24"/>
                          </w:rPr>
                        </w:ins>
                      </m:ctrlPr>
                    </m:sSubPr>
                    <m:e>
                      <m:r>
                        <w:rPr>
                          <w:rFonts w:ascii="Cambria Math" w:eastAsiaTheme="minorEastAsia" w:hAnsi="Cambria Math"/>
                          <w:sz w:val="24"/>
                          <w:szCs w:val="24"/>
                        </w:rPr>
                        <m:t>C</m:t>
                      </m:r>
                    </m:e>
                    <m:sub>
                      <m:r>
                        <w:rPr>
                          <w:rFonts w:ascii="Cambria Math" w:eastAsiaTheme="minorEastAsia" w:hAnsi="Cambria Math"/>
                          <w:sz w:val="24"/>
                          <w:szCs w:val="24"/>
                        </w:rPr>
                        <m:t>α</m:t>
                      </m:r>
                    </m:sub>
                  </m:sSub>
                  <m:r>
                    <m:rPr>
                      <m:sty m:val="p"/>
                    </m:rPr>
                    <w:rPr>
                      <w:rFonts w:ascii="Cambria Math" w:eastAsiaTheme="minorEastAsia" w:hAnsi="Cambria Math"/>
                      <w:sz w:val="24"/>
                      <w:szCs w:val="24"/>
                    </w:rPr>
                    <m:t>=</m:t>
                  </m:r>
                  <m:f>
                    <m:fPr>
                      <m:ctrlPr>
                        <w:ins w:id="411" w:author="3139808605" w:date="2017-04-24T10:18:00Z">
                          <w:rPr>
                            <w:rFonts w:ascii="Cambria Math" w:eastAsiaTheme="minorEastAsia" w:hAnsi="Cambria Math"/>
                            <w:i/>
                            <w:iCs/>
                            <w:sz w:val="24"/>
                            <w:szCs w:val="24"/>
                          </w:rPr>
                        </w:ins>
                      </m:ctrlPr>
                    </m:fPr>
                    <m:num>
                      <m:r>
                        <m:rPr>
                          <m:sty m:val="p"/>
                        </m:rPr>
                        <w:rPr>
                          <w:rFonts w:ascii="Cambria Math" w:eastAsiaTheme="minorEastAsia" w:hAnsi="Cambria Math"/>
                          <w:sz w:val="24"/>
                          <w:szCs w:val="24"/>
                        </w:rPr>
                        <m:t>1</m:t>
                      </m:r>
                    </m:num>
                    <m:den>
                      <m:sSubSup>
                        <m:sSubSupPr>
                          <m:ctrlPr>
                            <w:ins w:id="412" w:author="3139808605" w:date="2017-04-24T10:18:00Z">
                              <w:rPr>
                                <w:rFonts w:ascii="Cambria Math" w:eastAsiaTheme="minorEastAsia" w:hAnsi="Cambria Math"/>
                                <w:i/>
                                <w:iCs/>
                                <w:sz w:val="24"/>
                                <w:szCs w:val="24"/>
                              </w:rPr>
                            </w:ins>
                          </m:ctrlPr>
                        </m:sSubSupPr>
                        <m:e>
                          <m:r>
                            <w:rPr>
                              <w:rFonts w:ascii="Cambria Math" w:eastAsiaTheme="minorEastAsia" w:hAnsi="Cambria Math"/>
                              <w:sz w:val="24"/>
                              <w:szCs w:val="24"/>
                            </w:rPr>
                            <m:t>r</m:t>
                          </m:r>
                        </m:e>
                        <m:sub>
                          <m:r>
                            <w:rPr>
                              <w:rFonts w:ascii="Cambria Math" w:eastAsiaTheme="minorEastAsia" w:hAnsi="Cambria Math"/>
                              <w:sz w:val="24"/>
                              <w:szCs w:val="24"/>
                            </w:rPr>
                            <m:t>cut</m:t>
                          </m:r>
                        </m:sub>
                        <m:sup>
                          <m:r>
                            <w:rPr>
                              <w:rFonts w:ascii="Cambria Math" w:eastAsiaTheme="minorEastAsia" w:hAnsi="Cambria Math"/>
                              <w:sz w:val="24"/>
                              <w:szCs w:val="24"/>
                            </w:rPr>
                            <m:t>α</m:t>
                          </m:r>
                        </m:sup>
                      </m:sSubSup>
                    </m:den>
                  </m:f>
                  <m:r>
                    <m:rPr>
                      <m:sty m:val="p"/>
                    </m:rPr>
                    <w:rPr>
                      <w:rFonts w:ascii="Cambria Math" w:eastAsiaTheme="minorEastAsia" w:hAnsi="Cambria Math"/>
                      <w:sz w:val="24"/>
                      <w:szCs w:val="24"/>
                    </w:rPr>
                    <m:t>-</m:t>
                  </m:r>
                  <m:f>
                    <m:fPr>
                      <m:ctrlPr>
                        <w:ins w:id="413" w:author="3139808605" w:date="2017-04-24T10:18:00Z">
                          <w:rPr>
                            <w:rFonts w:ascii="Cambria Math" w:eastAsiaTheme="minorEastAsia" w:hAnsi="Cambria Math"/>
                            <w:i/>
                            <w:iCs/>
                            <w:sz w:val="24"/>
                            <w:szCs w:val="24"/>
                          </w:rPr>
                        </w:ins>
                      </m:ctrlPr>
                    </m:fPr>
                    <m:num>
                      <m:r>
                        <w:rPr>
                          <w:rFonts w:ascii="Cambria Math" w:eastAsiaTheme="minorEastAsia" w:hAnsi="Cambria Math"/>
                          <w:sz w:val="24"/>
                          <w:szCs w:val="24"/>
                        </w:rPr>
                        <m:t>A</m:t>
                      </m:r>
                    </m:num>
                    <m:den>
                      <m:r>
                        <m:rPr>
                          <m:sty m:val="p"/>
                        </m:rPr>
                        <w:rPr>
                          <w:rFonts w:ascii="Cambria Math" w:eastAsiaTheme="minorEastAsia" w:hAnsi="Cambria Math"/>
                          <w:sz w:val="24"/>
                          <w:szCs w:val="24"/>
                        </w:rPr>
                        <m:t>3</m:t>
                      </m:r>
                    </m:den>
                  </m:f>
                  <m:sSup>
                    <m:sSupPr>
                      <m:ctrlPr>
                        <w:ins w:id="414" w:author="3139808605" w:date="2017-04-24T10:18:00Z">
                          <w:rPr>
                            <w:rFonts w:ascii="Cambria Math" w:eastAsiaTheme="minorEastAsia" w:hAnsi="Cambria Math"/>
                            <w:i/>
                            <w:iCs/>
                            <w:sz w:val="24"/>
                            <w:szCs w:val="24"/>
                          </w:rPr>
                        </w:ins>
                      </m:ctrlPr>
                    </m:sSupPr>
                    <m:e>
                      <m:d>
                        <m:dPr>
                          <m:ctrlPr>
                            <w:ins w:id="415" w:author="3139808605" w:date="2017-04-24T10:18:00Z">
                              <w:rPr>
                                <w:rFonts w:ascii="Cambria Math" w:eastAsiaTheme="minorEastAsia" w:hAnsi="Cambria Math"/>
                                <w:i/>
                                <w:iCs/>
                                <w:sz w:val="24"/>
                                <w:szCs w:val="24"/>
                              </w:rPr>
                            </w:ins>
                          </m:ctrlPr>
                        </m:dPr>
                        <m:e>
                          <m:sSub>
                            <m:sSubPr>
                              <m:ctrlPr>
                                <w:ins w:id="416" w:author="3139808605" w:date="2017-04-24T10:18:00Z">
                                  <w:rPr>
                                    <w:rFonts w:ascii="Cambria Math" w:eastAsiaTheme="minorEastAsia" w:hAnsi="Cambria Math"/>
                                    <w:i/>
                                    <w:iCs/>
                                    <w:sz w:val="24"/>
                                    <w:szCs w:val="24"/>
                                  </w:rPr>
                                </w:ins>
                              </m:ctrlPr>
                            </m:sSubPr>
                            <m:e>
                              <m:r>
                                <w:rPr>
                                  <w:rFonts w:ascii="Cambria Math" w:eastAsiaTheme="minorEastAsia" w:hAnsi="Cambria Math"/>
                                  <w:sz w:val="24"/>
                                  <w:szCs w:val="24"/>
                                </w:rPr>
                                <m:t>r</m:t>
                              </m:r>
                            </m:e>
                            <m:sub>
                              <m:r>
                                <w:rPr>
                                  <w:rFonts w:ascii="Cambria Math" w:eastAsiaTheme="minorEastAsia" w:hAnsi="Cambria Math"/>
                                  <w:sz w:val="24"/>
                                  <w:szCs w:val="24"/>
                                </w:rPr>
                                <m:t>cut</m:t>
                              </m:r>
                            </m:sub>
                          </m:sSub>
                          <m:r>
                            <m:rPr>
                              <m:sty m:val="p"/>
                            </m:rPr>
                            <w:rPr>
                              <w:rFonts w:ascii="Cambria Math" w:eastAsiaTheme="minorEastAsia" w:hAnsi="Cambria Math"/>
                              <w:sz w:val="24"/>
                              <w:szCs w:val="24"/>
                            </w:rPr>
                            <m:t>-</m:t>
                          </m:r>
                          <m:sSub>
                            <m:sSubPr>
                              <m:ctrlPr>
                                <w:ins w:id="417" w:author="3139808605" w:date="2017-04-24T10:18:00Z">
                                  <w:rPr>
                                    <w:rFonts w:ascii="Cambria Math" w:hAnsi="Cambria Math"/>
                                    <w:sz w:val="24"/>
                                    <w:szCs w:val="24"/>
                                  </w:rPr>
                                </w:ins>
                              </m:ctrlPr>
                            </m:sSubPr>
                            <m:e>
                              <m:r>
                                <w:rPr>
                                  <w:rFonts w:ascii="Cambria Math" w:hAnsi="Cambria Math"/>
                                  <w:sz w:val="24"/>
                                  <w:szCs w:val="24"/>
                                </w:rPr>
                                <m:t>r</m:t>
                              </m:r>
                            </m:e>
                            <m:sub>
                              <m:r>
                                <w:rPr>
                                  <w:rFonts w:ascii="Cambria Math" w:hAnsi="Cambria Math"/>
                                  <w:sz w:val="24"/>
                                  <w:szCs w:val="24"/>
                                </w:rPr>
                                <m:t>s</m:t>
                              </m:r>
                              <m:r>
                                <m:rPr>
                                  <m:sty m:val="p"/>
                                </m:rPr>
                                <w:rPr>
                                  <w:rFonts w:ascii="Cambria Math" w:hAnsi="Cambria Math"/>
                                  <w:sz w:val="24"/>
                                  <w:szCs w:val="24"/>
                                </w:rPr>
                                <m:t>witch</m:t>
                              </m:r>
                            </m:sub>
                          </m:sSub>
                        </m:e>
                      </m:d>
                    </m:e>
                    <m:sup>
                      <m:r>
                        <m:rPr>
                          <m:sty m:val="p"/>
                        </m:rPr>
                        <w:rPr>
                          <w:rFonts w:ascii="Cambria Math" w:eastAsiaTheme="minorEastAsia" w:hAnsi="Cambria Math"/>
                          <w:sz w:val="24"/>
                          <w:szCs w:val="24"/>
                        </w:rPr>
                        <m:t>3</m:t>
                      </m:r>
                    </m:sup>
                  </m:sSup>
                  <m:r>
                    <m:rPr>
                      <m:sty m:val="p"/>
                    </m:rPr>
                    <w:rPr>
                      <w:rFonts w:ascii="Cambria Math" w:eastAsiaTheme="minorEastAsia" w:hAnsi="Cambria Math"/>
                      <w:sz w:val="24"/>
                      <w:szCs w:val="24"/>
                    </w:rPr>
                    <m:t>+</m:t>
                  </m:r>
                  <m:f>
                    <m:fPr>
                      <m:ctrlPr>
                        <w:ins w:id="418" w:author="3139808605" w:date="2017-04-24T10:18:00Z">
                          <w:rPr>
                            <w:rFonts w:ascii="Cambria Math" w:eastAsiaTheme="minorEastAsia" w:hAnsi="Cambria Math"/>
                            <w:i/>
                            <w:iCs/>
                            <w:sz w:val="24"/>
                            <w:szCs w:val="24"/>
                          </w:rPr>
                        </w:ins>
                      </m:ctrlPr>
                    </m:fPr>
                    <m:num>
                      <m:r>
                        <w:rPr>
                          <w:rFonts w:ascii="Cambria Math" w:eastAsiaTheme="minorEastAsia" w:hAnsi="Cambria Math"/>
                          <w:sz w:val="24"/>
                          <w:szCs w:val="24"/>
                        </w:rPr>
                        <m:t>B</m:t>
                      </m:r>
                    </m:num>
                    <m:den>
                      <m:r>
                        <m:rPr>
                          <m:sty m:val="p"/>
                        </m:rPr>
                        <w:rPr>
                          <w:rFonts w:ascii="Cambria Math" w:eastAsiaTheme="minorEastAsia" w:hAnsi="Cambria Math"/>
                          <w:sz w:val="24"/>
                          <w:szCs w:val="24"/>
                        </w:rPr>
                        <m:t>4</m:t>
                      </m:r>
                    </m:den>
                  </m:f>
                  <m:sSup>
                    <m:sSupPr>
                      <m:ctrlPr>
                        <w:ins w:id="419" w:author="3139808605" w:date="2017-04-24T10:18:00Z">
                          <w:rPr>
                            <w:rFonts w:ascii="Cambria Math" w:eastAsiaTheme="minorEastAsia" w:hAnsi="Cambria Math"/>
                            <w:i/>
                            <w:iCs/>
                            <w:sz w:val="24"/>
                            <w:szCs w:val="24"/>
                          </w:rPr>
                        </w:ins>
                      </m:ctrlPr>
                    </m:sSupPr>
                    <m:e>
                      <m:d>
                        <m:dPr>
                          <m:ctrlPr>
                            <w:ins w:id="420" w:author="3139808605" w:date="2017-04-24T10:18:00Z">
                              <w:rPr>
                                <w:rFonts w:ascii="Cambria Math" w:eastAsiaTheme="minorEastAsia" w:hAnsi="Cambria Math"/>
                                <w:i/>
                                <w:iCs/>
                                <w:sz w:val="24"/>
                                <w:szCs w:val="24"/>
                              </w:rPr>
                            </w:ins>
                          </m:ctrlPr>
                        </m:dPr>
                        <m:e>
                          <m:sSub>
                            <m:sSubPr>
                              <m:ctrlPr>
                                <w:ins w:id="421" w:author="3139808605" w:date="2017-04-24T10:18:00Z">
                                  <w:rPr>
                                    <w:rFonts w:ascii="Cambria Math" w:eastAsiaTheme="minorEastAsia" w:hAnsi="Cambria Math"/>
                                    <w:i/>
                                    <w:iCs/>
                                    <w:sz w:val="24"/>
                                    <w:szCs w:val="24"/>
                                  </w:rPr>
                                </w:ins>
                              </m:ctrlPr>
                            </m:sSubPr>
                            <m:e>
                              <m:r>
                                <w:rPr>
                                  <w:rFonts w:ascii="Cambria Math" w:eastAsiaTheme="minorEastAsia" w:hAnsi="Cambria Math"/>
                                  <w:sz w:val="24"/>
                                  <w:szCs w:val="24"/>
                                </w:rPr>
                                <m:t>r</m:t>
                              </m:r>
                            </m:e>
                            <m:sub>
                              <m:r>
                                <w:rPr>
                                  <w:rFonts w:ascii="Cambria Math" w:eastAsiaTheme="minorEastAsia" w:hAnsi="Cambria Math"/>
                                  <w:sz w:val="24"/>
                                  <w:szCs w:val="24"/>
                                </w:rPr>
                                <m:t>cut</m:t>
                              </m:r>
                            </m:sub>
                          </m:sSub>
                          <m:r>
                            <m:rPr>
                              <m:sty m:val="p"/>
                            </m:rPr>
                            <w:rPr>
                              <w:rFonts w:ascii="Cambria Math" w:eastAsiaTheme="minorEastAsia" w:hAnsi="Cambria Math"/>
                              <w:sz w:val="24"/>
                              <w:szCs w:val="24"/>
                            </w:rPr>
                            <m:t>-</m:t>
                          </m:r>
                          <m:sSub>
                            <m:sSubPr>
                              <m:ctrlPr>
                                <w:ins w:id="422" w:author="3139808605" w:date="2017-04-24T10:18:00Z">
                                  <w:rPr>
                                    <w:rFonts w:ascii="Cambria Math" w:hAnsi="Cambria Math"/>
                                    <w:sz w:val="24"/>
                                    <w:szCs w:val="24"/>
                                  </w:rPr>
                                </w:ins>
                              </m:ctrlPr>
                            </m:sSubPr>
                            <m:e>
                              <m:r>
                                <w:rPr>
                                  <w:rFonts w:ascii="Cambria Math" w:hAnsi="Cambria Math"/>
                                  <w:sz w:val="24"/>
                                  <w:szCs w:val="24"/>
                                </w:rPr>
                                <m:t>r</m:t>
                              </m:r>
                            </m:e>
                            <m:sub>
                              <m:r>
                                <w:rPr>
                                  <w:rFonts w:ascii="Cambria Math" w:hAnsi="Cambria Math"/>
                                  <w:sz w:val="24"/>
                                  <w:szCs w:val="24"/>
                                </w:rPr>
                                <m:t>s</m:t>
                              </m:r>
                              <m:r>
                                <m:rPr>
                                  <m:sty m:val="p"/>
                                </m:rPr>
                                <w:rPr>
                                  <w:rFonts w:ascii="Cambria Math" w:hAnsi="Cambria Math"/>
                                  <w:sz w:val="24"/>
                                  <w:szCs w:val="24"/>
                                </w:rPr>
                                <m:t>witch</m:t>
                              </m:r>
                            </m:sub>
                          </m:sSub>
                        </m:e>
                      </m:d>
                    </m:e>
                    <m:sup>
                      <m:r>
                        <m:rPr>
                          <m:sty m:val="p"/>
                        </m:rPr>
                        <w:rPr>
                          <w:rFonts w:ascii="Cambria Math" w:eastAsiaTheme="minorEastAsia" w:hAnsi="Cambria Math"/>
                          <w:sz w:val="24"/>
                          <w:szCs w:val="24"/>
                        </w:rPr>
                        <m:t>4</m:t>
                      </m:r>
                    </m:sup>
                  </m:sSup>
                </m:e>
              </m:mr>
            </m:m>
          </m:e>
        </m:d>
      </m:oMath>
    </w:p>
    <w:p w14:paraId="27ECFE03" w14:textId="77777777" w:rsidR="00BC2499" w:rsidRPr="00C05630" w:rsidRDefault="00BC2499" w:rsidP="00BC2499">
      <w:pPr>
        <w:ind w:left="720" w:firstLine="720"/>
        <w:rPr>
          <w:rFonts w:eastAsiaTheme="minorEastAsia"/>
          <w:sz w:val="24"/>
          <w:szCs w:val="24"/>
        </w:rPr>
      </w:pPr>
    </w:p>
    <w:p w14:paraId="49D993C1" w14:textId="77777777" w:rsidR="00BC2499" w:rsidRPr="006E492E" w:rsidRDefault="00BC2499" w:rsidP="0063031F">
      <w:pPr>
        <w:pStyle w:val="ListParagraph"/>
        <w:numPr>
          <w:ilvl w:val="0"/>
          <w:numId w:val="24"/>
        </w:numPr>
        <w:jc w:val="both"/>
      </w:pPr>
      <w:r w:rsidRPr="006E492E">
        <w:t xml:space="preserve">Virial calculation: Virial is basically </w:t>
      </w:r>
      <w:r>
        <w:t xml:space="preserve">the </w:t>
      </w:r>
      <w:r w:rsidRPr="006E492E">
        <w:t>negative derivative of energy with respect to distance</w:t>
      </w:r>
      <w:r>
        <w:t>,</w:t>
      </w:r>
      <w:r w:rsidRPr="006E492E">
        <w:t xml:space="preserve"> </w:t>
      </w:r>
      <w:r>
        <w:t>multiplied by</w:t>
      </w:r>
      <w:r w:rsidRPr="006E492E">
        <w:t xml:space="preserve"> distance.</w:t>
      </w:r>
    </w:p>
    <w:p w14:paraId="3B0624B6" w14:textId="77777777" w:rsidR="00BC2499" w:rsidRPr="00C05630" w:rsidRDefault="00587CB2" w:rsidP="00BC2499">
      <w:pPr>
        <w:pStyle w:val="ListParagraph"/>
        <w:rPr>
          <w:rFonts w:eastAsiaTheme="minorEastAsia"/>
        </w:rPr>
      </w:pPr>
      <m:oMathPara>
        <m:oMathParaPr>
          <m:jc m:val="center"/>
        </m:oMathParaPr>
        <m:oMath>
          <m:sSub>
            <m:sSubPr>
              <m:ctrlPr>
                <w:ins w:id="423" w:author="3139808605" w:date="2017-04-24T10:18:00Z">
                  <w:rPr>
                    <w:rFonts w:ascii="Cambria Math" w:hAnsi="Cambria Math"/>
                    <w:sz w:val="24"/>
                  </w:rPr>
                </w:ins>
              </m:ctrlPr>
            </m:sSubPr>
            <m:e>
              <m:r>
                <w:rPr>
                  <w:rFonts w:ascii="Cambria Math" w:hAnsi="Cambria Math"/>
                  <w:sz w:val="24"/>
                </w:rPr>
                <m:t>W</m:t>
              </m:r>
            </m:e>
            <m:sub>
              <m:r>
                <w:rPr>
                  <w:rFonts w:ascii="Cambria Math" w:hAnsi="Cambria Math"/>
                  <w:sz w:val="24"/>
                </w:rPr>
                <m:t>ij</m:t>
              </m:r>
            </m:sub>
          </m:sSub>
          <m:r>
            <m:rPr>
              <m:sty m:val="p"/>
            </m:rPr>
            <w:rPr>
              <w:rFonts w:ascii="Cambria Math" w:hAnsi="Cambria Math"/>
              <w:sz w:val="24"/>
            </w:rPr>
            <m:t>=-</m:t>
          </m:r>
          <m:f>
            <m:fPr>
              <m:ctrlPr>
                <w:ins w:id="424" w:author="3139808605" w:date="2017-04-24T10:18:00Z">
                  <w:rPr>
                    <w:rFonts w:ascii="Cambria Math" w:hAnsi="Cambria Math"/>
                    <w:sz w:val="24"/>
                  </w:rPr>
                </w:ins>
              </m:ctrlPr>
            </m:fPr>
            <m:num>
              <m:r>
                <w:rPr>
                  <w:rFonts w:ascii="Cambria Math" w:hAnsi="Cambria Math"/>
                  <w:sz w:val="24"/>
                </w:rPr>
                <m:t>d</m:t>
              </m:r>
              <m:sSub>
                <m:sSubPr>
                  <m:ctrlPr>
                    <w:ins w:id="425" w:author="3139808605" w:date="2017-04-24T10:18:00Z">
                      <w:rPr>
                        <w:rFonts w:ascii="Cambria Math" w:hAnsi="Cambria Math"/>
                        <w:sz w:val="24"/>
                      </w:rPr>
                    </w:ins>
                  </m:ctrlPr>
                </m:sSubPr>
                <m:e>
                  <m:r>
                    <w:rPr>
                      <w:rFonts w:ascii="Cambria Math" w:hAnsi="Cambria Math"/>
                      <w:sz w:val="24"/>
                    </w:rPr>
                    <m:t>E</m:t>
                  </m:r>
                </m:e>
                <m:sub>
                  <m:r>
                    <w:rPr>
                      <w:rFonts w:ascii="Cambria Math" w:hAnsi="Cambria Math"/>
                      <w:sz w:val="24"/>
                    </w:rPr>
                    <m:t>ij</m:t>
                  </m:r>
                </m:sub>
              </m:sSub>
            </m:num>
            <m:den>
              <m:r>
                <w:rPr>
                  <w:rFonts w:ascii="Cambria Math" w:hAnsi="Cambria Math"/>
                  <w:sz w:val="24"/>
                </w:rPr>
                <m:t>dr</m:t>
              </m:r>
            </m:den>
          </m:f>
          <m:r>
            <m:rPr>
              <m:sty m:val="p"/>
            </m:rPr>
            <w:rPr>
              <w:rFonts w:ascii="Cambria Math" w:hAnsi="Cambria Math"/>
              <w:sz w:val="24"/>
            </w:rPr>
            <m:t>×</m:t>
          </m:r>
          <m:f>
            <m:fPr>
              <m:ctrlPr>
                <w:ins w:id="426" w:author="3139808605" w:date="2017-04-24T10:18:00Z">
                  <w:rPr>
                    <w:rFonts w:ascii="Cambria Math" w:hAnsi="Cambria Math"/>
                    <w:sz w:val="24"/>
                  </w:rPr>
                </w:ins>
              </m:ctrlPr>
            </m:fPr>
            <m:num>
              <m:acc>
                <m:accPr>
                  <m:chr m:val="⃑"/>
                  <m:ctrlPr>
                    <w:ins w:id="427" w:author="3139808605" w:date="2017-04-24T10:18:00Z">
                      <w:rPr>
                        <w:rFonts w:ascii="Cambria Math" w:hAnsi="Cambria Math"/>
                        <w:sz w:val="24"/>
                      </w:rPr>
                    </w:ins>
                  </m:ctrlPr>
                </m:accPr>
                <m:e>
                  <m:sSub>
                    <m:sSubPr>
                      <m:ctrlPr>
                        <w:ins w:id="428" w:author="3139808605" w:date="2017-04-24T10:18:00Z">
                          <w:rPr>
                            <w:rFonts w:ascii="Cambria Math" w:hAnsi="Cambria Math"/>
                            <w:sz w:val="24"/>
                          </w:rPr>
                        </w:ins>
                      </m:ctrlPr>
                    </m:sSubPr>
                    <m:e>
                      <m:r>
                        <w:rPr>
                          <w:rFonts w:ascii="Cambria Math" w:hAnsi="Cambria Math"/>
                          <w:sz w:val="24"/>
                        </w:rPr>
                        <m:t>r</m:t>
                      </m:r>
                    </m:e>
                    <m:sub>
                      <m:r>
                        <w:rPr>
                          <w:rFonts w:ascii="Cambria Math" w:hAnsi="Cambria Math"/>
                          <w:sz w:val="24"/>
                        </w:rPr>
                        <m:t>ij</m:t>
                      </m:r>
                    </m:sub>
                  </m:sSub>
                </m:e>
              </m:acc>
            </m:num>
            <m:den>
              <m:sSub>
                <m:sSubPr>
                  <m:ctrlPr>
                    <w:ins w:id="429" w:author="3139808605" w:date="2017-04-24T10:18:00Z">
                      <w:rPr>
                        <w:rFonts w:ascii="Cambria Math" w:hAnsi="Cambria Math"/>
                        <w:sz w:val="24"/>
                      </w:rPr>
                    </w:ins>
                  </m:ctrlPr>
                </m:sSubPr>
                <m:e>
                  <m:r>
                    <w:rPr>
                      <w:rFonts w:ascii="Cambria Math" w:hAnsi="Cambria Math"/>
                      <w:sz w:val="24"/>
                    </w:rPr>
                    <m:t>r</m:t>
                  </m:r>
                </m:e>
                <m:sub>
                  <m:r>
                    <w:rPr>
                      <w:rFonts w:ascii="Cambria Math" w:hAnsi="Cambria Math"/>
                      <w:sz w:val="24"/>
                    </w:rPr>
                    <m:t>ij</m:t>
                  </m:r>
                </m:sub>
              </m:sSub>
            </m:den>
          </m:f>
        </m:oMath>
      </m:oMathPara>
    </w:p>
    <w:p w14:paraId="75BB2C89" w14:textId="77777777" w:rsidR="00BC2499" w:rsidRPr="006E492E" w:rsidRDefault="00BC2499" w:rsidP="00BC2499">
      <w:pPr>
        <w:pStyle w:val="ListParagraph"/>
      </w:pPr>
    </w:p>
    <w:p w14:paraId="28A87C7B" w14:textId="77777777" w:rsidR="00BC2499" w:rsidRDefault="00BC2499" w:rsidP="00BC2499">
      <w:pPr>
        <w:pStyle w:val="ListParagraph"/>
        <w:ind w:firstLine="720"/>
      </w:pPr>
      <w:r w:rsidRPr="006E492E">
        <w:t xml:space="preserve">Using </w:t>
      </w:r>
      <w:r>
        <w:t>the SWITCH</w:t>
      </w:r>
      <w:r w:rsidRPr="006E492E">
        <w:t xml:space="preserve"> potential </w:t>
      </w:r>
      <w:r>
        <w:t xml:space="preserve">function </w:t>
      </w:r>
      <w:r w:rsidRPr="006E492E">
        <w:t>defined above:</w:t>
      </w:r>
    </w:p>
    <w:p w14:paraId="62BC4622" w14:textId="77777777" w:rsidR="00BC2499" w:rsidRDefault="00BC2499" w:rsidP="00BC2499">
      <w:pPr>
        <w:ind w:firstLine="720"/>
        <w:rPr>
          <w:rFonts w:eastAsiaTheme="minorEastAsia"/>
          <w:sz w:val="24"/>
          <w:szCs w:val="24"/>
        </w:rPr>
      </w:pPr>
      <w:r>
        <w:tab/>
      </w:r>
      <m:oMath>
        <m:sSub>
          <m:sSubPr>
            <m:ctrlPr>
              <w:ins w:id="430" w:author="3139808605" w:date="2017-04-24T10:18:00Z">
                <w:rPr>
                  <w:rFonts w:ascii="Cambria Math" w:hAnsi="Cambria Math"/>
                  <w:sz w:val="24"/>
                  <w:szCs w:val="24"/>
                </w:rPr>
              </w:ins>
            </m:ctrlPr>
          </m:sSubPr>
          <m:e>
            <m:r>
              <m:rPr>
                <m:sty m:val="p"/>
              </m:rPr>
              <w:rPr>
                <w:rFonts w:ascii="Cambria Math" w:hAnsi="Cambria Math"/>
                <w:sz w:val="24"/>
                <w:szCs w:val="24"/>
              </w:rPr>
              <m:t>W</m:t>
            </m:r>
          </m:e>
          <m:sub>
            <m:r>
              <m:rPr>
                <m:sty m:val="p"/>
              </m:rPr>
              <w:rPr>
                <w:rFonts w:ascii="Cambria Math" w:hAnsi="Cambria Math"/>
                <w:sz w:val="24"/>
                <w:szCs w:val="24"/>
              </w:rPr>
              <m:t>ij</m:t>
            </m:r>
          </m:sub>
        </m:sSub>
        <m:d>
          <m:dPr>
            <m:ctrlPr>
              <w:ins w:id="431" w:author="3139808605" w:date="2017-04-24T10:18:00Z">
                <w:rPr>
                  <w:rFonts w:ascii="Cambria Math" w:hAnsi="Cambria Math"/>
                  <w:sz w:val="24"/>
                  <w:szCs w:val="24"/>
                </w:rPr>
              </w:ins>
            </m:ctrlPr>
          </m:dPr>
          <m:e>
            <m:r>
              <m:rPr>
                <m:sty m:val="p"/>
              </m:rPr>
              <w:rPr>
                <w:rFonts w:ascii="Cambria Math" w:hAnsi="Cambria Math"/>
                <w:sz w:val="24"/>
                <w:szCs w:val="24"/>
              </w:rPr>
              <m:t>switch</m:t>
            </m:r>
          </m:e>
        </m:d>
        <m:r>
          <m:rPr>
            <m:sty m:val="p"/>
          </m:rPr>
          <w:rPr>
            <w:rFonts w:ascii="Cambria Math" w:hAnsi="Cambria Math"/>
            <w:sz w:val="24"/>
            <w:szCs w:val="24"/>
          </w:rPr>
          <m:t xml:space="preserve">= </m:t>
        </m:r>
        <m:r>
          <w:rPr>
            <w:rFonts w:ascii="Cambria Math" w:hAnsi="Cambria Math"/>
            <w:sz w:val="24"/>
            <w:szCs w:val="24"/>
          </w:rPr>
          <m:t xml:space="preserve">4 </m:t>
        </m:r>
        <m:sSub>
          <m:sSubPr>
            <m:ctrlPr>
              <w:ins w:id="432" w:author="3139808605" w:date="2017-04-24T10:18:00Z">
                <w:rPr>
                  <w:rFonts w:ascii="Cambria Math" w:hAnsi="Cambria Math"/>
                  <w:i/>
                  <w:sz w:val="24"/>
                  <w:szCs w:val="24"/>
                </w:rPr>
              </w:ins>
            </m:ctrlPr>
          </m:sSubPr>
          <m:e>
            <m:r>
              <w:rPr>
                <w:rFonts w:ascii="Cambria Math" w:hAnsi="Cambria Math"/>
                <w:sz w:val="24"/>
                <w:szCs w:val="24"/>
              </w:rPr>
              <m:t>ε</m:t>
            </m:r>
          </m:e>
          <m:sub>
            <m:r>
              <w:rPr>
                <w:rFonts w:ascii="Cambria Math" w:hAnsi="Cambria Math"/>
                <w:sz w:val="24"/>
                <w:szCs w:val="24"/>
              </w:rPr>
              <m:t>ij</m:t>
            </m:r>
          </m:sub>
        </m:sSub>
        <m:d>
          <m:dPr>
            <m:begChr m:val="["/>
            <m:endChr m:val="]"/>
            <m:ctrlPr>
              <w:ins w:id="433" w:author="3139808605" w:date="2017-04-24T10:18:00Z">
                <w:rPr>
                  <w:rFonts w:ascii="Cambria Math" w:hAnsi="Cambria Math"/>
                  <w:i/>
                  <w:sz w:val="24"/>
                  <w:szCs w:val="24"/>
                </w:rPr>
              </w:ins>
            </m:ctrlPr>
          </m:dPr>
          <m:e>
            <m:sSup>
              <m:sSupPr>
                <m:ctrlPr>
                  <w:ins w:id="434" w:author="3139808605" w:date="2017-04-24T10:18:00Z">
                    <w:rPr>
                      <w:rFonts w:ascii="Cambria Math" w:hAnsi="Cambria Math"/>
                      <w:i/>
                      <w:sz w:val="24"/>
                      <w:szCs w:val="24"/>
                    </w:rPr>
                  </w:ins>
                </m:ctrlPr>
              </m:sSupPr>
              <m:e>
                <m:sSub>
                  <m:sSubPr>
                    <m:ctrlPr>
                      <w:ins w:id="435" w:author="3139808605" w:date="2017-04-24T10:18:00Z">
                        <w:rPr>
                          <w:rFonts w:ascii="Cambria Math" w:hAnsi="Cambria Math"/>
                          <w:i/>
                          <w:sz w:val="24"/>
                          <w:szCs w:val="24"/>
                        </w:rPr>
                      </w:ins>
                    </m:ctrlPr>
                  </m:sSubPr>
                  <m:e>
                    <m:r>
                      <w:rPr>
                        <w:rFonts w:ascii="Cambria Math" w:hAnsi="Cambria Math"/>
                        <w:sz w:val="24"/>
                        <w:szCs w:val="24"/>
                      </w:rPr>
                      <m:t>σ</m:t>
                    </m:r>
                  </m:e>
                  <m:sub>
                    <m:r>
                      <w:rPr>
                        <w:rFonts w:ascii="Cambria Math" w:hAnsi="Cambria Math"/>
                        <w:sz w:val="24"/>
                        <w:szCs w:val="24"/>
                      </w:rPr>
                      <m:t>ij</m:t>
                    </m:r>
                  </m:sub>
                </m:sSub>
              </m:e>
              <m:sup>
                <m:r>
                  <w:rPr>
                    <w:rFonts w:ascii="Cambria Math" w:hAnsi="Cambria Math"/>
                    <w:sz w:val="24"/>
                    <w:szCs w:val="24"/>
                  </w:rPr>
                  <m:t>12</m:t>
                </m:r>
              </m:sup>
            </m:sSup>
            <m:d>
              <m:dPr>
                <m:ctrlPr>
                  <w:ins w:id="436" w:author="3139808605" w:date="2017-04-24T10:18:00Z">
                    <w:rPr>
                      <w:rFonts w:ascii="Cambria Math" w:hAnsi="Cambria Math"/>
                      <w:i/>
                      <w:sz w:val="24"/>
                      <w:szCs w:val="24"/>
                    </w:rPr>
                  </w:ins>
                </m:ctrlPr>
              </m:dPr>
              <m:e>
                <m:f>
                  <m:fPr>
                    <m:ctrlPr>
                      <w:ins w:id="437" w:author="3139808605" w:date="2017-04-24T10:18:00Z">
                        <w:rPr>
                          <w:rFonts w:ascii="Cambria Math" w:hAnsi="Cambria Math"/>
                          <w:i/>
                          <w:sz w:val="24"/>
                          <w:szCs w:val="24"/>
                        </w:rPr>
                      </w:ins>
                    </m:ctrlPr>
                  </m:fPr>
                  <m:num>
                    <m:r>
                      <w:rPr>
                        <w:rFonts w:ascii="Cambria Math" w:hAnsi="Cambria Math"/>
                        <w:sz w:val="24"/>
                        <w:szCs w:val="24"/>
                      </w:rPr>
                      <m:t>12</m:t>
                    </m:r>
                  </m:num>
                  <m:den>
                    <m:sSup>
                      <m:sSupPr>
                        <m:ctrlPr>
                          <w:ins w:id="438" w:author="3139808605" w:date="2017-04-24T10:18:00Z">
                            <w:rPr>
                              <w:rFonts w:ascii="Cambria Math" w:hAnsi="Cambria Math"/>
                              <w:i/>
                              <w:sz w:val="24"/>
                              <w:szCs w:val="24"/>
                            </w:rPr>
                          </w:ins>
                        </m:ctrlPr>
                      </m:sSupPr>
                      <m:e>
                        <m:sSub>
                          <m:sSubPr>
                            <m:ctrlPr>
                              <w:ins w:id="439" w:author="3139808605" w:date="2017-04-24T10:18:00Z">
                                <w:rPr>
                                  <w:rFonts w:ascii="Cambria Math" w:hAnsi="Cambria Math"/>
                                  <w:i/>
                                  <w:sz w:val="24"/>
                                  <w:szCs w:val="24"/>
                                </w:rPr>
                              </w:ins>
                            </m:ctrlPr>
                          </m:sSubPr>
                          <m:e>
                            <m:r>
                              <w:rPr>
                                <w:rFonts w:ascii="Cambria Math" w:hAnsi="Cambria Math"/>
                                <w:sz w:val="24"/>
                                <w:szCs w:val="24"/>
                              </w:rPr>
                              <m:t>r</m:t>
                            </m:r>
                          </m:e>
                          <m:sub>
                            <m:r>
                              <w:rPr>
                                <w:rFonts w:ascii="Cambria Math" w:hAnsi="Cambria Math"/>
                                <w:sz w:val="24"/>
                                <w:szCs w:val="24"/>
                              </w:rPr>
                              <m:t>ij</m:t>
                            </m:r>
                          </m:sub>
                        </m:sSub>
                      </m:e>
                      <m:sup>
                        <m:r>
                          <w:rPr>
                            <w:rFonts w:ascii="Cambria Math" w:hAnsi="Cambria Math"/>
                            <w:sz w:val="24"/>
                            <w:szCs w:val="24"/>
                          </w:rPr>
                          <m:t>(12+2)</m:t>
                        </m:r>
                      </m:sup>
                    </m:sSup>
                  </m:den>
                </m:f>
                <m:r>
                  <w:rPr>
                    <w:rFonts w:ascii="Cambria Math" w:hAnsi="Cambria Math"/>
                    <w:sz w:val="24"/>
                    <w:szCs w:val="24"/>
                  </w:rPr>
                  <m:t>+</m:t>
                </m:r>
                <m:f>
                  <m:fPr>
                    <m:ctrlPr>
                      <w:ins w:id="440" w:author="3139808605" w:date="2017-04-24T10:18:00Z">
                        <w:rPr>
                          <w:rFonts w:ascii="Cambria Math" w:hAnsi="Cambria Math"/>
                          <w:i/>
                          <w:sz w:val="24"/>
                          <w:szCs w:val="24"/>
                        </w:rPr>
                      </w:ins>
                    </m:ctrlPr>
                  </m:fPr>
                  <m:num>
                    <m:sSub>
                      <m:sSubPr>
                        <m:ctrlPr>
                          <w:ins w:id="441" w:author="3139808605" w:date="2017-04-24T10:18:00Z">
                            <w:rPr>
                              <w:rFonts w:ascii="Cambria Math" w:hAnsi="Cambria Math"/>
                              <w:i/>
                              <w:sz w:val="24"/>
                              <w:szCs w:val="24"/>
                            </w:rPr>
                          </w:ins>
                        </m:ctrlPr>
                      </m:sSubPr>
                      <m:e>
                        <m:sSup>
                          <m:sSupPr>
                            <m:ctrlPr>
                              <w:ins w:id="442" w:author="3139808605" w:date="2017-04-24T10:18:00Z">
                                <w:rPr>
                                  <w:rFonts w:ascii="Cambria Math" w:hAnsi="Cambria Math"/>
                                  <w:i/>
                                  <w:sz w:val="24"/>
                                  <w:szCs w:val="24"/>
                                </w:rPr>
                              </w:ins>
                            </m:ctrlPr>
                          </m:sSupPr>
                          <m:e>
                            <m:r>
                              <w:rPr>
                                <w:rFonts w:ascii="Cambria Math" w:hAnsi="Cambria Math"/>
                                <w:sz w:val="24"/>
                                <w:szCs w:val="24"/>
                              </w:rPr>
                              <m:t>φ</m:t>
                            </m:r>
                          </m:e>
                          <m:sup>
                            <m:r>
                              <w:rPr>
                                <w:rFonts w:ascii="Cambria Math" w:hAnsi="Cambria Math"/>
                                <w:sz w:val="24"/>
                                <w:szCs w:val="24"/>
                              </w:rPr>
                              <m:t>'</m:t>
                            </m:r>
                          </m:sup>
                        </m:sSup>
                      </m:e>
                      <m:sub>
                        <m:r>
                          <w:rPr>
                            <w:rFonts w:ascii="Cambria Math" w:hAnsi="Cambria Math"/>
                            <w:sz w:val="24"/>
                            <w:szCs w:val="24"/>
                          </w:rPr>
                          <m:t>12</m:t>
                        </m:r>
                      </m:sub>
                    </m:sSub>
                    <m:d>
                      <m:dPr>
                        <m:ctrlPr>
                          <w:ins w:id="443" w:author="3139808605" w:date="2017-04-24T10:18:00Z">
                            <w:rPr>
                              <w:rFonts w:ascii="Cambria Math" w:hAnsi="Cambria Math"/>
                              <w:i/>
                              <w:sz w:val="24"/>
                              <w:szCs w:val="24"/>
                            </w:rPr>
                          </w:ins>
                        </m:ctrlPr>
                      </m:dPr>
                      <m:e>
                        <m:sSub>
                          <m:sSubPr>
                            <m:ctrlPr>
                              <w:ins w:id="444" w:author="3139808605" w:date="2017-04-24T10:18:00Z">
                                <w:rPr>
                                  <w:rFonts w:ascii="Cambria Math" w:hAnsi="Cambria Math"/>
                                  <w:i/>
                                  <w:sz w:val="24"/>
                                  <w:szCs w:val="24"/>
                                </w:rPr>
                              </w:ins>
                            </m:ctrlPr>
                          </m:sSubPr>
                          <m:e>
                            <m:r>
                              <w:rPr>
                                <w:rFonts w:ascii="Cambria Math" w:hAnsi="Cambria Math"/>
                                <w:sz w:val="24"/>
                                <w:szCs w:val="24"/>
                              </w:rPr>
                              <m:t>r</m:t>
                            </m:r>
                          </m:e>
                          <m:sub>
                            <m:r>
                              <w:rPr>
                                <w:rFonts w:ascii="Cambria Math" w:hAnsi="Cambria Math"/>
                                <w:sz w:val="24"/>
                                <w:szCs w:val="24"/>
                              </w:rPr>
                              <m:t>ij</m:t>
                            </m:r>
                          </m:sub>
                        </m:sSub>
                      </m:e>
                    </m:d>
                  </m:num>
                  <m:den>
                    <m:sSub>
                      <m:sSubPr>
                        <m:ctrlPr>
                          <w:ins w:id="445" w:author="3139808605" w:date="2017-04-24T10:18:00Z">
                            <w:rPr>
                              <w:rFonts w:ascii="Cambria Math" w:hAnsi="Cambria Math"/>
                              <w:i/>
                              <w:sz w:val="24"/>
                              <w:szCs w:val="24"/>
                            </w:rPr>
                          </w:ins>
                        </m:ctrlPr>
                      </m:sSubPr>
                      <m:e>
                        <m:r>
                          <w:rPr>
                            <w:rFonts w:ascii="Cambria Math" w:hAnsi="Cambria Math"/>
                            <w:sz w:val="24"/>
                            <w:szCs w:val="24"/>
                          </w:rPr>
                          <m:t>r</m:t>
                        </m:r>
                      </m:e>
                      <m:sub>
                        <m:r>
                          <w:rPr>
                            <w:rFonts w:ascii="Cambria Math" w:hAnsi="Cambria Math"/>
                            <w:sz w:val="24"/>
                            <w:szCs w:val="24"/>
                          </w:rPr>
                          <m:t>ij</m:t>
                        </m:r>
                      </m:sub>
                    </m:sSub>
                  </m:den>
                </m:f>
              </m:e>
            </m:d>
            <m:r>
              <w:rPr>
                <w:rFonts w:ascii="Cambria Math" w:hAnsi="Cambria Math"/>
                <w:sz w:val="24"/>
                <w:szCs w:val="24"/>
              </w:rPr>
              <m:t>-</m:t>
            </m:r>
            <m:sSup>
              <m:sSupPr>
                <m:ctrlPr>
                  <w:ins w:id="446" w:author="3139808605" w:date="2017-04-24T10:18:00Z">
                    <w:rPr>
                      <w:rFonts w:ascii="Cambria Math" w:hAnsi="Cambria Math"/>
                      <w:i/>
                      <w:sz w:val="24"/>
                      <w:szCs w:val="24"/>
                    </w:rPr>
                  </w:ins>
                </m:ctrlPr>
              </m:sSupPr>
              <m:e>
                <m:sSub>
                  <m:sSubPr>
                    <m:ctrlPr>
                      <w:ins w:id="447" w:author="3139808605" w:date="2017-04-24T10:18:00Z">
                        <w:rPr>
                          <w:rFonts w:ascii="Cambria Math" w:hAnsi="Cambria Math"/>
                          <w:i/>
                          <w:sz w:val="24"/>
                          <w:szCs w:val="24"/>
                        </w:rPr>
                      </w:ins>
                    </m:ctrlPr>
                  </m:sSubPr>
                  <m:e>
                    <m:r>
                      <w:rPr>
                        <w:rFonts w:ascii="Cambria Math" w:hAnsi="Cambria Math"/>
                        <w:sz w:val="24"/>
                        <w:szCs w:val="24"/>
                      </w:rPr>
                      <m:t>σ</m:t>
                    </m:r>
                  </m:e>
                  <m:sub>
                    <m:r>
                      <w:rPr>
                        <w:rFonts w:ascii="Cambria Math" w:hAnsi="Cambria Math"/>
                        <w:sz w:val="24"/>
                        <w:szCs w:val="24"/>
                      </w:rPr>
                      <m:t>ij</m:t>
                    </m:r>
                  </m:sub>
                </m:sSub>
              </m:e>
              <m:sup>
                <m:r>
                  <w:rPr>
                    <w:rFonts w:ascii="Cambria Math" w:hAnsi="Cambria Math"/>
                    <w:sz w:val="24"/>
                    <w:szCs w:val="24"/>
                  </w:rPr>
                  <m:t>6</m:t>
                </m:r>
              </m:sup>
            </m:sSup>
            <m:d>
              <m:dPr>
                <m:ctrlPr>
                  <w:ins w:id="448" w:author="3139808605" w:date="2017-04-24T10:18:00Z">
                    <w:rPr>
                      <w:rFonts w:ascii="Cambria Math" w:hAnsi="Cambria Math"/>
                      <w:i/>
                      <w:sz w:val="24"/>
                      <w:szCs w:val="24"/>
                    </w:rPr>
                  </w:ins>
                </m:ctrlPr>
              </m:dPr>
              <m:e>
                <m:f>
                  <m:fPr>
                    <m:ctrlPr>
                      <w:ins w:id="449" w:author="3139808605" w:date="2017-04-24T10:18:00Z">
                        <w:rPr>
                          <w:rFonts w:ascii="Cambria Math" w:hAnsi="Cambria Math"/>
                          <w:i/>
                          <w:sz w:val="24"/>
                          <w:szCs w:val="24"/>
                        </w:rPr>
                      </w:ins>
                    </m:ctrlPr>
                  </m:fPr>
                  <m:num>
                    <m:r>
                      <w:rPr>
                        <w:rFonts w:ascii="Cambria Math" w:hAnsi="Cambria Math"/>
                        <w:sz w:val="24"/>
                        <w:szCs w:val="24"/>
                      </w:rPr>
                      <m:t>6</m:t>
                    </m:r>
                  </m:num>
                  <m:den>
                    <m:sSup>
                      <m:sSupPr>
                        <m:ctrlPr>
                          <w:ins w:id="450" w:author="3139808605" w:date="2017-04-24T10:18:00Z">
                            <w:rPr>
                              <w:rFonts w:ascii="Cambria Math" w:hAnsi="Cambria Math"/>
                              <w:i/>
                              <w:sz w:val="24"/>
                              <w:szCs w:val="24"/>
                            </w:rPr>
                          </w:ins>
                        </m:ctrlPr>
                      </m:sSupPr>
                      <m:e>
                        <m:sSub>
                          <m:sSubPr>
                            <m:ctrlPr>
                              <w:ins w:id="451" w:author="3139808605" w:date="2017-04-24T10:18:00Z">
                                <w:rPr>
                                  <w:rFonts w:ascii="Cambria Math" w:hAnsi="Cambria Math"/>
                                  <w:i/>
                                  <w:sz w:val="24"/>
                                  <w:szCs w:val="24"/>
                                </w:rPr>
                              </w:ins>
                            </m:ctrlPr>
                          </m:sSubPr>
                          <m:e>
                            <m:r>
                              <w:rPr>
                                <w:rFonts w:ascii="Cambria Math" w:hAnsi="Cambria Math"/>
                                <w:sz w:val="24"/>
                                <w:szCs w:val="24"/>
                              </w:rPr>
                              <m:t>r</m:t>
                            </m:r>
                          </m:e>
                          <m:sub>
                            <m:r>
                              <w:rPr>
                                <w:rFonts w:ascii="Cambria Math" w:hAnsi="Cambria Math"/>
                                <w:sz w:val="24"/>
                                <w:szCs w:val="24"/>
                              </w:rPr>
                              <m:t>ij</m:t>
                            </m:r>
                          </m:sub>
                        </m:sSub>
                      </m:e>
                      <m:sup>
                        <m:r>
                          <w:rPr>
                            <w:rFonts w:ascii="Cambria Math" w:hAnsi="Cambria Math"/>
                            <w:sz w:val="24"/>
                            <w:szCs w:val="24"/>
                          </w:rPr>
                          <m:t>(6+2)</m:t>
                        </m:r>
                      </m:sup>
                    </m:sSup>
                  </m:den>
                </m:f>
                <m:r>
                  <w:rPr>
                    <w:rFonts w:ascii="Cambria Math" w:hAnsi="Cambria Math"/>
                    <w:sz w:val="24"/>
                    <w:szCs w:val="24"/>
                  </w:rPr>
                  <m:t>+</m:t>
                </m:r>
                <m:f>
                  <m:fPr>
                    <m:ctrlPr>
                      <w:ins w:id="452" w:author="3139808605" w:date="2017-04-24T10:18:00Z">
                        <w:rPr>
                          <w:rFonts w:ascii="Cambria Math" w:hAnsi="Cambria Math"/>
                          <w:i/>
                          <w:sz w:val="24"/>
                          <w:szCs w:val="24"/>
                        </w:rPr>
                      </w:ins>
                    </m:ctrlPr>
                  </m:fPr>
                  <m:num>
                    <m:sSub>
                      <m:sSubPr>
                        <m:ctrlPr>
                          <w:ins w:id="453" w:author="3139808605" w:date="2017-04-24T10:18:00Z">
                            <w:rPr>
                              <w:rFonts w:ascii="Cambria Math" w:hAnsi="Cambria Math"/>
                              <w:i/>
                              <w:sz w:val="24"/>
                              <w:szCs w:val="24"/>
                            </w:rPr>
                          </w:ins>
                        </m:ctrlPr>
                      </m:sSubPr>
                      <m:e>
                        <m:sSup>
                          <m:sSupPr>
                            <m:ctrlPr>
                              <w:ins w:id="454" w:author="3139808605" w:date="2017-04-24T10:18:00Z">
                                <w:rPr>
                                  <w:rFonts w:ascii="Cambria Math" w:hAnsi="Cambria Math"/>
                                  <w:i/>
                                  <w:sz w:val="24"/>
                                  <w:szCs w:val="24"/>
                                </w:rPr>
                              </w:ins>
                            </m:ctrlPr>
                          </m:sSupPr>
                          <m:e>
                            <m:r>
                              <w:rPr>
                                <w:rFonts w:ascii="Cambria Math" w:hAnsi="Cambria Math"/>
                                <w:sz w:val="24"/>
                                <w:szCs w:val="24"/>
                              </w:rPr>
                              <m:t>φ</m:t>
                            </m:r>
                          </m:e>
                          <m:sup>
                            <m:r>
                              <w:rPr>
                                <w:rFonts w:ascii="Cambria Math" w:hAnsi="Cambria Math"/>
                                <w:sz w:val="24"/>
                                <w:szCs w:val="24"/>
                              </w:rPr>
                              <m:t>'</m:t>
                            </m:r>
                          </m:sup>
                        </m:sSup>
                      </m:e>
                      <m:sub>
                        <m:r>
                          <w:rPr>
                            <w:rFonts w:ascii="Cambria Math" w:hAnsi="Cambria Math"/>
                            <w:sz w:val="24"/>
                            <w:szCs w:val="24"/>
                          </w:rPr>
                          <m:t>6</m:t>
                        </m:r>
                      </m:sub>
                    </m:sSub>
                    <m:d>
                      <m:dPr>
                        <m:ctrlPr>
                          <w:ins w:id="455" w:author="3139808605" w:date="2017-04-24T10:18:00Z">
                            <w:rPr>
                              <w:rFonts w:ascii="Cambria Math" w:hAnsi="Cambria Math"/>
                              <w:i/>
                              <w:sz w:val="24"/>
                              <w:szCs w:val="24"/>
                            </w:rPr>
                          </w:ins>
                        </m:ctrlPr>
                      </m:dPr>
                      <m:e>
                        <m:sSub>
                          <m:sSubPr>
                            <m:ctrlPr>
                              <w:ins w:id="456" w:author="3139808605" w:date="2017-04-24T10:18:00Z">
                                <w:rPr>
                                  <w:rFonts w:ascii="Cambria Math" w:hAnsi="Cambria Math"/>
                                  <w:i/>
                                  <w:sz w:val="24"/>
                                  <w:szCs w:val="24"/>
                                </w:rPr>
                              </w:ins>
                            </m:ctrlPr>
                          </m:sSubPr>
                          <m:e>
                            <m:r>
                              <w:rPr>
                                <w:rFonts w:ascii="Cambria Math" w:hAnsi="Cambria Math"/>
                                <w:sz w:val="24"/>
                                <w:szCs w:val="24"/>
                              </w:rPr>
                              <m:t>r</m:t>
                            </m:r>
                          </m:e>
                          <m:sub>
                            <m:r>
                              <w:rPr>
                                <w:rFonts w:ascii="Cambria Math" w:hAnsi="Cambria Math"/>
                                <w:sz w:val="24"/>
                                <w:szCs w:val="24"/>
                              </w:rPr>
                              <m:t>ij</m:t>
                            </m:r>
                          </m:sub>
                        </m:sSub>
                      </m:e>
                    </m:d>
                  </m:num>
                  <m:den>
                    <m:sSub>
                      <m:sSubPr>
                        <m:ctrlPr>
                          <w:ins w:id="457" w:author="3139808605" w:date="2017-04-24T10:18:00Z">
                            <w:rPr>
                              <w:rFonts w:ascii="Cambria Math" w:hAnsi="Cambria Math"/>
                              <w:i/>
                              <w:sz w:val="24"/>
                              <w:szCs w:val="24"/>
                            </w:rPr>
                          </w:ins>
                        </m:ctrlPr>
                      </m:sSubPr>
                      <m:e>
                        <m:r>
                          <w:rPr>
                            <w:rFonts w:ascii="Cambria Math" w:hAnsi="Cambria Math"/>
                            <w:sz w:val="24"/>
                            <w:szCs w:val="24"/>
                          </w:rPr>
                          <m:t>r</m:t>
                        </m:r>
                      </m:e>
                      <m:sub>
                        <m:r>
                          <w:rPr>
                            <w:rFonts w:ascii="Cambria Math" w:hAnsi="Cambria Math"/>
                            <w:sz w:val="24"/>
                            <w:szCs w:val="24"/>
                          </w:rPr>
                          <m:t>ij</m:t>
                        </m:r>
                      </m:sub>
                    </m:sSub>
                  </m:den>
                </m:f>
              </m:e>
            </m:d>
          </m:e>
        </m:d>
      </m:oMath>
    </w:p>
    <w:p w14:paraId="6BDB832E" w14:textId="77777777" w:rsidR="00BC2499" w:rsidRPr="00C05630" w:rsidRDefault="00BC2499" w:rsidP="00BC2499">
      <w:pPr>
        <w:ind w:firstLine="720"/>
        <w:rPr>
          <w:rFonts w:eastAsiaTheme="minorEastAsia"/>
          <w:sz w:val="24"/>
          <w:szCs w:val="24"/>
        </w:rPr>
      </w:pPr>
    </w:p>
    <w:p w14:paraId="5F446D13" w14:textId="77777777" w:rsidR="00BC2499" w:rsidRDefault="00BC2499" w:rsidP="00BC2499">
      <w:pPr>
        <w:ind w:left="720" w:firstLine="720"/>
        <w:rPr>
          <w:rFonts w:eastAsiaTheme="minorEastAsia"/>
        </w:rPr>
      </w:pPr>
      <w:r>
        <w:t xml:space="preserve">The factor </w:t>
      </w:r>
      <m:oMath>
        <m:sSub>
          <m:sSubPr>
            <m:ctrlPr>
              <w:ins w:id="458" w:author="3139808605" w:date="2017-04-24T10:18:00Z">
                <w:rPr>
                  <w:rFonts w:ascii="Cambria Math" w:hAnsi="Cambria Math"/>
                  <w:i/>
                </w:rPr>
              </w:ins>
            </m:ctrlPr>
          </m:sSubPr>
          <m:e>
            <m:sSup>
              <m:sSupPr>
                <m:ctrlPr>
                  <w:ins w:id="459" w:author="3139808605" w:date="2017-04-24T10:18:00Z">
                    <w:rPr>
                      <w:rFonts w:ascii="Cambria Math" w:hAnsi="Cambria Math"/>
                      <w:i/>
                    </w:rPr>
                  </w:ins>
                </m:ctrlPr>
              </m:sSupPr>
              <m:e>
                <m:r>
                  <w:rPr>
                    <w:rFonts w:ascii="Cambria Math" w:hAnsi="Cambria Math"/>
                  </w:rPr>
                  <m:t>φ</m:t>
                </m:r>
              </m:e>
              <m:sup>
                <m:r>
                  <w:rPr>
                    <w:rFonts w:ascii="Cambria Math" w:hAnsi="Cambria Math"/>
                  </w:rPr>
                  <m:t>'</m:t>
                </m:r>
              </m:sup>
            </m:sSup>
          </m:e>
          <m:sub>
            <m:r>
              <w:rPr>
                <w:rFonts w:ascii="Cambria Math" w:hAnsi="Cambria Math"/>
              </w:rPr>
              <m:t>α</m:t>
            </m:r>
          </m:sub>
        </m:sSub>
      </m:oMath>
      <w:r w:rsidRPr="006E4F29">
        <w:t xml:space="preserve"> is defined as:</w:t>
      </w:r>
    </w:p>
    <w:p w14:paraId="5F196B5C" w14:textId="77777777" w:rsidR="00BC2499" w:rsidRPr="00BF76FD" w:rsidRDefault="00587CB2" w:rsidP="00BC2499">
      <w:pPr>
        <w:rPr>
          <w:sz w:val="32"/>
        </w:rPr>
      </w:pPr>
      <m:oMathPara>
        <m:oMath>
          <m:sSub>
            <m:sSubPr>
              <m:ctrlPr>
                <w:ins w:id="460" w:author="3139808605" w:date="2017-04-24T10:18:00Z">
                  <w:rPr>
                    <w:rFonts w:ascii="Cambria Math" w:hAnsi="Cambria Math"/>
                    <w:i/>
                    <w:sz w:val="24"/>
                  </w:rPr>
                </w:ins>
              </m:ctrlPr>
            </m:sSubPr>
            <m:e>
              <m:sSup>
                <m:sSupPr>
                  <m:ctrlPr>
                    <w:ins w:id="461" w:author="3139808605" w:date="2017-04-24T10:18:00Z">
                      <w:rPr>
                        <w:rFonts w:ascii="Cambria Math" w:hAnsi="Cambria Math"/>
                        <w:i/>
                        <w:sz w:val="24"/>
                      </w:rPr>
                    </w:ins>
                  </m:ctrlPr>
                </m:sSupPr>
                <m:e>
                  <m:r>
                    <w:rPr>
                      <w:rFonts w:ascii="Cambria Math" w:hAnsi="Cambria Math"/>
                      <w:sz w:val="24"/>
                    </w:rPr>
                    <m:t>φ</m:t>
                  </m:r>
                </m:e>
                <m:sup>
                  <m:r>
                    <w:rPr>
                      <w:rFonts w:ascii="Cambria Math" w:hAnsi="Cambria Math"/>
                      <w:sz w:val="24"/>
                    </w:rPr>
                    <m:t>'</m:t>
                  </m:r>
                </m:sup>
              </m:sSup>
            </m:e>
            <m:sub>
              <m:r>
                <w:rPr>
                  <w:rFonts w:ascii="Cambria Math" w:hAnsi="Cambria Math"/>
                  <w:sz w:val="24"/>
                </w:rPr>
                <m:t>α</m:t>
              </m:r>
            </m:sub>
          </m:sSub>
          <m:d>
            <m:dPr>
              <m:ctrlPr>
                <w:ins w:id="462" w:author="3139808605" w:date="2017-04-24T10:18:00Z">
                  <w:rPr>
                    <w:rFonts w:ascii="Cambria Math" w:hAnsi="Cambria Math"/>
                    <w:i/>
                    <w:sz w:val="24"/>
                  </w:rPr>
                </w:ins>
              </m:ctrlPr>
            </m:dPr>
            <m:e>
              <m:sSub>
                <m:sSubPr>
                  <m:ctrlPr>
                    <w:ins w:id="463" w:author="3139808605" w:date="2017-04-24T10:18:00Z">
                      <w:rPr>
                        <w:rFonts w:ascii="Cambria Math" w:hAnsi="Cambria Math"/>
                        <w:i/>
                        <w:sz w:val="24"/>
                        <w:szCs w:val="24"/>
                      </w:rPr>
                    </w:ins>
                  </m:ctrlPr>
                </m:sSubPr>
                <m:e>
                  <m:r>
                    <w:rPr>
                      <w:rFonts w:ascii="Cambria Math" w:hAnsi="Cambria Math"/>
                      <w:sz w:val="24"/>
                      <w:szCs w:val="24"/>
                    </w:rPr>
                    <m:t>r</m:t>
                  </m:r>
                </m:e>
                <m:sub>
                  <m:r>
                    <w:rPr>
                      <w:rFonts w:ascii="Cambria Math" w:hAnsi="Cambria Math"/>
                      <w:sz w:val="24"/>
                      <w:szCs w:val="24"/>
                    </w:rPr>
                    <m:t>ij</m:t>
                  </m:r>
                </m:sub>
              </m:sSub>
            </m:e>
          </m:d>
          <m:r>
            <w:rPr>
              <w:rFonts w:ascii="Cambria Math" w:hAnsi="Cambria Math"/>
              <w:sz w:val="24"/>
            </w:rPr>
            <m:t>=</m:t>
          </m:r>
          <m:d>
            <m:dPr>
              <m:begChr m:val="{"/>
              <m:endChr m:val=""/>
              <m:ctrlPr>
                <w:ins w:id="464" w:author="3139808605" w:date="2017-04-24T10:18:00Z">
                  <w:rPr>
                    <w:rFonts w:ascii="Cambria Math" w:hAnsi="Cambria Math"/>
                    <w:i/>
                    <w:sz w:val="24"/>
                  </w:rPr>
                </w:ins>
              </m:ctrlPr>
            </m:dPr>
            <m:e>
              <m:m>
                <m:mPr>
                  <m:mcs>
                    <m:mc>
                      <m:mcPr>
                        <m:count m:val="2"/>
                        <m:mcJc m:val="center"/>
                      </m:mcPr>
                    </m:mc>
                  </m:mcs>
                  <m:ctrlPr>
                    <w:ins w:id="465" w:author="3139808605" w:date="2017-04-24T10:18:00Z">
                      <w:rPr>
                        <w:rFonts w:ascii="Cambria Math" w:hAnsi="Cambria Math"/>
                        <w:i/>
                        <w:sz w:val="24"/>
                      </w:rPr>
                    </w:ins>
                  </m:ctrlPr>
                </m:mPr>
                <m:mr>
                  <m:e>
                    <m:r>
                      <w:rPr>
                        <w:rFonts w:ascii="Cambria Math" w:hAnsi="Cambria Math"/>
                        <w:sz w:val="24"/>
                      </w:rPr>
                      <m:t>0</m:t>
                    </m:r>
                  </m:e>
                  <m:e>
                    <m:sSub>
                      <m:sSubPr>
                        <m:ctrlPr>
                          <w:ins w:id="466" w:author="3139808605" w:date="2017-04-24T10:18:00Z">
                            <w:rPr>
                              <w:rFonts w:ascii="Cambria Math" w:hAnsi="Cambria Math"/>
                              <w:i/>
                              <w:sz w:val="24"/>
                              <w:szCs w:val="24"/>
                            </w:rPr>
                          </w:ins>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rPr>
                      <m:t>&lt;</m:t>
                    </m:r>
                    <m:sSub>
                      <m:sSubPr>
                        <m:ctrlPr>
                          <w:ins w:id="467" w:author="3139808605" w:date="2017-04-24T10:18:00Z">
                            <w:rPr>
                              <w:rFonts w:ascii="Cambria Math" w:hAnsi="Cambria Math"/>
                              <w:i/>
                              <w:sz w:val="24"/>
                            </w:rPr>
                          </w:ins>
                        </m:ctrlPr>
                      </m:sSubPr>
                      <m:e>
                        <m:r>
                          <w:rPr>
                            <w:rFonts w:ascii="Cambria Math" w:hAnsi="Cambria Math"/>
                            <w:sz w:val="24"/>
                          </w:rPr>
                          <m:t>r</m:t>
                        </m:r>
                      </m:e>
                      <m:sub>
                        <m:r>
                          <w:rPr>
                            <w:rFonts w:ascii="Cambria Math" w:hAnsi="Cambria Math"/>
                            <w:sz w:val="24"/>
                          </w:rPr>
                          <m:t>switch</m:t>
                        </m:r>
                      </m:sub>
                    </m:sSub>
                    <m:r>
                      <w:rPr>
                        <w:rFonts w:ascii="Cambria Math" w:hAnsi="Cambria Math"/>
                        <w:sz w:val="24"/>
                      </w:rPr>
                      <m:t xml:space="preserve"> </m:t>
                    </m:r>
                  </m:e>
                </m:mr>
                <m:mr>
                  <m:e>
                    <m:sSub>
                      <m:sSubPr>
                        <m:ctrlPr>
                          <w:ins w:id="468" w:author="3139808605" w:date="2017-04-24T10:18:00Z">
                            <w:rPr>
                              <w:rFonts w:ascii="Cambria Math" w:hAnsi="Cambria Math"/>
                              <w:i/>
                              <w:sz w:val="24"/>
                            </w:rPr>
                          </w:ins>
                        </m:ctrlPr>
                      </m:sSubPr>
                      <m:e>
                        <m:r>
                          <w:rPr>
                            <w:rFonts w:ascii="Cambria Math" w:hAnsi="Cambria Math"/>
                            <w:sz w:val="24"/>
                          </w:rPr>
                          <m:t>A</m:t>
                        </m:r>
                      </m:e>
                      <m:sub>
                        <m:r>
                          <w:rPr>
                            <w:rFonts w:ascii="Cambria Math" w:hAnsi="Cambria Math"/>
                            <w:sz w:val="24"/>
                          </w:rPr>
                          <m:t>α</m:t>
                        </m:r>
                      </m:sub>
                    </m:sSub>
                    <m:sSup>
                      <m:sSupPr>
                        <m:ctrlPr>
                          <w:ins w:id="469" w:author="3139808605" w:date="2017-04-24T10:18:00Z">
                            <w:rPr>
                              <w:rFonts w:ascii="Cambria Math" w:hAnsi="Cambria Math"/>
                              <w:i/>
                              <w:sz w:val="24"/>
                            </w:rPr>
                          </w:ins>
                        </m:ctrlPr>
                      </m:sSupPr>
                      <m:e>
                        <m:d>
                          <m:dPr>
                            <m:ctrlPr>
                              <w:ins w:id="470" w:author="3139808605" w:date="2017-04-24T10:18:00Z">
                                <w:rPr>
                                  <w:rFonts w:ascii="Cambria Math" w:hAnsi="Cambria Math"/>
                                  <w:i/>
                                  <w:sz w:val="24"/>
                                </w:rPr>
                              </w:ins>
                            </m:ctrlPr>
                          </m:dPr>
                          <m:e>
                            <m:sSub>
                              <m:sSubPr>
                                <m:ctrlPr>
                                  <w:ins w:id="471" w:author="3139808605" w:date="2017-04-24T10:18:00Z">
                                    <w:rPr>
                                      <w:rFonts w:ascii="Cambria Math" w:hAnsi="Cambria Math"/>
                                      <w:i/>
                                      <w:sz w:val="24"/>
                                      <w:szCs w:val="24"/>
                                    </w:rPr>
                                  </w:ins>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rPr>
                              <m:t>-</m:t>
                            </m:r>
                            <m:sSub>
                              <m:sSubPr>
                                <m:ctrlPr>
                                  <w:ins w:id="472" w:author="3139808605" w:date="2017-04-24T10:18:00Z">
                                    <w:rPr>
                                      <w:rFonts w:ascii="Cambria Math" w:hAnsi="Cambria Math"/>
                                      <w:i/>
                                      <w:sz w:val="24"/>
                                    </w:rPr>
                                  </w:ins>
                                </m:ctrlPr>
                              </m:sSubPr>
                              <m:e>
                                <m:r>
                                  <w:rPr>
                                    <w:rFonts w:ascii="Cambria Math" w:hAnsi="Cambria Math"/>
                                    <w:sz w:val="24"/>
                                  </w:rPr>
                                  <m:t>r</m:t>
                                </m:r>
                              </m:e>
                              <m:sub>
                                <m:r>
                                  <w:rPr>
                                    <w:rFonts w:ascii="Cambria Math" w:hAnsi="Cambria Math"/>
                                    <w:sz w:val="24"/>
                                  </w:rPr>
                                  <m:t>switch</m:t>
                                </m:r>
                              </m:sub>
                            </m:sSub>
                          </m:e>
                        </m:d>
                      </m:e>
                      <m:sup>
                        <m:r>
                          <w:rPr>
                            <w:rFonts w:ascii="Cambria Math" w:hAnsi="Cambria Math"/>
                            <w:sz w:val="24"/>
                          </w:rPr>
                          <m:t>2</m:t>
                        </m:r>
                      </m:sup>
                    </m:sSup>
                    <m:r>
                      <w:rPr>
                        <w:rFonts w:ascii="Cambria Math" w:hAnsi="Cambria Math"/>
                        <w:sz w:val="24"/>
                      </w:rPr>
                      <m:t>+</m:t>
                    </m:r>
                    <m:sSub>
                      <m:sSubPr>
                        <m:ctrlPr>
                          <w:ins w:id="473" w:author="3139808605" w:date="2017-04-24T10:18:00Z">
                            <w:rPr>
                              <w:rFonts w:ascii="Cambria Math" w:hAnsi="Cambria Math"/>
                              <w:i/>
                              <w:sz w:val="24"/>
                            </w:rPr>
                          </w:ins>
                        </m:ctrlPr>
                      </m:sSubPr>
                      <m:e>
                        <m:r>
                          <w:rPr>
                            <w:rFonts w:ascii="Cambria Math" w:hAnsi="Cambria Math"/>
                            <w:sz w:val="24"/>
                          </w:rPr>
                          <m:t>B</m:t>
                        </m:r>
                      </m:e>
                      <m:sub>
                        <m:r>
                          <w:rPr>
                            <w:rFonts w:ascii="Cambria Math" w:hAnsi="Cambria Math"/>
                            <w:sz w:val="24"/>
                          </w:rPr>
                          <m:t>α</m:t>
                        </m:r>
                      </m:sub>
                    </m:sSub>
                    <m:sSup>
                      <m:sSupPr>
                        <m:ctrlPr>
                          <w:ins w:id="474" w:author="3139808605" w:date="2017-04-24T10:18:00Z">
                            <w:rPr>
                              <w:rFonts w:ascii="Cambria Math" w:hAnsi="Cambria Math"/>
                              <w:i/>
                              <w:sz w:val="24"/>
                            </w:rPr>
                          </w:ins>
                        </m:ctrlPr>
                      </m:sSupPr>
                      <m:e>
                        <m:d>
                          <m:dPr>
                            <m:ctrlPr>
                              <w:ins w:id="475" w:author="3139808605" w:date="2017-04-24T10:18:00Z">
                                <w:rPr>
                                  <w:rFonts w:ascii="Cambria Math" w:hAnsi="Cambria Math"/>
                                  <w:i/>
                                  <w:sz w:val="24"/>
                                </w:rPr>
                              </w:ins>
                            </m:ctrlPr>
                          </m:dPr>
                          <m:e>
                            <m:sSub>
                              <m:sSubPr>
                                <m:ctrlPr>
                                  <w:ins w:id="476" w:author="3139808605" w:date="2017-04-24T10:18:00Z">
                                    <w:rPr>
                                      <w:rFonts w:ascii="Cambria Math" w:hAnsi="Cambria Math"/>
                                      <w:i/>
                                      <w:sz w:val="24"/>
                                      <w:szCs w:val="24"/>
                                    </w:rPr>
                                  </w:ins>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rPr>
                              <m:t>-</m:t>
                            </m:r>
                            <m:sSub>
                              <m:sSubPr>
                                <m:ctrlPr>
                                  <w:ins w:id="477" w:author="3139808605" w:date="2017-04-24T10:18:00Z">
                                    <w:rPr>
                                      <w:rFonts w:ascii="Cambria Math" w:hAnsi="Cambria Math"/>
                                      <w:i/>
                                      <w:sz w:val="24"/>
                                    </w:rPr>
                                  </w:ins>
                                </m:ctrlPr>
                              </m:sSubPr>
                              <m:e>
                                <m:r>
                                  <w:rPr>
                                    <w:rFonts w:ascii="Cambria Math" w:hAnsi="Cambria Math"/>
                                    <w:sz w:val="24"/>
                                  </w:rPr>
                                  <m:t>r</m:t>
                                </m:r>
                              </m:e>
                              <m:sub>
                                <m:r>
                                  <w:rPr>
                                    <w:rFonts w:ascii="Cambria Math" w:hAnsi="Cambria Math"/>
                                    <w:sz w:val="24"/>
                                  </w:rPr>
                                  <m:t>switch</m:t>
                                </m:r>
                              </m:sub>
                            </m:sSub>
                          </m:e>
                        </m:d>
                      </m:e>
                      <m:sup>
                        <m:r>
                          <w:rPr>
                            <w:rFonts w:ascii="Cambria Math" w:hAnsi="Cambria Math"/>
                            <w:sz w:val="24"/>
                          </w:rPr>
                          <m:t>3</m:t>
                        </m:r>
                      </m:sup>
                    </m:sSup>
                  </m:e>
                  <m:e>
                    <m:sSub>
                      <m:sSubPr>
                        <m:ctrlPr>
                          <w:ins w:id="478" w:author="3139808605" w:date="2017-04-24T10:18:00Z">
                            <w:rPr>
                              <w:rFonts w:ascii="Cambria Math" w:hAnsi="Cambria Math"/>
                              <w:i/>
                              <w:sz w:val="24"/>
                            </w:rPr>
                          </w:ins>
                        </m:ctrlPr>
                      </m:sSubPr>
                      <m:e>
                        <m:r>
                          <w:rPr>
                            <w:rFonts w:ascii="Cambria Math" w:hAnsi="Cambria Math"/>
                            <w:sz w:val="24"/>
                          </w:rPr>
                          <m:t>r</m:t>
                        </m:r>
                      </m:e>
                      <m:sub>
                        <m:r>
                          <w:rPr>
                            <w:rFonts w:ascii="Cambria Math" w:hAnsi="Cambria Math"/>
                            <w:sz w:val="24"/>
                          </w:rPr>
                          <m:t>switch</m:t>
                        </m:r>
                      </m:sub>
                    </m:sSub>
                    <m:r>
                      <w:rPr>
                        <w:rFonts w:ascii="Cambria Math" w:hAnsi="Cambria Math"/>
                        <w:sz w:val="24"/>
                      </w:rPr>
                      <m:t>&lt;</m:t>
                    </m:r>
                    <m:sSub>
                      <m:sSubPr>
                        <m:ctrlPr>
                          <w:ins w:id="479" w:author="3139808605" w:date="2017-04-24T10:18:00Z">
                            <w:rPr>
                              <w:rFonts w:ascii="Cambria Math" w:hAnsi="Cambria Math"/>
                              <w:i/>
                              <w:sz w:val="24"/>
                              <w:szCs w:val="24"/>
                            </w:rPr>
                          </w:ins>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rPr>
                      <m:t>&lt;</m:t>
                    </m:r>
                    <m:sSub>
                      <m:sSubPr>
                        <m:ctrlPr>
                          <w:ins w:id="480" w:author="3139808605" w:date="2017-04-24T10:18:00Z">
                            <w:rPr>
                              <w:rFonts w:ascii="Cambria Math" w:hAnsi="Cambria Math"/>
                              <w:i/>
                              <w:sz w:val="24"/>
                            </w:rPr>
                          </w:ins>
                        </m:ctrlPr>
                      </m:sSubPr>
                      <m:e>
                        <m:r>
                          <w:rPr>
                            <w:rFonts w:ascii="Cambria Math" w:hAnsi="Cambria Math"/>
                            <w:sz w:val="24"/>
                          </w:rPr>
                          <m:t>r</m:t>
                        </m:r>
                      </m:e>
                      <m:sub>
                        <m:r>
                          <w:rPr>
                            <w:rFonts w:ascii="Cambria Math" w:hAnsi="Cambria Math"/>
                            <w:sz w:val="24"/>
                          </w:rPr>
                          <m:t>cut</m:t>
                        </m:r>
                      </m:sub>
                    </m:sSub>
                    <m:r>
                      <w:rPr>
                        <w:rFonts w:ascii="Cambria Math" w:hAnsi="Cambria Math"/>
                        <w:sz w:val="24"/>
                      </w:rPr>
                      <m:t xml:space="preserve"> </m:t>
                    </m:r>
                  </m:e>
                </m:mr>
                <m:mr>
                  <m:e>
                    <m:r>
                      <w:rPr>
                        <w:rFonts w:ascii="Cambria Math" w:hAnsi="Cambria Math"/>
                        <w:sz w:val="24"/>
                      </w:rPr>
                      <m:t>0</m:t>
                    </m:r>
                  </m:e>
                  <m:e>
                    <m:sSub>
                      <m:sSubPr>
                        <m:ctrlPr>
                          <w:ins w:id="481" w:author="3139808605" w:date="2017-04-24T10:18:00Z">
                            <w:rPr>
                              <w:rFonts w:ascii="Cambria Math" w:hAnsi="Cambria Math"/>
                              <w:i/>
                              <w:sz w:val="24"/>
                              <w:szCs w:val="24"/>
                            </w:rPr>
                          </w:ins>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rPr>
                      <m:t>&gt;</m:t>
                    </m:r>
                    <m:sSub>
                      <m:sSubPr>
                        <m:ctrlPr>
                          <w:ins w:id="482" w:author="3139808605" w:date="2017-04-24T10:18:00Z">
                            <w:rPr>
                              <w:rFonts w:ascii="Cambria Math" w:hAnsi="Cambria Math"/>
                              <w:i/>
                              <w:sz w:val="24"/>
                            </w:rPr>
                          </w:ins>
                        </m:ctrlPr>
                      </m:sSubPr>
                      <m:e>
                        <m:r>
                          <w:rPr>
                            <w:rFonts w:ascii="Cambria Math" w:hAnsi="Cambria Math"/>
                            <w:sz w:val="24"/>
                          </w:rPr>
                          <m:t>r</m:t>
                        </m:r>
                      </m:e>
                      <m:sub>
                        <m:r>
                          <w:rPr>
                            <w:rFonts w:ascii="Cambria Math" w:hAnsi="Cambria Math"/>
                            <w:sz w:val="24"/>
                          </w:rPr>
                          <m:t>cut</m:t>
                        </m:r>
                      </m:sub>
                    </m:sSub>
                  </m:e>
                </m:mr>
              </m:m>
            </m:e>
          </m:d>
        </m:oMath>
      </m:oMathPara>
    </w:p>
    <w:p w14:paraId="6D38931E" w14:textId="77777777" w:rsidR="00BC2499" w:rsidRDefault="00BC2499" w:rsidP="00BC2499">
      <w:r>
        <w:br w:type="page"/>
      </w:r>
    </w:p>
    <w:p w14:paraId="2E70D8EA" w14:textId="77777777" w:rsidR="00BC2499" w:rsidRDefault="00BC2499" w:rsidP="00BC2499"/>
    <w:p w14:paraId="3A3E5BF4" w14:textId="77777777" w:rsidR="00BC2499" w:rsidRDefault="00BC2499" w:rsidP="00BC2499">
      <w:pPr>
        <w:jc w:val="center"/>
      </w:pPr>
      <w:r>
        <w:rPr>
          <w:noProof/>
        </w:rPr>
        <w:drawing>
          <wp:inline distT="0" distB="0" distL="0" distR="0" wp14:anchorId="5125471D" wp14:editId="1E25F8CE">
            <wp:extent cx="4114800" cy="2969252"/>
            <wp:effectExtent l="0" t="0" r="0" b="3175"/>
            <wp:docPr id="66" name="Picture 66" descr="../AICHE_2015/AIChe_figure/VD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CHE_2015/AIChe_figure/VDW2.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1679" t="12031" r="8401" b="4144"/>
                    <a:stretch/>
                  </pic:blipFill>
                  <pic:spPr bwMode="auto">
                    <a:xfrm>
                      <a:off x="0" y="0"/>
                      <a:ext cx="4114800" cy="2969252"/>
                    </a:xfrm>
                    <a:prstGeom prst="rect">
                      <a:avLst/>
                    </a:prstGeom>
                    <a:noFill/>
                    <a:ln>
                      <a:noFill/>
                    </a:ln>
                    <a:extLst>
                      <a:ext uri="{53640926-AAD7-44D8-BBD7-CCE9431645EC}">
                        <a14:shadowObscured xmlns:a14="http://schemas.microsoft.com/office/drawing/2010/main"/>
                      </a:ext>
                    </a:extLst>
                  </pic:spPr>
                </pic:pic>
              </a:graphicData>
            </a:graphic>
          </wp:inline>
        </w:drawing>
      </w:r>
    </w:p>
    <w:p w14:paraId="055A7C68" w14:textId="77777777" w:rsidR="00BC2499" w:rsidRPr="003811CA" w:rsidRDefault="00BC2499" w:rsidP="00BC2499">
      <w:pPr>
        <w:pStyle w:val="Caption"/>
        <w:ind w:left="720"/>
        <w:jc w:val="both"/>
        <w:rPr>
          <w:b w:val="0"/>
          <w:bCs w:val="0"/>
          <w:color w:val="auto"/>
          <w:sz w:val="22"/>
          <w:szCs w:val="22"/>
        </w:rPr>
      </w:pPr>
      <w:r w:rsidRPr="003811CA">
        <w:rPr>
          <w:bCs w:val="0"/>
          <w:color w:val="auto"/>
          <w:sz w:val="22"/>
          <w:szCs w:val="22"/>
        </w:rPr>
        <w:t xml:space="preserve">Figure </w:t>
      </w:r>
      <w:r w:rsidRPr="003811CA">
        <w:rPr>
          <w:bCs w:val="0"/>
          <w:color w:val="auto"/>
          <w:sz w:val="22"/>
          <w:szCs w:val="22"/>
        </w:rPr>
        <w:fldChar w:fldCharType="begin"/>
      </w:r>
      <w:r w:rsidRPr="003811CA">
        <w:rPr>
          <w:bCs w:val="0"/>
          <w:color w:val="auto"/>
          <w:sz w:val="22"/>
          <w:szCs w:val="22"/>
        </w:rPr>
        <w:instrText xml:space="preserve"> SEQ Figure \* ARABIC </w:instrText>
      </w:r>
      <w:r w:rsidRPr="003811CA">
        <w:rPr>
          <w:bCs w:val="0"/>
          <w:color w:val="auto"/>
          <w:sz w:val="22"/>
          <w:szCs w:val="22"/>
        </w:rPr>
        <w:fldChar w:fldCharType="separate"/>
      </w:r>
      <w:r>
        <w:rPr>
          <w:bCs w:val="0"/>
          <w:noProof/>
          <w:color w:val="auto"/>
          <w:sz w:val="22"/>
          <w:szCs w:val="22"/>
        </w:rPr>
        <w:t>3</w:t>
      </w:r>
      <w:r w:rsidRPr="003811CA">
        <w:rPr>
          <w:bCs w:val="0"/>
          <w:color w:val="auto"/>
          <w:sz w:val="22"/>
          <w:szCs w:val="22"/>
        </w:rPr>
        <w:fldChar w:fldCharType="end"/>
      </w:r>
      <w:r w:rsidRPr="003811CA">
        <w:rPr>
          <w:b w:val="0"/>
          <w:bCs w:val="0"/>
          <w:color w:val="auto"/>
          <w:sz w:val="22"/>
          <w:szCs w:val="22"/>
        </w:rPr>
        <w:t xml:space="preserve">: Graph of van der Waals potential with and without the application of the </w:t>
      </w:r>
      <w:r>
        <w:rPr>
          <w:b w:val="0"/>
          <w:bCs w:val="0"/>
          <w:color w:val="auto"/>
          <w:sz w:val="22"/>
          <w:szCs w:val="22"/>
        </w:rPr>
        <w:t>SWITCH</w:t>
      </w:r>
      <w:r w:rsidRPr="003811CA">
        <w:rPr>
          <w:b w:val="0"/>
          <w:bCs w:val="0"/>
          <w:color w:val="auto"/>
          <w:sz w:val="22"/>
          <w:szCs w:val="22"/>
        </w:rPr>
        <w:t xml:space="preserve"> function</w:t>
      </w:r>
      <w:r>
        <w:rPr>
          <w:b w:val="0"/>
          <w:bCs w:val="0"/>
          <w:color w:val="auto"/>
          <w:sz w:val="22"/>
          <w:szCs w:val="22"/>
        </w:rPr>
        <w:t xml:space="preserve"> in MARTINI force field</w:t>
      </w:r>
      <w:r w:rsidRPr="003811CA">
        <w:rPr>
          <w:b w:val="0"/>
          <w:bCs w:val="0"/>
          <w:color w:val="auto"/>
          <w:sz w:val="22"/>
          <w:szCs w:val="22"/>
        </w:rPr>
        <w:t xml:space="preserve">. With the </w:t>
      </w:r>
      <w:r>
        <w:rPr>
          <w:b w:val="0"/>
          <w:bCs w:val="0"/>
          <w:color w:val="auto"/>
          <w:sz w:val="22"/>
          <w:szCs w:val="22"/>
        </w:rPr>
        <w:t>SWITCH</w:t>
      </w:r>
      <w:r w:rsidRPr="003811CA">
        <w:rPr>
          <w:b w:val="0"/>
          <w:bCs w:val="0"/>
          <w:color w:val="auto"/>
          <w:sz w:val="22"/>
          <w:szCs w:val="22"/>
        </w:rPr>
        <w:t xml:space="preserve"> f</w:t>
      </w:r>
      <w:r>
        <w:rPr>
          <w:b w:val="0"/>
          <w:bCs w:val="0"/>
          <w:color w:val="auto"/>
          <w:sz w:val="22"/>
          <w:szCs w:val="22"/>
        </w:rPr>
        <w:t>unction active, the potential is smoothly</w:t>
      </w:r>
      <w:r w:rsidRPr="003811CA">
        <w:rPr>
          <w:b w:val="0"/>
          <w:bCs w:val="0"/>
          <w:color w:val="auto"/>
          <w:sz w:val="22"/>
          <w:szCs w:val="22"/>
        </w:rPr>
        <w:t xml:space="preserve"> reduced to 0</w:t>
      </w:r>
      <w:r>
        <w:rPr>
          <w:b w:val="0"/>
          <w:bCs w:val="0"/>
          <w:color w:val="auto"/>
          <w:sz w:val="22"/>
          <w:szCs w:val="22"/>
        </w:rPr>
        <w:t>.0</w:t>
      </w:r>
      <w:r w:rsidRPr="003811CA">
        <w:rPr>
          <w:b w:val="0"/>
          <w:bCs w:val="0"/>
          <w:color w:val="auto"/>
          <w:sz w:val="22"/>
          <w:szCs w:val="22"/>
        </w:rPr>
        <w:t xml:space="preserve"> at the </w:t>
      </w:r>
      <w:proofErr w:type="spellStart"/>
      <w:r>
        <w:rPr>
          <w:b w:val="0"/>
          <w:bCs w:val="0"/>
          <w:color w:val="auto"/>
          <w:sz w:val="22"/>
          <w:szCs w:val="22"/>
        </w:rPr>
        <w:t>Rcut</w:t>
      </w:r>
      <w:proofErr w:type="spellEnd"/>
      <w:r w:rsidRPr="003811CA">
        <w:rPr>
          <w:b w:val="0"/>
          <w:bCs w:val="0"/>
          <w:color w:val="auto"/>
          <w:sz w:val="22"/>
          <w:szCs w:val="22"/>
        </w:rPr>
        <w:t xml:space="preserve"> distance. </w:t>
      </w:r>
    </w:p>
    <w:p w14:paraId="7B63504F" w14:textId="77777777" w:rsidR="00BC2499" w:rsidRDefault="00BC2499" w:rsidP="00BC2499"/>
    <w:p w14:paraId="2C0CDF2F" w14:textId="77777777" w:rsidR="00BC2499" w:rsidRDefault="00BC2499" w:rsidP="0063031F">
      <w:pPr>
        <w:pStyle w:val="ListParagraph"/>
        <w:numPr>
          <w:ilvl w:val="0"/>
          <w:numId w:val="28"/>
        </w:numPr>
      </w:pPr>
      <w:proofErr w:type="spellStart"/>
      <w:r>
        <w:rPr>
          <w:rFonts w:ascii="Inconsolata" w:hAnsi="Inconsolata"/>
          <w:b/>
          <w:color w:val="7F7F7F" w:themeColor="text1" w:themeTint="80"/>
          <w:sz w:val="28"/>
        </w:rPr>
        <w:t>SurfaceTension</w:t>
      </w:r>
      <w:proofErr w:type="spellEnd"/>
      <w:r>
        <w:t>: Surface tension will be calculated using virial method according to following equation:</w:t>
      </w:r>
    </w:p>
    <w:p w14:paraId="04DAEAEA" w14:textId="77777777" w:rsidR="00BC2499" w:rsidRDefault="00BC2499" w:rsidP="00BC2499">
      <w:pPr>
        <w:pStyle w:val="ListParagraph"/>
        <w:rPr>
          <w:rFonts w:ascii="Inconsolata" w:hAnsi="Inconsolata"/>
          <w:b/>
          <w:color w:val="7F7F7F" w:themeColor="text1" w:themeTint="80"/>
          <w:sz w:val="28"/>
        </w:rPr>
      </w:pPr>
    </w:p>
    <w:p w14:paraId="5D72C881" w14:textId="77777777" w:rsidR="00BC2499" w:rsidRDefault="00BC2499" w:rsidP="00BC2499">
      <w:pPr>
        <w:pStyle w:val="ListParagraph"/>
      </w:pPr>
      <m:oMathPara>
        <m:oMath>
          <m:r>
            <w:rPr>
              <w:rFonts w:ascii="Cambria Math" w:hAnsi="Cambria Math"/>
            </w:rPr>
            <m:t>γ=</m:t>
          </m:r>
          <m:f>
            <m:fPr>
              <m:ctrlPr>
                <w:ins w:id="483" w:author="3139808605" w:date="2017-04-24T10:18:00Z">
                  <w:rPr>
                    <w:rFonts w:ascii="Cambria Math" w:hAnsi="Cambria Math"/>
                    <w:i/>
                    <w:iCs/>
                    <w:lang w:val="bg-BG"/>
                  </w:rPr>
                </w:ins>
              </m:ctrlPr>
            </m:fPr>
            <m:num>
              <m:r>
                <w:rPr>
                  <w:rFonts w:ascii="Cambria Math" w:hAnsi="Cambria Math"/>
                </w:rPr>
                <m:t>1</m:t>
              </m:r>
            </m:num>
            <m:den>
              <m:r>
                <w:rPr>
                  <w:rFonts w:ascii="Cambria Math" w:hAnsi="Cambria Math"/>
                </w:rPr>
                <m:t>2</m:t>
              </m:r>
              <m:sSub>
                <m:sSubPr>
                  <m:ctrlPr>
                    <w:ins w:id="484" w:author="3139808605" w:date="2017-04-24T10:18:00Z">
                      <w:rPr>
                        <w:rFonts w:ascii="Cambria Math" w:hAnsi="Cambria Math"/>
                        <w:i/>
                        <w:iCs/>
                      </w:rPr>
                    </w:ins>
                  </m:ctrlPr>
                </m:sSubPr>
                <m:e>
                  <m:r>
                    <w:rPr>
                      <w:rFonts w:ascii="Cambria Math" w:hAnsi="Cambria Math"/>
                    </w:rPr>
                    <m:t>A</m:t>
                  </m:r>
                </m:e>
                <m:sub>
                  <m:r>
                    <w:rPr>
                      <w:rFonts w:ascii="Cambria Math" w:hAnsi="Cambria Math"/>
                    </w:rPr>
                    <m:t>xy</m:t>
                  </m:r>
                </m:sub>
              </m:sSub>
            </m:den>
          </m:f>
          <m:nary>
            <m:naryPr>
              <m:ctrlPr>
                <w:ins w:id="485" w:author="3139808605" w:date="2017-04-24T10:18:00Z">
                  <w:rPr>
                    <w:rFonts w:ascii="Cambria Math" w:hAnsi="Cambria Math"/>
                    <w:i/>
                    <w:iCs/>
                    <w:lang w:val="is-IS"/>
                  </w:rPr>
                </w:ins>
              </m:ctrlPr>
            </m:naryPr>
            <m:sub>
              <m:r>
                <w:rPr>
                  <w:rFonts w:ascii="Cambria Math" w:hAnsi="Cambria Math"/>
                </w:rPr>
                <m:t>0</m:t>
              </m:r>
            </m:sub>
            <m:sup>
              <m:r>
                <w:rPr>
                  <w:rFonts w:ascii="Cambria Math" w:hAnsi="Cambria Math"/>
                </w:rPr>
                <m:t>L</m:t>
              </m:r>
            </m:sup>
            <m:e>
              <m:d>
                <m:dPr>
                  <m:ctrlPr>
                    <w:ins w:id="486" w:author="3139808605" w:date="2017-04-24T10:18:00Z">
                      <w:rPr>
                        <w:rFonts w:ascii="Cambria Math" w:hAnsi="Cambria Math"/>
                        <w:i/>
                        <w:iCs/>
                        <w:lang w:val="is-IS"/>
                      </w:rPr>
                    </w:ins>
                  </m:ctrlPr>
                </m:dPr>
                <m:e>
                  <m:sSub>
                    <m:sSubPr>
                      <m:ctrlPr>
                        <w:ins w:id="487" w:author="3139808605" w:date="2017-04-24T10:18:00Z">
                          <w:rPr>
                            <w:rFonts w:ascii="Cambria Math" w:hAnsi="Cambria Math"/>
                            <w:i/>
                            <w:iCs/>
                          </w:rPr>
                        </w:ins>
                      </m:ctrlPr>
                    </m:sSubPr>
                    <m:e>
                      <m:r>
                        <w:rPr>
                          <w:rFonts w:ascii="Cambria Math" w:hAnsi="Cambria Math"/>
                        </w:rPr>
                        <m:t>P</m:t>
                      </m:r>
                    </m:e>
                    <m:sub>
                      <m:r>
                        <w:rPr>
                          <w:rFonts w:ascii="Cambria Math" w:hAnsi="Cambria Math"/>
                        </w:rPr>
                        <m:t>zz</m:t>
                      </m:r>
                    </m:sub>
                  </m:sSub>
                  <m:r>
                    <w:rPr>
                      <w:rFonts w:ascii="Cambria Math" w:hAnsi="Cambria Math"/>
                    </w:rPr>
                    <m:t>-</m:t>
                  </m:r>
                  <m:f>
                    <m:fPr>
                      <m:ctrlPr>
                        <w:ins w:id="488" w:author="3139808605" w:date="2017-04-24T10:18:00Z">
                          <w:rPr>
                            <w:rFonts w:ascii="Cambria Math" w:hAnsi="Cambria Math"/>
                            <w:i/>
                            <w:iCs/>
                            <w:lang w:val="is-IS"/>
                          </w:rPr>
                        </w:ins>
                      </m:ctrlPr>
                    </m:fPr>
                    <m:num>
                      <m:sSub>
                        <m:sSubPr>
                          <m:ctrlPr>
                            <w:ins w:id="489" w:author="3139808605" w:date="2017-04-24T10:18:00Z">
                              <w:rPr>
                                <w:rFonts w:ascii="Cambria Math" w:hAnsi="Cambria Math"/>
                                <w:i/>
                                <w:iCs/>
                              </w:rPr>
                            </w:ins>
                          </m:ctrlPr>
                        </m:sSubPr>
                        <m:e>
                          <m:r>
                            <w:rPr>
                              <w:rFonts w:ascii="Cambria Math" w:hAnsi="Cambria Math"/>
                            </w:rPr>
                            <m:t>P</m:t>
                          </m:r>
                        </m:e>
                        <m:sub>
                          <m:r>
                            <w:rPr>
                              <w:rFonts w:ascii="Cambria Math" w:hAnsi="Cambria Math"/>
                            </w:rPr>
                            <m:t>xx</m:t>
                          </m:r>
                        </m:sub>
                      </m:sSub>
                      <m:r>
                        <w:rPr>
                          <w:rFonts w:ascii="Cambria Math" w:hAnsi="Cambria Math"/>
                        </w:rPr>
                        <m:t>+</m:t>
                      </m:r>
                      <m:sSub>
                        <m:sSubPr>
                          <m:ctrlPr>
                            <w:ins w:id="490" w:author="3139808605" w:date="2017-04-24T10:18:00Z">
                              <w:rPr>
                                <w:rFonts w:ascii="Cambria Math" w:hAnsi="Cambria Math"/>
                                <w:i/>
                                <w:iCs/>
                              </w:rPr>
                            </w:ins>
                          </m:ctrlPr>
                        </m:sSubPr>
                        <m:e>
                          <m:r>
                            <w:rPr>
                              <w:rFonts w:ascii="Cambria Math" w:hAnsi="Cambria Math"/>
                            </w:rPr>
                            <m:t>P</m:t>
                          </m:r>
                        </m:e>
                        <m:sub>
                          <m:r>
                            <w:rPr>
                              <w:rFonts w:ascii="Cambria Math" w:hAnsi="Cambria Math"/>
                            </w:rPr>
                            <m:t>YY</m:t>
                          </m:r>
                        </m:sub>
                      </m:sSub>
                    </m:num>
                    <m:den>
                      <m:r>
                        <w:rPr>
                          <w:rFonts w:ascii="Cambria Math" w:hAnsi="Cambria Math"/>
                          <w:lang w:val="is-IS"/>
                        </w:rPr>
                        <m:t>2</m:t>
                      </m:r>
                    </m:den>
                  </m:f>
                </m:e>
              </m:d>
            </m:e>
          </m:nary>
          <m:r>
            <w:rPr>
              <w:rFonts w:ascii="Cambria Math" w:hAnsi="Cambria Math"/>
            </w:rPr>
            <m:t>dz</m:t>
          </m:r>
        </m:oMath>
      </m:oMathPara>
    </w:p>
    <w:p w14:paraId="1782F13B" w14:textId="77777777" w:rsidR="00BC2499" w:rsidRDefault="00BC2499" w:rsidP="00BC2499">
      <w:pPr>
        <w:jc w:val="center"/>
      </w:pPr>
      <w:r>
        <w:rPr>
          <w:noProof/>
        </w:rPr>
        <w:drawing>
          <wp:inline distT="0" distB="0" distL="0" distR="0" wp14:anchorId="31C6C570" wp14:editId="319121EB">
            <wp:extent cx="4572000" cy="1590292"/>
            <wp:effectExtent l="0" t="0" r="0" b="10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J_0_9.dat.tga"/>
                    <pic:cNvPicPr/>
                  </pic:nvPicPr>
                  <pic:blipFill rotWithShape="1">
                    <a:blip r:embed="rId66">
                      <a:extLst>
                        <a:ext uri="{28A0092B-C50C-407E-A947-70E740481C1C}">
                          <a14:useLocalDpi xmlns:a14="http://schemas.microsoft.com/office/drawing/2010/main" val="0"/>
                        </a:ext>
                      </a:extLst>
                    </a:blip>
                    <a:srcRect t="33043" b="32173"/>
                    <a:stretch/>
                  </pic:blipFill>
                  <pic:spPr bwMode="auto">
                    <a:xfrm>
                      <a:off x="0" y="0"/>
                      <a:ext cx="4572000" cy="1590292"/>
                    </a:xfrm>
                    <a:prstGeom prst="rect">
                      <a:avLst/>
                    </a:prstGeom>
                    <a:ln>
                      <a:noFill/>
                    </a:ln>
                    <a:extLst>
                      <a:ext uri="{53640926-AAD7-44D8-BBD7-CCE9431645EC}">
                        <a14:shadowObscured xmlns:a14="http://schemas.microsoft.com/office/drawing/2010/main"/>
                      </a:ext>
                    </a:extLst>
                  </pic:spPr>
                </pic:pic>
              </a:graphicData>
            </a:graphic>
          </wp:inline>
        </w:drawing>
      </w:r>
    </w:p>
    <w:p w14:paraId="156D1B49" w14:textId="77777777" w:rsidR="00BC2499" w:rsidRDefault="00BC2499" w:rsidP="00BC2499">
      <w:pPr>
        <w:outlineLvl w:val="0"/>
        <w:rPr>
          <w:b/>
          <w:sz w:val="28"/>
        </w:rPr>
      </w:pPr>
    </w:p>
    <w:p w14:paraId="15BC7180" w14:textId="77777777" w:rsidR="00BC2499" w:rsidRDefault="00BC2499" w:rsidP="00BC2499">
      <w:pPr>
        <w:outlineLvl w:val="0"/>
        <w:rPr>
          <w:b/>
          <w:sz w:val="28"/>
        </w:rPr>
      </w:pPr>
      <w:r>
        <w:rPr>
          <w:b/>
          <w:sz w:val="28"/>
        </w:rPr>
        <w:t>How to Get Help/Technical Support</w:t>
      </w:r>
      <w:r w:rsidRPr="00BB2C9E">
        <w:rPr>
          <w:b/>
          <w:sz w:val="28"/>
        </w:rPr>
        <w:t xml:space="preserve"> </w:t>
      </w:r>
    </w:p>
    <w:p w14:paraId="795AF4E4" w14:textId="77777777" w:rsidR="00FE068E" w:rsidRDefault="00BC2499">
      <w:r>
        <w:t xml:space="preserve">Please, send an email to </w:t>
      </w:r>
      <w:r w:rsidRPr="00176684">
        <w:rPr>
          <w:b/>
          <w:bCs/>
          <w:i/>
          <w:iCs/>
        </w:rPr>
        <w:t>gomc@eng.wayne.ed</w:t>
      </w:r>
      <w:r>
        <w:t>u</w:t>
      </w:r>
      <w:r>
        <w:fldChar w:fldCharType="begin"/>
      </w:r>
      <w:r>
        <w:instrText xml:space="preserve"> ADDIN EN.REFLIST </w:instrText>
      </w:r>
      <w:r>
        <w:fldChar w:fldCharType="end"/>
      </w:r>
    </w:p>
    <w:sectPr w:rsidR="00FE068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hloe Luyet" w:date="2016-12-25T14:50:00Z" w:initials="CL">
    <w:p w14:paraId="27CF121C" w14:textId="77777777" w:rsidR="00587CB2" w:rsidRDefault="00587CB2" w:rsidP="00BC2499">
      <w:pPr>
        <w:pStyle w:val="CommentText"/>
      </w:pPr>
      <w:r>
        <w:rPr>
          <w:rStyle w:val="CommentReference"/>
        </w:rPr>
        <w:annotationRef/>
      </w:r>
      <w:r>
        <w:t xml:space="preserve">Every time you write these sections, I think you should specify that they are supposed to be typing into the terminal, which is where they’re typing, </w:t>
      </w:r>
      <w:proofErr w:type="gramStart"/>
      <w:r>
        <w:t>right?.</w:t>
      </w:r>
      <w:proofErr w:type="gramEnd"/>
      <w:r>
        <w:t xml:space="preserve"> Confused me a little.</w:t>
      </w:r>
    </w:p>
  </w:comment>
  <w:comment w:id="1" w:author="Chloe Luyet" w:date="2016-12-25T23:06:00Z" w:initials="CL">
    <w:p w14:paraId="4DF67890" w14:textId="77777777" w:rsidR="00587CB2" w:rsidRDefault="00587CB2" w:rsidP="00BC2499">
      <w:pPr>
        <w:pStyle w:val="CommentText"/>
      </w:pPr>
      <w:r>
        <w:rPr>
          <w:rStyle w:val="CommentReference"/>
        </w:rPr>
        <w:annotationRef/>
      </w:r>
      <w:r>
        <w:t>Here’s another example of where I would suggest specifying that the user is typing a command into a terminal window, if that is actually what is happening.</w:t>
      </w:r>
    </w:p>
  </w:comment>
  <w:comment w:id="2" w:author="Chloe Luyet" w:date="2016-12-25T23:11:00Z" w:initials="CL">
    <w:p w14:paraId="037C1597" w14:textId="77777777" w:rsidR="00587CB2" w:rsidRDefault="00587CB2" w:rsidP="00BC2499">
      <w:pPr>
        <w:pStyle w:val="CommentText"/>
      </w:pPr>
      <w:r>
        <w:rPr>
          <w:rStyle w:val="CommentReference"/>
        </w:rPr>
        <w:annotationRef/>
      </w:r>
      <w:r>
        <w:t>Is this something that you discuss more in the manual yourself?  Can you tell them where you talk about it again?  A page number or appendix or something?</w:t>
      </w:r>
    </w:p>
  </w:comment>
  <w:comment w:id="3" w:author="Chloe Luyet" w:date="2016-12-25T23:19:00Z" w:initials="CL">
    <w:p w14:paraId="4A54FD33" w14:textId="77777777" w:rsidR="00587CB2" w:rsidRDefault="00587CB2" w:rsidP="00BC2499">
      <w:pPr>
        <w:pStyle w:val="CommentText"/>
      </w:pPr>
      <w:r>
        <w:rPr>
          <w:rStyle w:val="CommentReference"/>
        </w:rPr>
        <w:annotationRef/>
      </w:r>
      <w:r>
        <w:t xml:space="preserve">I really like how you made this font different </w:t>
      </w:r>
      <w:r>
        <w:sym w:font="Wingdings" w:char="F04A"/>
      </w:r>
    </w:p>
  </w:comment>
  <w:comment w:id="4" w:author="Chloe Luyet" w:date="2016-12-25T23:21:00Z" w:initials="CL">
    <w:p w14:paraId="398261F9" w14:textId="77777777" w:rsidR="00587CB2" w:rsidRDefault="00587CB2" w:rsidP="00BC2499">
      <w:pPr>
        <w:pStyle w:val="CommentText"/>
      </w:pPr>
      <w:r>
        <w:rPr>
          <w:rStyle w:val="CommentReference"/>
        </w:rPr>
        <w:annotationRef/>
      </w:r>
      <w:r>
        <w:t>Shouldn’t this have the same font and color as the previous uses of REMARK?</w:t>
      </w:r>
    </w:p>
  </w:comment>
  <w:comment w:id="5" w:author="Chloe Luyet" w:date="2016-12-25T23:23:00Z" w:initials="CL">
    <w:p w14:paraId="59F55C21" w14:textId="77777777" w:rsidR="00587CB2" w:rsidRDefault="00587CB2" w:rsidP="00BC2499">
      <w:pPr>
        <w:pStyle w:val="CommentText"/>
      </w:pPr>
      <w:r>
        <w:rPr>
          <w:rStyle w:val="CommentReference"/>
        </w:rPr>
        <w:annotationRef/>
      </w:r>
      <w:r>
        <w:t>Is the formatting very important in the PDB files?  Would it be useful to mention WHY you are telling the user that the keyword ‘ATOM’ is always followed by two spaces?</w:t>
      </w:r>
    </w:p>
  </w:comment>
  <w:comment w:id="6" w:author="Chloe Luyet" w:date="2016-12-25T23:35:00Z" w:initials="CL">
    <w:p w14:paraId="34DC538D" w14:textId="77777777" w:rsidR="00587CB2" w:rsidRDefault="00587CB2" w:rsidP="00BC2499">
      <w:pPr>
        <w:pStyle w:val="CommentText"/>
      </w:pPr>
      <w:r>
        <w:rPr>
          <w:rStyle w:val="CommentReference"/>
        </w:rPr>
        <w:annotationRef/>
      </w:r>
      <w:r>
        <w:t>“whole” and “fractional” decimal digits?</w:t>
      </w:r>
    </w:p>
  </w:comment>
  <w:comment w:id="7" w:author="Chloe Luyet" w:date="2017-01-02T11:00:00Z" w:initials="CL">
    <w:p w14:paraId="037E21D7" w14:textId="77777777" w:rsidR="00587CB2" w:rsidRDefault="00587CB2" w:rsidP="00BC2499">
      <w:pPr>
        <w:pStyle w:val="CommentText"/>
      </w:pPr>
      <w:r>
        <w:rPr>
          <w:rStyle w:val="CommentReference"/>
        </w:rPr>
        <w:annotationRef/>
      </w:r>
      <w:r>
        <w:t>I added the “</w:t>
      </w:r>
      <w:proofErr w:type="spellStart"/>
      <w:r>
        <w:t>st</w:t>
      </w:r>
      <w:proofErr w:type="spellEnd"/>
      <w:r>
        <w:t>” superscript cause I think that is what you were trying to say…</w:t>
      </w:r>
    </w:p>
  </w:comment>
  <w:comment w:id="8" w:author="Chloe Luyet" w:date="2017-01-02T11:08:00Z" w:initials="CL">
    <w:p w14:paraId="18E4F1E0" w14:textId="77777777" w:rsidR="00587CB2" w:rsidRDefault="00587CB2" w:rsidP="00BC2499">
      <w:pPr>
        <w:pStyle w:val="CommentText"/>
      </w:pPr>
      <w:r>
        <w:rPr>
          <w:rStyle w:val="CommentReference"/>
        </w:rPr>
        <w:annotationRef/>
      </w:r>
      <w:r>
        <w:t xml:space="preserve">This is a major transition from overview to implementation of the PDB file. Instead of doing “First,” “Next,” etc., might consider bullet points or numbering to break up the manual and make it easier to </w:t>
      </w:r>
      <w:proofErr w:type="gramStart"/>
      <w:r>
        <w:t>follow..</w:t>
      </w:r>
      <w:proofErr w:type="gramEnd"/>
      <w:r>
        <w:t xml:space="preserve"> I’ve tried to take this suggestion in the changes made from “here” and below.</w:t>
      </w:r>
    </w:p>
  </w:comment>
  <w:comment w:id="9" w:author="Chloe Luyet" w:date="2017-01-03T11:16:00Z" w:initials="CL">
    <w:p w14:paraId="221FDDC4" w14:textId="77777777" w:rsidR="00587CB2" w:rsidRDefault="00587CB2" w:rsidP="00BC2499">
      <w:pPr>
        <w:pStyle w:val="CommentText"/>
      </w:pPr>
      <w:r>
        <w:rPr>
          <w:rStyle w:val="CommentReference"/>
        </w:rPr>
        <w:annotationRef/>
      </w:r>
      <w:proofErr w:type="gramStart"/>
      <w:r>
        <w:t>OOOOPS!.</w:t>
      </w:r>
      <w:proofErr w:type="gramEnd"/>
      <w:r>
        <w:t xml:space="preserve"> Sorry, I get it now </w:t>
      </w:r>
      <w:proofErr w:type="spellStart"/>
      <w:r>
        <w:t>haha</w:t>
      </w:r>
      <w:proofErr w:type="spellEnd"/>
    </w:p>
  </w:comment>
  <w:comment w:id="10" w:author="Chloe Luyet" w:date="2017-01-03T11:20:00Z" w:initials="CL">
    <w:p w14:paraId="3B8B754E" w14:textId="77777777" w:rsidR="00587CB2" w:rsidRDefault="00587CB2" w:rsidP="00BC2499">
      <w:pPr>
        <w:pStyle w:val="CommentText"/>
      </w:pPr>
      <w:r>
        <w:rPr>
          <w:rStyle w:val="CommentReference"/>
        </w:rPr>
        <w:annotationRef/>
      </w:r>
      <w:r>
        <w:t>Perhaps, instead of listing all the “contributions” all at once, you could put display them (for either the first or the second time) in the sections describing them below so they are easier to reference.</w:t>
      </w:r>
    </w:p>
  </w:comment>
  <w:comment w:id="48" w:author="Chloe Luyet" w:date="2017-01-05T20:38:00Z" w:initials="CL">
    <w:p w14:paraId="702007A7" w14:textId="77777777" w:rsidR="00587CB2" w:rsidRDefault="00587CB2" w:rsidP="00BC2499">
      <w:pPr>
        <w:pStyle w:val="CommentText"/>
      </w:pPr>
      <w:r>
        <w:rPr>
          <w:rStyle w:val="CommentReference"/>
        </w:rPr>
        <w:annotationRef/>
      </w:r>
      <w:r>
        <w:t>Why would it be “odd”?  Maybe explain what it should look like/what it is expected to look like.  THEN you can say why it doesn’t yield a value that is anticipated.</w:t>
      </w:r>
    </w:p>
  </w:comment>
  <w:comment w:id="49" w:author="Chloe Luyet" w:date="2017-01-05T20:47:00Z" w:initials="CL">
    <w:p w14:paraId="17D2751A" w14:textId="77777777" w:rsidR="00587CB2" w:rsidRDefault="00587CB2" w:rsidP="00BC2499">
      <w:pPr>
        <w:pStyle w:val="CommentText"/>
      </w:pPr>
      <w:r>
        <w:rPr>
          <w:rStyle w:val="CommentReference"/>
        </w:rPr>
        <w:annotationRef/>
      </w:r>
      <w:r>
        <w:t>Is “this” the Urey-Bradley potential function?  Or something else?  Maybe, don’t use “This” so many times.</w:t>
      </w:r>
    </w:p>
  </w:comment>
  <w:comment w:id="50" w:author="Chloe Luyet" w:date="2017-01-05T20:57:00Z" w:initials="CL">
    <w:p w14:paraId="7FE31B6B" w14:textId="77777777" w:rsidR="00587CB2" w:rsidRDefault="00587CB2" w:rsidP="00BC2499">
      <w:pPr>
        <w:pStyle w:val="CommentText"/>
      </w:pPr>
      <w:r>
        <w:rPr>
          <w:rStyle w:val="CommentReference"/>
        </w:rPr>
        <w:annotationRef/>
      </w:r>
      <w:r>
        <w:t>Ends of the dihedrals?  Could you add “ends of the dihedrals”?</w:t>
      </w:r>
    </w:p>
  </w:comment>
  <w:comment w:id="51" w:author="Chloe Luyet" w:date="2017-01-05T22:43:00Z" w:initials="CL">
    <w:p w14:paraId="469FC1D2" w14:textId="77777777" w:rsidR="00587CB2" w:rsidRDefault="00587CB2" w:rsidP="00BC2499">
      <w:pPr>
        <w:pStyle w:val="CommentText"/>
      </w:pPr>
      <w:r>
        <w:rPr>
          <w:rStyle w:val="CommentReference"/>
        </w:rPr>
        <w:annotationRef/>
      </w:r>
      <w:r>
        <w:t>Another way to reword this???  Doesn’t make sense as written.</w:t>
      </w:r>
    </w:p>
  </w:comment>
  <w:comment w:id="53" w:author="Chloe Luyet" w:date="2017-01-09T13:41:00Z" w:initials="CL">
    <w:p w14:paraId="79DB6921" w14:textId="77777777" w:rsidR="00587CB2" w:rsidRDefault="00587CB2" w:rsidP="00BC2499">
      <w:pPr>
        <w:pStyle w:val="CommentText"/>
      </w:pPr>
      <w:r>
        <w:rPr>
          <w:rStyle w:val="CommentReference"/>
        </w:rPr>
        <w:annotationRef/>
      </w:r>
      <w:r>
        <w:t>If I could make a suggestion, it would be to point out/highlight key ideas that you might’ve covered in the previous sections of the manual…But I know you’re publishing it today, so you probably don’t have time for that.</w:t>
      </w:r>
    </w:p>
  </w:comment>
  <w:comment w:id="54" w:author="Chloe Luyet" w:date="2017-01-09T13:44:00Z" w:initials="CL">
    <w:p w14:paraId="715D2101" w14:textId="77777777" w:rsidR="00587CB2" w:rsidRDefault="00587CB2" w:rsidP="00BC2499">
      <w:pPr>
        <w:pStyle w:val="CommentText"/>
      </w:pPr>
      <w:r>
        <w:rPr>
          <w:rStyle w:val="CommentReference"/>
        </w:rPr>
        <w:annotationRef/>
      </w:r>
      <w:r>
        <w:t xml:space="preserve">NIIICE </w:t>
      </w:r>
      <w:r>
        <w:sym w:font="Wingdings" w:char="F04A"/>
      </w:r>
      <w:r>
        <w:t xml:space="preserve">  I LIKE THIS</w:t>
      </w:r>
    </w:p>
    <w:p w14:paraId="1CC813AF" w14:textId="77777777" w:rsidR="00587CB2" w:rsidRDefault="00587CB2" w:rsidP="00BC2499">
      <w:pPr>
        <w:pStyle w:val="CommentText"/>
      </w:pPr>
    </w:p>
  </w:comment>
  <w:comment w:id="55" w:author="Chloe Luyet" w:date="2017-01-09T13:49:00Z" w:initials="CL">
    <w:p w14:paraId="42A7DED7" w14:textId="77777777" w:rsidR="00587CB2" w:rsidRDefault="00587CB2" w:rsidP="00BC2499">
      <w:pPr>
        <w:pStyle w:val="CommentText"/>
      </w:pPr>
      <w:r>
        <w:rPr>
          <w:rStyle w:val="CommentReference"/>
        </w:rPr>
        <w:annotationRef/>
      </w:r>
      <w:r>
        <w:t xml:space="preserve">Explain what this means?  I know it was mentioned before (earlier in the manual), but I never caught what it meant, exactly?  Does it mean that the values only apply to the </w:t>
      </w:r>
      <w:proofErr w:type="spellStart"/>
      <w:r>
        <w:t>timestep</w:t>
      </w:r>
      <w:proofErr w:type="spellEnd"/>
      <w:r>
        <w:t xml:space="preserve"> at which the program is running and will change as the program runs for more time?</w:t>
      </w:r>
    </w:p>
  </w:comment>
  <w:comment w:id="56" w:author="Chloe Luyet" w:date="2017-01-09T18:41:00Z" w:initials="CL">
    <w:p w14:paraId="3D1CB5C6" w14:textId="77777777" w:rsidR="00587CB2" w:rsidRDefault="00587CB2" w:rsidP="00BC2499">
      <w:pPr>
        <w:pStyle w:val="CommentText"/>
      </w:pPr>
      <w:r>
        <w:rPr>
          <w:rStyle w:val="CommentReference"/>
        </w:rPr>
        <w:annotationRef/>
      </w:r>
      <w:r>
        <w:t>I think you should highlight this somehow because it’s a brief and useful outline.</w:t>
      </w:r>
    </w:p>
  </w:comment>
  <w:comment w:id="57" w:author="Chloe Luyet" w:date="2017-01-09T18:45:00Z" w:initials="CL">
    <w:p w14:paraId="11763457" w14:textId="77777777" w:rsidR="00587CB2" w:rsidRDefault="00587CB2" w:rsidP="00BC2499">
      <w:pPr>
        <w:pStyle w:val="CommentText"/>
      </w:pPr>
      <w:r>
        <w:rPr>
          <w:rStyle w:val="CommentReference"/>
        </w:rPr>
        <w:annotationRef/>
      </w:r>
      <w:r>
        <w:t xml:space="preserve"> Where are they running this?  In the terminal OR in </w:t>
      </w:r>
      <w:proofErr w:type="spellStart"/>
      <w:r>
        <w:t>TKConsole</w:t>
      </w:r>
      <w:proofErr w:type="spellEnd"/>
      <w:r>
        <w:t>?</w:t>
      </w:r>
    </w:p>
  </w:comment>
  <w:comment w:id="190" w:author="Chloe Luyet" w:date="2017-01-09T20:27:00Z" w:initials="CL">
    <w:p w14:paraId="7EC2A50D" w14:textId="77777777" w:rsidR="00587CB2" w:rsidRDefault="00587CB2" w:rsidP="00BC2499">
      <w:pPr>
        <w:pStyle w:val="CommentText"/>
      </w:pPr>
      <w:r>
        <w:rPr>
          <w:rStyle w:val="CommentReference"/>
        </w:rPr>
        <w:annotationRef/>
      </w:r>
      <w:r>
        <w:t>You say “with” the SHIFT function active twice.  One of them should be “WITHOUT”, right?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CF121C" w15:done="0"/>
  <w15:commentEx w15:paraId="4DF67890" w15:done="0"/>
  <w15:commentEx w15:paraId="037C1597" w15:done="0"/>
  <w15:commentEx w15:paraId="4A54FD33" w15:done="0"/>
  <w15:commentEx w15:paraId="398261F9" w15:done="0"/>
  <w15:commentEx w15:paraId="59F55C21" w15:done="0"/>
  <w15:commentEx w15:paraId="34DC538D" w15:done="0"/>
  <w15:commentEx w15:paraId="037E21D7" w15:done="0"/>
  <w15:commentEx w15:paraId="18E4F1E0" w15:done="0"/>
  <w15:commentEx w15:paraId="221FDDC4" w15:done="0"/>
  <w15:commentEx w15:paraId="3B8B754E" w15:done="0"/>
  <w15:commentEx w15:paraId="702007A7" w15:done="0"/>
  <w15:commentEx w15:paraId="17D2751A" w15:done="0"/>
  <w15:commentEx w15:paraId="7FE31B6B" w15:done="0"/>
  <w15:commentEx w15:paraId="469FC1D2" w15:done="0"/>
  <w15:commentEx w15:paraId="79DB6921" w15:done="0"/>
  <w15:commentEx w15:paraId="1CC813AF" w15:done="0"/>
  <w15:commentEx w15:paraId="42A7DED7" w15:done="0"/>
  <w15:commentEx w15:paraId="3D1CB5C6" w15:done="0"/>
  <w15:commentEx w15:paraId="11763457" w15:done="0"/>
  <w15:commentEx w15:paraId="7EC2A50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PMingLiU">
    <w:panose1 w:val="02020500000000000000"/>
    <w:charset w:val="88"/>
    <w:family w:val="auto"/>
    <w:pitch w:val="variable"/>
    <w:sig w:usb0="A00002FF" w:usb1="28CFFCFA" w:usb2="00000016" w:usb3="00000000" w:csb0="00100001" w:csb1="00000000"/>
  </w:font>
  <w:font w:name="Inconsolata">
    <w:altName w:val="Lucida Console"/>
    <w:panose1 w:val="00000000000000000000"/>
    <w:charset w:val="00"/>
    <w:family w:val="modern"/>
    <w:notTrueType/>
    <w:pitch w:val="fixed"/>
    <w:sig w:usb0="00000001" w:usb1="0000016B" w:usb2="00000000" w:usb3="00000000" w:csb0="00000013" w:csb1="00000000"/>
  </w:font>
  <w:font w:name="Lucida Console">
    <w:panose1 w:val="020B0609040504020204"/>
    <w:charset w:val="00"/>
    <w:family w:val="auto"/>
    <w:pitch w:val="variable"/>
    <w:sig w:usb0="8000028F" w:usb1="00001800" w:usb2="00000000" w:usb3="00000000" w:csb0="0000001F"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Menlo Regular">
    <w:altName w:val="Menlo"/>
    <w:charset w:val="00"/>
    <w:family w:val="auto"/>
    <w:pitch w:val="variable"/>
    <w:sig w:usb0="E60022FF" w:usb1="D200F9FB" w:usb2="02000028" w:usb3="00000000" w:csb0="000001DF" w:csb1="00000000"/>
  </w:font>
  <w:font w:name="greek">
    <w:altName w:val="Times New Roman"/>
    <w:panose1 w:val="00000000000000000000"/>
    <w:charset w:val="00"/>
    <w:family w:val="auto"/>
    <w:notTrueType/>
    <w:pitch w:val="default"/>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D1577"/>
    <w:multiLevelType w:val="hybridMultilevel"/>
    <w:tmpl w:val="609E1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715499"/>
    <w:multiLevelType w:val="hybridMultilevel"/>
    <w:tmpl w:val="5C84B6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7E0FDD"/>
    <w:multiLevelType w:val="hybridMultilevel"/>
    <w:tmpl w:val="6A049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87386C"/>
    <w:multiLevelType w:val="hybridMultilevel"/>
    <w:tmpl w:val="B0A427E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773262"/>
    <w:multiLevelType w:val="hybridMultilevel"/>
    <w:tmpl w:val="87E4DF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3E012D"/>
    <w:multiLevelType w:val="hybridMultilevel"/>
    <w:tmpl w:val="9BA6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626D07"/>
    <w:multiLevelType w:val="hybridMultilevel"/>
    <w:tmpl w:val="B412A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0E41ED"/>
    <w:multiLevelType w:val="hybridMultilevel"/>
    <w:tmpl w:val="C14E5180"/>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475555"/>
    <w:multiLevelType w:val="hybridMultilevel"/>
    <w:tmpl w:val="DCD8DD8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E919D5"/>
    <w:multiLevelType w:val="hybridMultilevel"/>
    <w:tmpl w:val="80861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B53642"/>
    <w:multiLevelType w:val="hybridMultilevel"/>
    <w:tmpl w:val="889AD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580B48"/>
    <w:multiLevelType w:val="hybridMultilevel"/>
    <w:tmpl w:val="01509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027495"/>
    <w:multiLevelType w:val="hybridMultilevel"/>
    <w:tmpl w:val="B5DA1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4F2CB7"/>
    <w:multiLevelType w:val="hybridMultilevel"/>
    <w:tmpl w:val="2CBCA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E00A1C"/>
    <w:multiLevelType w:val="hybridMultilevel"/>
    <w:tmpl w:val="F41A1F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960331"/>
    <w:multiLevelType w:val="hybridMultilevel"/>
    <w:tmpl w:val="56B6E0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81D4784"/>
    <w:multiLevelType w:val="hybridMultilevel"/>
    <w:tmpl w:val="C736FB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2E733F3"/>
    <w:multiLevelType w:val="hybridMultilevel"/>
    <w:tmpl w:val="6C8CAD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75587D"/>
    <w:multiLevelType w:val="hybridMultilevel"/>
    <w:tmpl w:val="0F7A00FE"/>
    <w:lvl w:ilvl="0" w:tplc="6E52D074">
      <w:start w:val="1"/>
      <w:numFmt w:val="bullet"/>
      <w:lvlText w:val=""/>
      <w:lvlJc w:val="left"/>
      <w:pPr>
        <w:ind w:left="720" w:hanging="360"/>
      </w:pPr>
      <w:rPr>
        <w:rFonts w:ascii="Symbol" w:hAnsi="Symbol" w:hint="default"/>
        <w:sz w:val="24"/>
        <w:szCs w:val="28"/>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9">
    <w:nsid w:val="5A8D13B5"/>
    <w:multiLevelType w:val="hybridMultilevel"/>
    <w:tmpl w:val="908CF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4769EA"/>
    <w:multiLevelType w:val="hybridMultilevel"/>
    <w:tmpl w:val="3C48EB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0F593E"/>
    <w:multiLevelType w:val="hybridMultilevel"/>
    <w:tmpl w:val="CF5815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4125F77"/>
    <w:multiLevelType w:val="hybridMultilevel"/>
    <w:tmpl w:val="28687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DD4E17"/>
    <w:multiLevelType w:val="hybridMultilevel"/>
    <w:tmpl w:val="FC6C6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E44E15"/>
    <w:multiLevelType w:val="hybridMultilevel"/>
    <w:tmpl w:val="F6329F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35194B"/>
    <w:multiLevelType w:val="hybridMultilevel"/>
    <w:tmpl w:val="F07456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0262D1"/>
    <w:multiLevelType w:val="hybridMultilevel"/>
    <w:tmpl w:val="605E6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140C92"/>
    <w:multiLevelType w:val="hybridMultilevel"/>
    <w:tmpl w:val="54E89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4257F5"/>
    <w:multiLevelType w:val="hybridMultilevel"/>
    <w:tmpl w:val="DD9438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11"/>
  </w:num>
  <w:num w:numId="4">
    <w:abstractNumId w:val="1"/>
  </w:num>
  <w:num w:numId="5">
    <w:abstractNumId w:val="13"/>
  </w:num>
  <w:num w:numId="6">
    <w:abstractNumId w:val="9"/>
  </w:num>
  <w:num w:numId="7">
    <w:abstractNumId w:val="19"/>
  </w:num>
  <w:num w:numId="8">
    <w:abstractNumId w:val="12"/>
  </w:num>
  <w:num w:numId="9">
    <w:abstractNumId w:val="0"/>
  </w:num>
  <w:num w:numId="10">
    <w:abstractNumId w:val="5"/>
  </w:num>
  <w:num w:numId="11">
    <w:abstractNumId w:val="4"/>
  </w:num>
  <w:num w:numId="12">
    <w:abstractNumId w:val="20"/>
  </w:num>
  <w:num w:numId="13">
    <w:abstractNumId w:val="23"/>
  </w:num>
  <w:num w:numId="14">
    <w:abstractNumId w:val="6"/>
  </w:num>
  <w:num w:numId="15">
    <w:abstractNumId w:val="10"/>
  </w:num>
  <w:num w:numId="16">
    <w:abstractNumId w:val="18"/>
  </w:num>
  <w:num w:numId="17">
    <w:abstractNumId w:val="8"/>
  </w:num>
  <w:num w:numId="18">
    <w:abstractNumId w:val="25"/>
  </w:num>
  <w:num w:numId="19">
    <w:abstractNumId w:val="22"/>
  </w:num>
  <w:num w:numId="20">
    <w:abstractNumId w:val="28"/>
  </w:num>
  <w:num w:numId="21">
    <w:abstractNumId w:val="26"/>
  </w:num>
  <w:num w:numId="22">
    <w:abstractNumId w:val="17"/>
  </w:num>
  <w:num w:numId="23">
    <w:abstractNumId w:val="27"/>
  </w:num>
  <w:num w:numId="24">
    <w:abstractNumId w:val="7"/>
  </w:num>
  <w:num w:numId="25">
    <w:abstractNumId w:val="16"/>
  </w:num>
  <w:num w:numId="26">
    <w:abstractNumId w:val="3"/>
  </w:num>
  <w:num w:numId="27">
    <w:abstractNumId w:val="21"/>
  </w:num>
  <w:num w:numId="28">
    <w:abstractNumId w:val="2"/>
  </w:num>
  <w:num w:numId="29">
    <w:abstractNumId w:val="15"/>
  </w:num>
  <w:numIdMacAtCleanup w:val="29"/>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loe Luyet">
    <w15:presenceInfo w15:providerId="None" w15:userId="Chloe Luyet"/>
  </w15:person>
  <w15:person w15:author="3139808605">
    <w15:presenceInfo w15:providerId="Windows Live" w15:userId="fec0397a050ae8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revisionView w:markup="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499"/>
    <w:rsid w:val="00062903"/>
    <w:rsid w:val="0010490C"/>
    <w:rsid w:val="00120506"/>
    <w:rsid w:val="00170FFE"/>
    <w:rsid w:val="00190E71"/>
    <w:rsid w:val="001B16A3"/>
    <w:rsid w:val="00207028"/>
    <w:rsid w:val="00272A13"/>
    <w:rsid w:val="0029255F"/>
    <w:rsid w:val="002E0C5C"/>
    <w:rsid w:val="0030572D"/>
    <w:rsid w:val="003462E7"/>
    <w:rsid w:val="0035336F"/>
    <w:rsid w:val="00395241"/>
    <w:rsid w:val="003F7337"/>
    <w:rsid w:val="004234A2"/>
    <w:rsid w:val="004C5AE8"/>
    <w:rsid w:val="00504B30"/>
    <w:rsid w:val="00512D50"/>
    <w:rsid w:val="00575636"/>
    <w:rsid w:val="00587CB2"/>
    <w:rsid w:val="005B4332"/>
    <w:rsid w:val="005E0871"/>
    <w:rsid w:val="00616D66"/>
    <w:rsid w:val="00621200"/>
    <w:rsid w:val="0063031F"/>
    <w:rsid w:val="00660FA2"/>
    <w:rsid w:val="00696C34"/>
    <w:rsid w:val="006B29CE"/>
    <w:rsid w:val="00704321"/>
    <w:rsid w:val="00747DDC"/>
    <w:rsid w:val="00752ECD"/>
    <w:rsid w:val="007703D7"/>
    <w:rsid w:val="00771F64"/>
    <w:rsid w:val="00822315"/>
    <w:rsid w:val="00864F7E"/>
    <w:rsid w:val="0087092B"/>
    <w:rsid w:val="008E0FA6"/>
    <w:rsid w:val="00985583"/>
    <w:rsid w:val="009B5BB1"/>
    <w:rsid w:val="009C5C17"/>
    <w:rsid w:val="009F14E0"/>
    <w:rsid w:val="009F3AC0"/>
    <w:rsid w:val="00A258F2"/>
    <w:rsid w:val="00A31FDE"/>
    <w:rsid w:val="00AD5043"/>
    <w:rsid w:val="00B52866"/>
    <w:rsid w:val="00B60EA9"/>
    <w:rsid w:val="00B86AC9"/>
    <w:rsid w:val="00BC2499"/>
    <w:rsid w:val="00BC7ACA"/>
    <w:rsid w:val="00BF6AF0"/>
    <w:rsid w:val="00C54B92"/>
    <w:rsid w:val="00C80B18"/>
    <w:rsid w:val="00CA7E6F"/>
    <w:rsid w:val="00CC11D8"/>
    <w:rsid w:val="00CD1064"/>
    <w:rsid w:val="00CD46AA"/>
    <w:rsid w:val="00CE1DFE"/>
    <w:rsid w:val="00D400F5"/>
    <w:rsid w:val="00D60662"/>
    <w:rsid w:val="00D61C5A"/>
    <w:rsid w:val="00D637F7"/>
    <w:rsid w:val="00D8269C"/>
    <w:rsid w:val="00E3480C"/>
    <w:rsid w:val="00E67FEA"/>
    <w:rsid w:val="00EA4DB7"/>
    <w:rsid w:val="00EB104C"/>
    <w:rsid w:val="00EB58DD"/>
    <w:rsid w:val="00F0511E"/>
    <w:rsid w:val="00F31041"/>
    <w:rsid w:val="00FB4C14"/>
    <w:rsid w:val="00FE0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57927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C2499"/>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2499"/>
    <w:pPr>
      <w:ind w:left="720"/>
      <w:contextualSpacing/>
    </w:pPr>
  </w:style>
  <w:style w:type="paragraph" w:styleId="BalloonText">
    <w:name w:val="Balloon Text"/>
    <w:basedOn w:val="Normal"/>
    <w:link w:val="BalloonTextChar"/>
    <w:uiPriority w:val="99"/>
    <w:semiHidden/>
    <w:unhideWhenUsed/>
    <w:rsid w:val="00BC24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2499"/>
    <w:rPr>
      <w:rFonts w:ascii="Tahoma" w:hAnsi="Tahoma" w:cs="Tahoma"/>
      <w:sz w:val="16"/>
      <w:szCs w:val="16"/>
    </w:rPr>
  </w:style>
  <w:style w:type="character" w:styleId="Hyperlink">
    <w:name w:val="Hyperlink"/>
    <w:basedOn w:val="DefaultParagraphFont"/>
    <w:uiPriority w:val="99"/>
    <w:unhideWhenUsed/>
    <w:rsid w:val="00BC2499"/>
    <w:rPr>
      <w:color w:val="0563C1" w:themeColor="hyperlink"/>
      <w:u w:val="single"/>
    </w:rPr>
  </w:style>
  <w:style w:type="paragraph" w:styleId="Header">
    <w:name w:val="header"/>
    <w:basedOn w:val="Normal"/>
    <w:link w:val="HeaderChar"/>
    <w:uiPriority w:val="99"/>
    <w:unhideWhenUsed/>
    <w:rsid w:val="00BC24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2499"/>
    <w:rPr>
      <w:sz w:val="22"/>
      <w:szCs w:val="22"/>
    </w:rPr>
  </w:style>
  <w:style w:type="paragraph" w:styleId="Footer">
    <w:name w:val="footer"/>
    <w:basedOn w:val="Normal"/>
    <w:link w:val="FooterChar"/>
    <w:uiPriority w:val="99"/>
    <w:unhideWhenUsed/>
    <w:rsid w:val="00BC24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2499"/>
    <w:rPr>
      <w:sz w:val="22"/>
      <w:szCs w:val="22"/>
    </w:rPr>
  </w:style>
  <w:style w:type="paragraph" w:styleId="Caption">
    <w:name w:val="caption"/>
    <w:basedOn w:val="Normal"/>
    <w:next w:val="Normal"/>
    <w:uiPriority w:val="35"/>
    <w:unhideWhenUsed/>
    <w:qFormat/>
    <w:rsid w:val="00BC2499"/>
    <w:pPr>
      <w:spacing w:line="240" w:lineRule="auto"/>
    </w:pPr>
    <w:rPr>
      <w:b/>
      <w:bCs/>
      <w:color w:val="5B9BD5" w:themeColor="accent1"/>
      <w:sz w:val="18"/>
      <w:szCs w:val="18"/>
    </w:rPr>
  </w:style>
  <w:style w:type="paragraph" w:styleId="HTMLPreformatted">
    <w:name w:val="HTML Preformatted"/>
    <w:basedOn w:val="Normal"/>
    <w:link w:val="HTMLPreformattedChar"/>
    <w:uiPriority w:val="99"/>
    <w:unhideWhenUsed/>
    <w:rsid w:val="00BC2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C2499"/>
    <w:rPr>
      <w:rFonts w:ascii="Courier New" w:hAnsi="Courier New" w:cs="Courier New"/>
      <w:sz w:val="20"/>
      <w:szCs w:val="20"/>
    </w:rPr>
  </w:style>
  <w:style w:type="character" w:styleId="FollowedHyperlink">
    <w:name w:val="FollowedHyperlink"/>
    <w:basedOn w:val="DefaultParagraphFont"/>
    <w:uiPriority w:val="99"/>
    <w:semiHidden/>
    <w:unhideWhenUsed/>
    <w:rsid w:val="00BC2499"/>
    <w:rPr>
      <w:color w:val="954F72" w:themeColor="followedHyperlink"/>
      <w:u w:val="single"/>
    </w:rPr>
  </w:style>
  <w:style w:type="character" w:styleId="PlaceholderText">
    <w:name w:val="Placeholder Text"/>
    <w:basedOn w:val="DefaultParagraphFont"/>
    <w:uiPriority w:val="99"/>
    <w:semiHidden/>
    <w:rsid w:val="00BC2499"/>
    <w:rPr>
      <w:color w:val="808080"/>
    </w:rPr>
  </w:style>
  <w:style w:type="table" w:styleId="TableGrid">
    <w:name w:val="Table Grid"/>
    <w:basedOn w:val="TableNormal"/>
    <w:uiPriority w:val="59"/>
    <w:rsid w:val="00BC2499"/>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BC2499"/>
    <w:pPr>
      <w:spacing w:after="0"/>
      <w:jc w:val="center"/>
    </w:pPr>
    <w:rPr>
      <w:rFonts w:ascii="Calibri" w:hAnsi="Calibri"/>
    </w:rPr>
  </w:style>
  <w:style w:type="paragraph" w:customStyle="1" w:styleId="EndNoteBibliography">
    <w:name w:val="EndNote Bibliography"/>
    <w:basedOn w:val="Normal"/>
    <w:rsid w:val="00BC2499"/>
    <w:pPr>
      <w:spacing w:line="240" w:lineRule="auto"/>
    </w:pPr>
    <w:rPr>
      <w:rFonts w:ascii="Calibri" w:hAnsi="Calibri"/>
    </w:rPr>
  </w:style>
  <w:style w:type="character" w:styleId="CommentReference">
    <w:name w:val="annotation reference"/>
    <w:basedOn w:val="DefaultParagraphFont"/>
    <w:uiPriority w:val="99"/>
    <w:semiHidden/>
    <w:unhideWhenUsed/>
    <w:rsid w:val="00BC2499"/>
    <w:rPr>
      <w:sz w:val="18"/>
      <w:szCs w:val="18"/>
    </w:rPr>
  </w:style>
  <w:style w:type="paragraph" w:styleId="CommentText">
    <w:name w:val="annotation text"/>
    <w:basedOn w:val="Normal"/>
    <w:link w:val="CommentTextChar"/>
    <w:uiPriority w:val="99"/>
    <w:semiHidden/>
    <w:unhideWhenUsed/>
    <w:rsid w:val="00BC2499"/>
    <w:pPr>
      <w:spacing w:line="240" w:lineRule="auto"/>
    </w:pPr>
    <w:rPr>
      <w:sz w:val="24"/>
      <w:szCs w:val="24"/>
    </w:rPr>
  </w:style>
  <w:style w:type="character" w:customStyle="1" w:styleId="CommentTextChar">
    <w:name w:val="Comment Text Char"/>
    <w:basedOn w:val="DefaultParagraphFont"/>
    <w:link w:val="CommentText"/>
    <w:uiPriority w:val="99"/>
    <w:semiHidden/>
    <w:rsid w:val="00BC2499"/>
  </w:style>
  <w:style w:type="paragraph" w:styleId="CommentSubject">
    <w:name w:val="annotation subject"/>
    <w:basedOn w:val="CommentText"/>
    <w:next w:val="CommentText"/>
    <w:link w:val="CommentSubjectChar"/>
    <w:uiPriority w:val="99"/>
    <w:semiHidden/>
    <w:unhideWhenUsed/>
    <w:rsid w:val="00BC2499"/>
    <w:rPr>
      <w:b/>
      <w:bCs/>
      <w:sz w:val="20"/>
      <w:szCs w:val="20"/>
    </w:rPr>
  </w:style>
  <w:style w:type="character" w:customStyle="1" w:styleId="CommentSubjectChar">
    <w:name w:val="Comment Subject Char"/>
    <w:basedOn w:val="CommentTextChar"/>
    <w:link w:val="CommentSubject"/>
    <w:uiPriority w:val="99"/>
    <w:semiHidden/>
    <w:rsid w:val="00BC2499"/>
    <w:rPr>
      <w:b/>
      <w:bCs/>
      <w:sz w:val="20"/>
      <w:szCs w:val="20"/>
    </w:rPr>
  </w:style>
  <w:style w:type="paragraph" w:styleId="Revision">
    <w:name w:val="Revision"/>
    <w:hidden/>
    <w:uiPriority w:val="99"/>
    <w:semiHidden/>
    <w:rsid w:val="00BC2499"/>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developer.nvidia.com/cuda-downloads" TargetMode="External"/><Relationship Id="rId17" Type="http://schemas.openxmlformats.org/officeDocument/2006/relationships/image" Target="media/image9.png"/><Relationship Id="rId18" Type="http://schemas.openxmlformats.org/officeDocument/2006/relationships/hyperlink" Target="http://www.ks.uiuc.edu/Research/vmd/" TargetMode="External"/><Relationship Id="rId19" Type="http://schemas.openxmlformats.org/officeDocument/2006/relationships/image" Target="media/image10.png"/><Relationship Id="rId63" Type="http://schemas.openxmlformats.org/officeDocument/2006/relationships/image" Target="media/image32.png"/><Relationship Id="rId64" Type="http://schemas.openxmlformats.org/officeDocument/2006/relationships/image" Target="media/image33.png"/><Relationship Id="rId65" Type="http://schemas.openxmlformats.org/officeDocument/2006/relationships/image" Target="media/image34.png"/><Relationship Id="rId66" Type="http://schemas.openxmlformats.org/officeDocument/2006/relationships/image" Target="media/image35.png"/><Relationship Id="rId67" Type="http://schemas.openxmlformats.org/officeDocument/2006/relationships/fontTable" Target="fontTable.xml"/><Relationship Id="rId68" Type="http://schemas.microsoft.com/office/2011/relationships/people" Target="people.xml"/><Relationship Id="rId69" Type="http://schemas.openxmlformats.org/officeDocument/2006/relationships/theme" Target="theme/theme1.xml"/><Relationship Id="rId50" Type="http://schemas.openxmlformats.org/officeDocument/2006/relationships/image" Target="media/image23.png"/><Relationship Id="rId51" Type="http://schemas.openxmlformats.org/officeDocument/2006/relationships/image" Target="media/image24.png"/><Relationship Id="rId52" Type="http://schemas.microsoft.com/office/2007/relationships/hdphoto" Target="media/hdphoto1.wdp"/><Relationship Id="rId53" Type="http://schemas.openxmlformats.org/officeDocument/2006/relationships/image" Target="media/image25.png"/><Relationship Id="rId54" Type="http://schemas.microsoft.com/office/2007/relationships/hdphoto" Target="media/hdphoto2.wdp"/><Relationship Id="rId55" Type="http://schemas.openxmlformats.org/officeDocument/2006/relationships/image" Target="media/image26.jpeg"/><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30.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hyperlink" Target="http://webbook.nist.gov/chemistry/" TargetMode="External"/><Relationship Id="rId44" Type="http://schemas.openxmlformats.org/officeDocument/2006/relationships/hyperlink" Target="http://www.ks.uiuc.edu/Training/Tutorials/namd/namd-tutorial-win-html/node24.html" TargetMode="External"/><Relationship Id="rId45" Type="http://schemas.openxmlformats.org/officeDocument/2006/relationships/hyperlink" Target="http://www.ks.uiuc.edu/Training/Tutorials/science/topology/topology-tutorial.pdf" TargetMode="External"/><Relationship Id="rId46" Type="http://schemas.openxmlformats.org/officeDocument/2006/relationships/hyperlink" Target="http://www.ks.uiuc.edu/Training/Tutorials/science/topology/topology-html/node4.html" TargetMode="External"/><Relationship Id="rId47" Type="http://schemas.openxmlformats.org/officeDocument/2006/relationships/hyperlink" Target="http://www.ks.uiuc.edu/Training/Tutorials/science/forcefield-tutorial/forcefield-html/node6.html" TargetMode="External"/><Relationship Id="rId48" Type="http://schemas.openxmlformats.org/officeDocument/2006/relationships/hyperlink" Target="http://www.ks.uiuc.edu/Training/Tutorials/namd/namd-tutorial-win-html/node25.html" TargetMode="External"/><Relationship Id="rId49" Type="http://schemas.openxmlformats.org/officeDocument/2006/relationships/hyperlink" Target="http://www.charmmtutorial.org/index.php/The_Energy_Function"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hyperlink" Target="http://en.wikipedia.org/wiki/Isobutane" TargetMode="External"/><Relationship Id="rId7" Type="http://schemas.openxmlformats.org/officeDocument/2006/relationships/image" Target="media/image2.png"/><Relationship Id="rId8" Type="http://schemas.openxmlformats.org/officeDocument/2006/relationships/hyperlink" Target="http://gomc.eng.wayne.edu/" TargetMode="External"/><Relationship Id="rId9" Type="http://schemas.openxmlformats.org/officeDocument/2006/relationships/image" Target="media/image3.png"/><Relationship Id="rId30" Type="http://schemas.openxmlformats.org/officeDocument/2006/relationships/hyperlink" Target="http://peazip.sourceforge.net/" TargetMode="External"/><Relationship Id="rId31" Type="http://schemas.openxmlformats.org/officeDocument/2006/relationships/image" Target="media/image15.png"/><Relationship Id="rId32" Type="http://schemas.openxmlformats.org/officeDocument/2006/relationships/comments" Target="comments.xml"/><Relationship Id="rId33" Type="http://schemas.microsoft.com/office/2011/relationships/commentsExtended" Target="commentsExtended.xml"/><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hyperlink" Target="http://www.wwpdb.org/docs.html" TargetMode="External"/><Relationship Id="rId38" Type="http://schemas.openxmlformats.org/officeDocument/2006/relationships/image" Target="media/image19.png"/><Relationship Id="rId39" Type="http://schemas.openxmlformats.org/officeDocument/2006/relationships/hyperlink" Target="http://www.wwpdb.org/documentation/format33/sect8.html" TargetMode="External"/><Relationship Id="rId20" Type="http://schemas.openxmlformats.org/officeDocument/2006/relationships/image" Target="media/image11.png"/><Relationship Id="rId21" Type="http://schemas.openxmlformats.org/officeDocument/2006/relationships/hyperlink" Target="http://www.ks.uiuc.edu/Research/vmd/plugins/psfgen/" TargetMode="External"/><Relationship Id="rId22" Type="http://schemas.openxmlformats.org/officeDocument/2006/relationships/hyperlink" Target="http://www.ks.uiuc.edu/Training/Tutorials/namd/namd-tutorial-html/node6.html" TargetMode="External"/><Relationship Id="rId23" Type="http://schemas.openxmlformats.org/officeDocument/2006/relationships/hyperlink" Target="http://www.ks.uiuc.edu/Research/vmd/plugins/psfgen/ug.pdf" TargetMode="External"/><Relationship Id="rId24" Type="http://schemas.openxmlformats.org/officeDocument/2006/relationships/hyperlink" Target="http://www.ime.unicamp.br/~martinez/packmol/" TargetMode="External"/><Relationship Id="rId25" Type="http://schemas.openxmlformats.org/officeDocument/2006/relationships/image" Target="media/image12.jpeg"/><Relationship Id="rId26" Type="http://schemas.openxmlformats.org/officeDocument/2006/relationships/hyperlink" Target="http://plasma-gate.weizmann.ac.il/Grace/" TargetMode="External"/><Relationship Id="rId27" Type="http://schemas.openxmlformats.org/officeDocument/2006/relationships/image" Target="media/image13.png"/><Relationship Id="rId28" Type="http://schemas.openxmlformats.org/officeDocument/2006/relationships/hyperlink" Target="https://cygwin.com/" TargetMode="External"/><Relationship Id="rId29" Type="http://schemas.openxmlformats.org/officeDocument/2006/relationships/image" Target="media/image14.png"/><Relationship Id="rId60" Type="http://schemas.openxmlformats.org/officeDocument/2006/relationships/hyperlink" Target="http://gomc.eng.wayne.edu/downloads.html" TargetMode="External"/><Relationship Id="rId61" Type="http://schemas.openxmlformats.org/officeDocument/2006/relationships/hyperlink" Target="https://github.com/GOMC-WSU/GOMC_Examples/tree/master" TargetMode="External"/><Relationship Id="rId62" Type="http://schemas.openxmlformats.org/officeDocument/2006/relationships/image" Target="media/image31.png"/><Relationship Id="rId10" Type="http://schemas.openxmlformats.org/officeDocument/2006/relationships/hyperlink" Target="https://guides.github.com/activities/hello-world/" TargetMode="External"/><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79</Pages>
  <Words>13520</Words>
  <Characters>77064</Characters>
  <Application>Microsoft Macintosh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Wayne state university</Company>
  <LinksUpToDate>false</LinksUpToDate>
  <CharactersWithSpaces>90404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3139808605</dc:creator>
  <cp:keywords/>
  <dc:description/>
  <cp:lastModifiedBy>3139808605</cp:lastModifiedBy>
  <cp:revision>6</cp:revision>
  <dcterms:created xsi:type="dcterms:W3CDTF">2017-04-24T04:02:00Z</dcterms:created>
  <dcterms:modified xsi:type="dcterms:W3CDTF">2017-04-28T20:08:00Z</dcterms:modified>
</cp:coreProperties>
</file>